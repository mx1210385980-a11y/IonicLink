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E4599" w14:textId="77777777" w:rsidR="00194263" w:rsidRDefault="009A1C4F" w:rsidP="009A1C4F">
      <w:pPr>
        <w:pStyle w:val="1"/>
      </w:pPr>
      <w:r>
        <w:rPr>
          <w:rFonts w:hint="eastAsia"/>
        </w:rPr>
        <w:t>绪论</w:t>
      </w:r>
    </w:p>
    <w:p w14:paraId="2CB0A0D3" w14:textId="77777777" w:rsidR="004B0665" w:rsidRDefault="009A1C4F" w:rsidP="004B0665">
      <w:pPr>
        <w:pStyle w:val="2"/>
      </w:pPr>
      <w:r>
        <w:rPr>
          <w:rFonts w:hint="eastAsia"/>
        </w:rPr>
        <w:t>引言</w:t>
      </w:r>
    </w:p>
    <w:p w14:paraId="0F1698DF" w14:textId="77777777" w:rsidR="00236514" w:rsidRDefault="00795EAD" w:rsidP="007F25A5">
      <w:pPr>
        <w:ind w:firstLine="480"/>
      </w:pPr>
      <w:r w:rsidRPr="00795EAD">
        <w:rPr>
          <w:rFonts w:hint="eastAsia"/>
        </w:rPr>
        <w:t>近年来，在“</w:t>
      </w:r>
      <w:r>
        <w:rPr>
          <w:rFonts w:hint="eastAsia"/>
        </w:rPr>
        <w:t>双碳”目标和建设资源节约型、环境友好型社会的总体战略下，党中央</w:t>
      </w:r>
      <w:r w:rsidR="00236514">
        <w:rPr>
          <w:rFonts w:hint="eastAsia"/>
        </w:rPr>
        <w:t>高度重视工业领域的节能降耗与能效提升。《“十四五”</w:t>
      </w:r>
      <w:r w:rsidRPr="00795EAD">
        <w:rPr>
          <w:rFonts w:hint="eastAsia"/>
        </w:rPr>
        <w:t>节能减排综合工作方案》明确提出，到</w:t>
      </w:r>
      <w:r w:rsidR="00487CB8">
        <w:rPr>
          <w:rFonts w:hint="eastAsia"/>
        </w:rPr>
        <w:t>202</w:t>
      </w:r>
      <w:r w:rsidR="00487CB8">
        <w:t>5</w:t>
      </w:r>
      <w:r w:rsidRPr="00795EAD">
        <w:rPr>
          <w:rFonts w:hint="eastAsia"/>
        </w:rPr>
        <w:t>年单位</w:t>
      </w:r>
      <w:r w:rsidR="001F255F">
        <w:rPr>
          <w:rFonts w:hint="eastAsia"/>
        </w:rPr>
        <w:t>国内生产总值</w:t>
      </w:r>
      <w:r w:rsidR="00236514">
        <w:rPr>
          <w:rFonts w:hint="eastAsia"/>
        </w:rPr>
        <w:t>GDP</w:t>
      </w:r>
      <w:r>
        <w:rPr>
          <w:rFonts w:hint="eastAsia"/>
        </w:rPr>
        <w:t>能耗显著下降。</w:t>
      </w:r>
      <w:r w:rsidR="00194DE4">
        <w:rPr>
          <w:rFonts w:hint="eastAsia"/>
        </w:rPr>
        <w:t>摩擦磨损</w:t>
      </w:r>
      <w:r w:rsidR="009134BF">
        <w:rPr>
          <w:rFonts w:hint="eastAsia"/>
        </w:rPr>
        <w:t>是导致能源损耗和</w:t>
      </w:r>
      <w:r w:rsidR="00D05922">
        <w:rPr>
          <w:rFonts w:hint="eastAsia"/>
        </w:rPr>
        <w:t>材料失效的根源性问题之一，</w:t>
      </w:r>
      <w:r w:rsidR="00194DE4">
        <w:rPr>
          <w:rFonts w:hint="eastAsia"/>
        </w:rPr>
        <w:t>广泛存在于各类战略</w:t>
      </w:r>
      <w:r w:rsidR="009134BF">
        <w:rPr>
          <w:rFonts w:hint="eastAsia"/>
        </w:rPr>
        <w:t>装备和日常机械系统中。</w:t>
      </w:r>
      <w:r w:rsidR="00194DE4">
        <w:rPr>
          <w:rFonts w:hint="eastAsia"/>
        </w:rPr>
        <w:t>器件</w:t>
      </w:r>
      <w:r w:rsidR="00194DE4" w:rsidRPr="00194DE4">
        <w:rPr>
          <w:rFonts w:hint="eastAsia"/>
        </w:rPr>
        <w:t>运行</w:t>
      </w:r>
      <w:r w:rsidR="009134BF">
        <w:rPr>
          <w:rFonts w:hint="eastAsia"/>
        </w:rPr>
        <w:t>过程中，输入的机械能有相当一部分以</w:t>
      </w:r>
      <w:r w:rsidR="00194DE4" w:rsidRPr="00194DE4">
        <w:rPr>
          <w:rFonts w:hint="eastAsia"/>
        </w:rPr>
        <w:t>热</w:t>
      </w:r>
      <w:r w:rsidR="009134BF">
        <w:rPr>
          <w:rFonts w:hint="eastAsia"/>
        </w:rPr>
        <w:t>能的形式耗散，</w:t>
      </w:r>
      <w:r w:rsidR="00236514">
        <w:rPr>
          <w:rFonts w:hint="eastAsia"/>
        </w:rPr>
        <w:t>材料表面则在反复接触中发生磨损、疲劳、点蚀和剥落，不仅降低能效，还缩短</w:t>
      </w:r>
      <w:r w:rsidR="00194DE4" w:rsidRPr="00194DE4">
        <w:rPr>
          <w:rFonts w:hint="eastAsia"/>
        </w:rPr>
        <w:t>部件寿命、增加故障率和维护成本。</w:t>
      </w:r>
    </w:p>
    <w:p w14:paraId="70F34ACC" w14:textId="77777777" w:rsidR="00835E46" w:rsidRDefault="006031F3" w:rsidP="00236514">
      <w:pPr>
        <w:ind w:firstLine="480"/>
      </w:pPr>
      <w:r w:rsidRPr="006031F3">
        <w:rPr>
          <w:rFonts w:hint="eastAsia"/>
        </w:rPr>
        <w:t>统计数据显示，全球约</w:t>
      </w:r>
      <w:r w:rsidRPr="006031F3">
        <w:rPr>
          <w:rFonts w:hint="eastAsia"/>
        </w:rPr>
        <w:t>30%</w:t>
      </w:r>
      <w:r w:rsidRPr="006031F3">
        <w:rPr>
          <w:rFonts w:hint="eastAsia"/>
        </w:rPr>
        <w:t>的一次能源消耗于摩擦，接近</w:t>
      </w:r>
      <w:r w:rsidRPr="006031F3">
        <w:rPr>
          <w:rFonts w:hint="eastAsia"/>
        </w:rPr>
        <w:t>80%</w:t>
      </w:r>
      <w:r w:rsidR="00236514">
        <w:rPr>
          <w:rFonts w:hint="eastAsia"/>
        </w:rPr>
        <w:t>的机械设备由摩擦磨损和</w:t>
      </w:r>
      <w:r w:rsidRPr="006031F3">
        <w:rPr>
          <w:rFonts w:hint="eastAsia"/>
        </w:rPr>
        <w:t>润滑失效导致故障，造成工业化国家经济损失高达</w:t>
      </w:r>
      <w:r w:rsidRPr="006031F3">
        <w:rPr>
          <w:rFonts w:hint="eastAsia"/>
        </w:rPr>
        <w:t>GDP</w:t>
      </w:r>
      <w:r w:rsidRPr="006031F3">
        <w:rPr>
          <w:rFonts w:hint="eastAsia"/>
        </w:rPr>
        <w:t>的</w:t>
      </w:r>
      <w:r w:rsidRPr="006031F3">
        <w:rPr>
          <w:rFonts w:hint="eastAsia"/>
        </w:rPr>
        <w:t>2%</w:t>
      </w:r>
      <w:r w:rsidR="00236514">
        <w:rPr>
          <w:rFonts w:hint="eastAsia"/>
        </w:rPr>
        <w:t>-</w:t>
      </w:r>
      <w:r w:rsidRPr="006031F3">
        <w:rPr>
          <w:rFonts w:hint="eastAsia"/>
        </w:rPr>
        <w:t>7%</w:t>
      </w:r>
      <w:r w:rsidR="00AE795A">
        <w:fldChar w:fldCharType="begin"/>
      </w:r>
      <w:r w:rsidR="00712418">
        <w:instrText xml:space="preserve"> ADDIN EN.CITE &lt;EndNote&gt;&lt;Cite&gt;&lt;Author&gt;Liu&lt;/Author&gt;&lt;Year&gt;2022&lt;/Year&gt;&lt;RecNum&gt;4&lt;/RecNum&gt;&lt;DisplayText&gt;&lt;style face="superscript"&gt;[1]&lt;/style&gt;&lt;/DisplayText&gt;&lt;record&gt;&lt;rec-number&gt;4&lt;/rec-number&gt;&lt;foreign-keys&gt;&lt;key app="EN" db-id="zfwte50rcpd99ves2saxp20700x0se5evfz2" timestamp="1765379147"&gt;4&lt;/key&gt;&lt;key app="ENWeb" db-id=""&gt;0&lt;/key&gt;&lt;/foreign-keys&gt;&lt;ref-type name="Journal Article"&gt;17&lt;/ref-type&gt;&lt;contributors&gt;&lt;authors&gt;&lt;author&gt;Liu, Huan&lt;/author&gt;&lt;author&gt;Yang, Boming&lt;/author&gt;&lt;author&gt;Wang, Chong&lt;/author&gt;&lt;author&gt;Han, Yishu&lt;/author&gt;&lt;author&gt;Liu, Dameng&lt;/author&gt;&lt;/authors&gt;&lt;/contributors&gt;&lt;titles&gt;&lt;title&gt;The mechanisms and applications of friction energy dissipation&lt;/title&gt;&lt;secondary-title&gt;Friction&lt;/secondary-title&gt;&lt;/titles&gt;&lt;periodical&gt;&lt;full-title&gt;Friction&lt;/full-title&gt;&lt;/periodical&gt;&lt;pages&gt;839-864&lt;/pages&gt;&lt;volume&gt;11&lt;/volume&gt;&lt;number&gt;6&lt;/number&gt;&lt;section&gt;839&lt;/section&gt;&lt;dates&gt;&lt;year&gt;2022&lt;/year&gt;&lt;/dates&gt;&lt;isbn&gt;2223-7690&amp;#xD;2223-7704&lt;/isbn&gt;&lt;urls&gt;&lt;/urls&gt;&lt;electronic-resource-num&gt;10.1007/s40544-022-0639-0&lt;/electronic-resource-num&gt;&lt;/record&gt;&lt;/Cite&gt;&lt;/EndNote&gt;</w:instrText>
      </w:r>
      <w:r w:rsidR="00AE795A">
        <w:fldChar w:fldCharType="separate"/>
      </w:r>
      <w:r w:rsidR="00712418" w:rsidRPr="00712418">
        <w:rPr>
          <w:noProof/>
          <w:vertAlign w:val="superscript"/>
        </w:rPr>
        <w:t>[1]</w:t>
      </w:r>
      <w:r w:rsidR="00AE795A">
        <w:fldChar w:fldCharType="end"/>
      </w:r>
      <w:r w:rsidR="00236514">
        <w:rPr>
          <w:rFonts w:hint="eastAsia"/>
        </w:rPr>
        <w:t>。这表明</w:t>
      </w:r>
      <w:r w:rsidRPr="006031F3">
        <w:rPr>
          <w:rFonts w:hint="eastAsia"/>
        </w:rPr>
        <w:t>摩擦磨损不仅是局部工程问题，还是制约能源利用效率和经济可持续发展的重要“隐形负担”。</w:t>
      </w:r>
      <w:r w:rsidR="009134BF">
        <w:rPr>
          <w:rFonts w:hint="eastAsia"/>
        </w:rPr>
        <w:t>因此，从国家能源安全和重大装备可靠性的角度</w:t>
      </w:r>
      <w:r w:rsidR="009134BF" w:rsidRPr="009134BF">
        <w:rPr>
          <w:rFonts w:hint="eastAsia"/>
        </w:rPr>
        <w:t>，系统认识摩擦磨损行为并有效控制其造成的资源浪费具有重要意义。</w:t>
      </w:r>
    </w:p>
    <w:p w14:paraId="40895F42" w14:textId="77777777" w:rsidR="00D0691D" w:rsidRDefault="00D0691D" w:rsidP="00683144">
      <w:pPr>
        <w:ind w:firstLine="480"/>
      </w:pPr>
      <w:r>
        <w:rPr>
          <w:rFonts w:hint="eastAsia"/>
        </w:rPr>
        <w:t>中国摩擦学学会</w:t>
      </w:r>
      <w:r w:rsidR="00487CB8">
        <w:rPr>
          <w:rFonts w:hint="eastAsia"/>
        </w:rPr>
        <w:t>研究</w:t>
      </w:r>
      <w:r>
        <w:rPr>
          <w:rFonts w:hint="eastAsia"/>
        </w:rPr>
        <w:t>表明，通过推广先进润滑技术和表面工程技术，每年可实现约</w:t>
      </w:r>
      <w:r w:rsidR="00487CB8">
        <w:rPr>
          <w:rFonts w:hint="eastAsia"/>
        </w:rPr>
        <w:t>414</w:t>
      </w:r>
      <w:r w:rsidR="00236514">
        <w:rPr>
          <w:rFonts w:hint="eastAsia"/>
        </w:rPr>
        <w:t>亿美元的经济节约，</w:t>
      </w:r>
      <w:r>
        <w:rPr>
          <w:rFonts w:hint="eastAsia"/>
        </w:rPr>
        <w:t>约</w:t>
      </w:r>
      <w:r w:rsidR="00236514">
        <w:rPr>
          <w:rFonts w:hint="eastAsia"/>
        </w:rPr>
        <w:t>占</w:t>
      </w:r>
      <w:r>
        <w:rPr>
          <w:rFonts w:hint="eastAsia"/>
        </w:rPr>
        <w:t>中国</w:t>
      </w:r>
      <w:r>
        <w:rPr>
          <w:rFonts w:hint="eastAsia"/>
        </w:rPr>
        <w:t>GDP</w:t>
      </w:r>
      <w:r w:rsidR="00236514">
        <w:rPr>
          <w:rFonts w:hint="eastAsia"/>
        </w:rPr>
        <w:t>的</w:t>
      </w:r>
      <w:r w:rsidR="00236514">
        <w:rPr>
          <w:rFonts w:hint="eastAsia"/>
        </w:rPr>
        <w:t>1.55%</w:t>
      </w:r>
      <w:r w:rsidR="005D6B93" w:rsidRPr="005D6B93">
        <w:fldChar w:fldCharType="begin"/>
      </w:r>
      <w:r w:rsidR="005D6B93" w:rsidRPr="005D6B93">
        <w:instrText xml:space="preserve"> ADDIN EN.CITE &lt;EndNote&gt;&lt;Cite&gt;&lt;Author&gt;Shah&lt;/Author&gt;&lt;Year&gt;2021&lt;/Year&gt;&lt;RecNum&gt;7&lt;/RecNum&gt;&lt;DisplayText&gt;&lt;style face="superscript"&gt;[2]&lt;/style&gt;&lt;/DisplayText&gt;&lt;record&gt;&lt;rec-number&gt;7&lt;/rec-number&gt;&lt;foreign-keys&gt;&lt;key app="EN" db-id="zfwte50rcpd99ves2saxp20700x0se5evfz2" timestamp="1766259147"&gt;7&lt;/key&gt;&lt;key app="ENWeb" db-id=""&gt;0&lt;/key&gt;&lt;/foreign-keys&gt;&lt;ref-type name="Journal Article"&gt;17&lt;/ref-type&gt;&lt;contributors&gt;&lt;authors&gt;&lt;author&gt;Shah, Raj&lt;/author&gt;&lt;author&gt;Woydt, Mathias&lt;/author&gt;&lt;author&gt;Zhang, Stanley&lt;/author&gt;&lt;/authors&gt;&lt;/contributors&gt;&lt;titles&gt;&lt;title&gt;The Economic and Environmental Significance of Sustainable Lubricants&lt;/title&gt;&lt;secondary-title&gt;Lubricants&lt;/secondary-title&gt;&lt;/titles&gt;&lt;periodical&gt;&lt;full-title&gt;Lubricants&lt;/full-title&gt;&lt;/periodical&gt;&lt;volume&gt;9&lt;/volume&gt;&lt;number&gt;2&lt;/number&gt;&lt;section&gt;21&lt;/section&gt;&lt;dates&gt;&lt;year&gt;2021&lt;/year&gt;&lt;/dates&gt;&lt;isbn&gt;2075-4442&lt;/isbn&gt;&lt;urls&gt;&lt;/urls&gt;&lt;electronic-resource-num&gt;10.3390/lubricants9020021&lt;/electronic-resource-num&gt;&lt;/record&gt;&lt;/Cite&gt;&lt;/EndNote&gt;</w:instrText>
      </w:r>
      <w:r w:rsidR="005D6B93" w:rsidRPr="005D6B93">
        <w:fldChar w:fldCharType="separate"/>
      </w:r>
      <w:r w:rsidR="005D6B93" w:rsidRPr="005D6B93">
        <w:rPr>
          <w:noProof/>
          <w:vertAlign w:val="superscript"/>
        </w:rPr>
        <w:t>[2]</w:t>
      </w:r>
      <w:r w:rsidR="005D6B93" w:rsidRPr="005D6B93">
        <w:fldChar w:fldCharType="end"/>
      </w:r>
      <w:r>
        <w:rPr>
          <w:rFonts w:hint="eastAsia"/>
        </w:rPr>
        <w:t>。</w:t>
      </w:r>
      <w:r w:rsidR="00487CB8">
        <w:rPr>
          <w:rFonts w:hint="eastAsia"/>
        </w:rPr>
        <w:t>除此之外，</w:t>
      </w:r>
      <w:r>
        <w:rPr>
          <w:rFonts w:hint="eastAsia"/>
        </w:rPr>
        <w:t>摩擦学技术进步在节能减排方面具有显著潜力。</w:t>
      </w:r>
      <w:r w:rsidR="00236514">
        <w:rPr>
          <w:rFonts w:hint="eastAsia"/>
        </w:rPr>
        <w:t>Holmberg</w:t>
      </w:r>
      <w:r>
        <w:rPr>
          <w:rFonts w:hint="eastAsia"/>
        </w:rPr>
        <w:t>和</w:t>
      </w:r>
      <w:r w:rsidR="00236514">
        <w:rPr>
          <w:rFonts w:hint="eastAsia"/>
        </w:rPr>
        <w:t>Erdemir</w:t>
      </w:r>
      <w:r>
        <w:rPr>
          <w:rFonts w:hint="eastAsia"/>
        </w:rPr>
        <w:t>的研究表明，如果在机械设备</w:t>
      </w:r>
      <w:r w:rsidR="00487CB8">
        <w:rPr>
          <w:rFonts w:hint="eastAsia"/>
        </w:rPr>
        <w:t>上</w:t>
      </w:r>
      <w:r w:rsidR="00236514">
        <w:rPr>
          <w:rFonts w:hint="eastAsia"/>
        </w:rPr>
        <w:t>广泛采用低摩擦材料和</w:t>
      </w:r>
      <w:r>
        <w:rPr>
          <w:rFonts w:hint="eastAsia"/>
        </w:rPr>
        <w:t>高效润滑技术，全球范围内与摩擦磨损相关的能量损失在长期（约</w:t>
      </w:r>
      <w:r w:rsidR="00CB7B84">
        <w:rPr>
          <w:rFonts w:hint="eastAsia"/>
        </w:rPr>
        <w:t>15</w:t>
      </w:r>
      <w:r>
        <w:rPr>
          <w:rFonts w:hint="eastAsia"/>
        </w:rPr>
        <w:t>年）内有望降低约</w:t>
      </w:r>
      <w:r>
        <w:rPr>
          <w:rFonts w:hint="eastAsia"/>
        </w:rPr>
        <w:t>40%</w:t>
      </w:r>
      <w:r>
        <w:rPr>
          <w:rFonts w:hint="eastAsia"/>
        </w:rPr>
        <w:t>，对应节约约</w:t>
      </w:r>
      <w:r w:rsidR="006031F3">
        <w:rPr>
          <w:rFonts w:hint="eastAsia"/>
        </w:rPr>
        <w:t>8.7%</w:t>
      </w:r>
      <w:r>
        <w:rPr>
          <w:rFonts w:hint="eastAsia"/>
        </w:rPr>
        <w:t>的世界一次能源，并带来约</w:t>
      </w:r>
      <w:r w:rsidR="006031F3">
        <w:rPr>
          <w:rFonts w:hint="eastAsia"/>
        </w:rPr>
        <w:t>1.4%</w:t>
      </w:r>
      <w:r>
        <w:rPr>
          <w:rFonts w:hint="eastAsia"/>
        </w:rPr>
        <w:t>全球</w:t>
      </w:r>
      <w:r>
        <w:rPr>
          <w:rFonts w:hint="eastAsia"/>
        </w:rPr>
        <w:t xml:space="preserve"> GDP </w:t>
      </w:r>
      <w:r>
        <w:rPr>
          <w:rFonts w:hint="eastAsia"/>
        </w:rPr>
        <w:t>量级的经济收益，同时可减少数千万吨乃至数十亿吨</w:t>
      </w:r>
      <w:r w:rsidR="00683144">
        <w:rPr>
          <w:rFonts w:hint="eastAsia"/>
        </w:rPr>
        <w:t>C</w:t>
      </w:r>
      <w:r w:rsidR="00683144">
        <w:t>O</w:t>
      </w:r>
      <w:r w:rsidR="00683144" w:rsidRPr="00683144">
        <w:rPr>
          <w:vertAlign w:val="subscript"/>
        </w:rPr>
        <w:t>2</w:t>
      </w:r>
      <w:r>
        <w:rPr>
          <w:rFonts w:hint="eastAsia"/>
        </w:rPr>
        <w:t>排放</w:t>
      </w:r>
      <w:r w:rsidR="00A675F5">
        <w:fldChar w:fldCharType="begin"/>
      </w:r>
      <w:r w:rsidR="00A675F5">
        <w:instrText xml:space="preserve"> ADDIN EN.CITE &lt;EndNote&gt;&lt;Cite&gt;&lt;Author&gt;Holmberg&lt;/Author&gt;&lt;Year&gt;2019&lt;/Year&gt;&lt;RecNum&gt;6&lt;/RecNum&gt;&lt;DisplayText&gt;&lt;style face="superscript"&gt;[3]&lt;/style&gt;&lt;/DisplayText&gt;&lt;record&gt;&lt;rec-number&gt;6&lt;/rec-number&gt;&lt;foreign-keys&gt;&lt;key app="EN" db-id="zfwte50rcpd99ves2saxp20700x0se5evfz2" timestamp="1766258524"&gt;6&lt;/key&gt;&lt;key app="ENWeb" db-id=""&gt;0&lt;/key&gt;&lt;/foreign-keys&gt;&lt;ref-type name="Journal Article"&gt;17&lt;/ref-type&gt;&lt;contributors&gt;&lt;authors&gt;&lt;author&gt;Holmberg, Kenneth&lt;/author&gt;&lt;author&gt;Erdemir, Ali&lt;/author&gt;&lt;/authors&gt;&lt;/contributors&gt;&lt;titles&gt;&lt;title&gt;The impact of tribology on energy use and CO2 emission globally and in combustion engine and electric cars&lt;/title&gt;&lt;secondary-title&gt;Tribology International&lt;/secondary-title&gt;&lt;/titles&gt;&lt;periodical&gt;&lt;full-title&gt;Tribology International&lt;/full-title&gt;&lt;/periodical&gt;&lt;pages&gt;389-396&lt;/pages&gt;&lt;volume&gt;135&lt;/volume&gt;&lt;section&gt;389&lt;/section&gt;&lt;dates&gt;&lt;year&gt;2019&lt;/year&gt;&lt;/dates&gt;&lt;isbn&gt;0301679X&lt;/isbn&gt;&lt;urls&gt;&lt;/urls&gt;&lt;electronic-resource-num&gt;10.1016/j.triboint.2019.03.024&lt;/electronic-resource-num&gt;&lt;/record&gt;&lt;/Cite&gt;&lt;/EndNote&gt;</w:instrText>
      </w:r>
      <w:r w:rsidR="00A675F5">
        <w:fldChar w:fldCharType="separate"/>
      </w:r>
      <w:r w:rsidR="00A675F5" w:rsidRPr="00A675F5">
        <w:rPr>
          <w:noProof/>
          <w:vertAlign w:val="superscript"/>
        </w:rPr>
        <w:t>[3]</w:t>
      </w:r>
      <w:r w:rsidR="00A675F5">
        <w:fldChar w:fldCharType="end"/>
      </w:r>
      <w:r>
        <w:rPr>
          <w:rFonts w:hint="eastAsia"/>
        </w:rPr>
        <w:t>。因</w:t>
      </w:r>
      <w:r w:rsidR="00683144">
        <w:rPr>
          <w:rFonts w:hint="eastAsia"/>
        </w:rPr>
        <w:t>此，在“双碳”目标和绿色制造战略背景下，围绕摩擦磨损开展减摩耐磨技术</w:t>
      </w:r>
      <w:r>
        <w:rPr>
          <w:rFonts w:hint="eastAsia"/>
        </w:rPr>
        <w:t>已经成为提升能源利用效率、降低温室气体排放的重要技术路径之一。</w:t>
      </w:r>
    </w:p>
    <w:p w14:paraId="71183739" w14:textId="77777777" w:rsidR="00D0691D" w:rsidRDefault="00D0691D" w:rsidP="000477CE">
      <w:pPr>
        <w:ind w:firstLine="480"/>
      </w:pPr>
      <w:r>
        <w:rPr>
          <w:rFonts w:hint="eastAsia"/>
        </w:rPr>
        <w:t>在众多</w:t>
      </w:r>
      <w:r w:rsidR="00210C97">
        <w:rPr>
          <w:rFonts w:hint="eastAsia"/>
        </w:rPr>
        <w:t>减摩</w:t>
      </w:r>
      <w:r w:rsidR="00487CB8">
        <w:rPr>
          <w:rFonts w:hint="eastAsia"/>
        </w:rPr>
        <w:t>技术</w:t>
      </w:r>
      <w:r w:rsidR="00683144">
        <w:rPr>
          <w:rFonts w:hint="eastAsia"/>
        </w:rPr>
        <w:t>中，通过合理设计润滑状态并开发高性能润滑剂，构建稳定的润滑膜，被普遍认为是降低摩擦系数、抑制磨损、提高装备</w:t>
      </w:r>
      <w:r>
        <w:rPr>
          <w:rFonts w:hint="eastAsia"/>
        </w:rPr>
        <w:t>可靠性最直接且工程化程度最高的途径。</w:t>
      </w:r>
      <w:r w:rsidR="00683144">
        <w:rPr>
          <w:rFonts w:hint="eastAsia"/>
        </w:rPr>
        <w:t>目前，</w:t>
      </w:r>
      <w:r>
        <w:rPr>
          <w:rFonts w:hint="eastAsia"/>
        </w:rPr>
        <w:t>薄膜润滑、边界润滑以及基于添加剂或表面功能化实现的“自适应”润滑策略，已经在汽车发动机、齿轮与轴承系统、重</w:t>
      </w:r>
      <w:r w:rsidR="00683144">
        <w:rPr>
          <w:rFonts w:hint="eastAsia"/>
        </w:rPr>
        <w:t>载机械以及微机电系统中得到广泛应用，并不断向超润滑等极低摩擦</w:t>
      </w:r>
      <w:r>
        <w:rPr>
          <w:rFonts w:hint="eastAsia"/>
        </w:rPr>
        <w:t>推进</w:t>
      </w:r>
      <w:r w:rsidR="00454239">
        <w:fldChar w:fldCharType="begin"/>
      </w:r>
      <w:r w:rsidR="00454239">
        <w:instrText xml:space="preserve"> ADDIN EN.CITE &lt;EndNote&gt;&lt;Cite&gt;&lt;Author&gt;Liu&lt;/Author&gt;&lt;Year&gt;2022&lt;/Year&gt;&lt;RecNum&gt;4&lt;/RecNum&gt;&lt;DisplayText&gt;&lt;style face="superscript"&gt;[1]&lt;/style&gt;&lt;/DisplayText&gt;&lt;record&gt;&lt;rec-number&gt;4&lt;/rec-number&gt;&lt;foreign-keys&gt;&lt;key app="EN" db-id="zfwte50rcpd99ves2saxp20700x0se5evfz2" timestamp="1765379147"&gt;4&lt;/key&gt;&lt;key app="ENWeb" db-id=""&gt;0&lt;/key&gt;&lt;/foreign-keys&gt;&lt;ref-type name="Journal Article"&gt;17&lt;/ref-type&gt;&lt;contributors&gt;&lt;authors&gt;&lt;author&gt;Liu, Huan&lt;/author&gt;&lt;author&gt;Yang, Boming&lt;/author&gt;&lt;author&gt;Wang, Chong&lt;/author&gt;&lt;author&gt;Han, Yishu&lt;/author&gt;&lt;author&gt;Liu, Dameng&lt;/author&gt;&lt;/authors&gt;&lt;/contributors&gt;&lt;titles&gt;&lt;title&gt;The mechanisms and applications of friction energy dissipation&lt;/title&gt;&lt;secondary-title&gt;Friction&lt;/secondary-title&gt;&lt;/titles&gt;&lt;periodical&gt;&lt;full-title&gt;Friction&lt;/full-title&gt;&lt;/periodical&gt;&lt;pages&gt;839-864&lt;/pages&gt;&lt;volume&gt;11&lt;/volume&gt;&lt;number&gt;6&lt;/number&gt;&lt;section&gt;839&lt;/section&gt;&lt;dates&gt;&lt;year&gt;2022&lt;/year&gt;&lt;/dates&gt;&lt;isbn&gt;2223-7690&amp;#xD;2223-7704&lt;/isbn&gt;&lt;urls&gt;&lt;/urls&gt;&lt;electronic-resource-num&gt;10.1007/s40544-022-0639-0&lt;/electronic-resource-num&gt;&lt;/record&gt;&lt;/Cite&gt;&lt;/EndNote&gt;</w:instrText>
      </w:r>
      <w:r w:rsidR="00454239">
        <w:fldChar w:fldCharType="separate"/>
      </w:r>
      <w:r w:rsidR="00454239" w:rsidRPr="00454239">
        <w:rPr>
          <w:noProof/>
          <w:vertAlign w:val="superscript"/>
        </w:rPr>
        <w:t>[1]</w:t>
      </w:r>
      <w:r w:rsidR="00454239">
        <w:fldChar w:fldCharType="end"/>
      </w:r>
      <w:r>
        <w:rPr>
          <w:rFonts w:hint="eastAsia"/>
        </w:rPr>
        <w:t>。</w:t>
      </w:r>
    </w:p>
    <w:p w14:paraId="490B7427" w14:textId="77777777" w:rsidR="009A1C4F" w:rsidRDefault="009A1C4F" w:rsidP="009A1C4F">
      <w:pPr>
        <w:pStyle w:val="2"/>
      </w:pPr>
      <w:r>
        <w:rPr>
          <w:rFonts w:hint="eastAsia"/>
        </w:rPr>
        <w:lastRenderedPageBreak/>
        <w:t>润滑剂技术</w:t>
      </w:r>
    </w:p>
    <w:p w14:paraId="5773CC1E" w14:textId="77777777" w:rsidR="009D60A1" w:rsidRDefault="00361870" w:rsidP="00683144">
      <w:pPr>
        <w:ind w:firstLine="480"/>
      </w:pPr>
      <w:r>
        <w:rPr>
          <w:rFonts w:hint="eastAsia"/>
        </w:rPr>
        <w:t>为了</w:t>
      </w:r>
      <w:r w:rsidR="000F4ABB">
        <w:rPr>
          <w:rFonts w:hint="eastAsia"/>
        </w:rPr>
        <w:t>降低能耗，提升装备可靠性</w:t>
      </w:r>
      <w:r w:rsidR="00CB7B84">
        <w:rPr>
          <w:rFonts w:hint="eastAsia"/>
        </w:rPr>
        <w:t>和</w:t>
      </w:r>
      <w:r w:rsidR="000F4ABB">
        <w:rPr>
          <w:rFonts w:hint="eastAsia"/>
        </w:rPr>
        <w:t>绿色减排</w:t>
      </w:r>
      <w:r w:rsidR="00711D57">
        <w:rPr>
          <w:rFonts w:hint="eastAsia"/>
        </w:rPr>
        <w:t>，减摩润滑刻不容缓</w:t>
      </w:r>
      <w:r w:rsidR="000F4ABB">
        <w:rPr>
          <w:rFonts w:hint="eastAsia"/>
        </w:rPr>
        <w:t>。润滑剂</w:t>
      </w:r>
      <w:r w:rsidR="00CB7B84">
        <w:rPr>
          <w:rFonts w:hint="eastAsia"/>
        </w:rPr>
        <w:t>不仅</w:t>
      </w:r>
      <w:r w:rsidR="00FD6D8C">
        <w:rPr>
          <w:rFonts w:hint="eastAsia"/>
        </w:rPr>
        <w:t>是机械装备的“软关节”</w:t>
      </w:r>
      <w:r w:rsidR="000F4ABB">
        <w:rPr>
          <w:rFonts w:hint="eastAsia"/>
        </w:rPr>
        <w:t>，</w:t>
      </w:r>
      <w:r w:rsidR="00CB7B84">
        <w:rPr>
          <w:rFonts w:hint="eastAsia"/>
        </w:rPr>
        <w:t>还</w:t>
      </w:r>
      <w:r w:rsidR="000F4ABB">
        <w:rPr>
          <w:rFonts w:hint="eastAsia"/>
        </w:rPr>
        <w:t>是机</w:t>
      </w:r>
      <w:r w:rsidR="000F4ABB" w:rsidRPr="000F4ABB">
        <w:rPr>
          <w:rFonts w:hint="eastAsia"/>
        </w:rPr>
        <w:t>械运转的</w:t>
      </w:r>
      <w:r w:rsidR="00FD6D8C">
        <w:rPr>
          <w:rFonts w:hint="eastAsia"/>
        </w:rPr>
        <w:t>“血液”</w:t>
      </w:r>
      <w:r w:rsidR="000F4ABB" w:rsidRPr="000F4ABB">
        <w:rPr>
          <w:rFonts w:hint="eastAsia"/>
        </w:rPr>
        <w:t>，</w:t>
      </w:r>
      <w:r w:rsidR="000F4ABB">
        <w:rPr>
          <w:rFonts w:hint="eastAsia"/>
        </w:rPr>
        <w:t>因此合理使用润滑剂技术极为</w:t>
      </w:r>
      <w:r w:rsidR="000F4ABB" w:rsidRPr="000F4ABB">
        <w:rPr>
          <w:rFonts w:hint="eastAsia"/>
        </w:rPr>
        <w:t>关键</w:t>
      </w:r>
      <w:r w:rsidR="000F4ABB">
        <w:rPr>
          <w:rFonts w:hint="eastAsia"/>
        </w:rPr>
        <w:t>。</w:t>
      </w:r>
      <w:r w:rsidR="00683144">
        <w:rPr>
          <w:rFonts w:hint="eastAsia"/>
        </w:rPr>
        <w:t>为降低摩擦</w:t>
      </w:r>
      <w:r w:rsidR="00D05922">
        <w:rPr>
          <w:rFonts w:hint="eastAsia"/>
        </w:rPr>
        <w:t>，工程实践中已经形成较为成熟的润滑剂技术体系。</w:t>
      </w:r>
      <w:r>
        <w:rPr>
          <w:rFonts w:hint="eastAsia"/>
        </w:rPr>
        <w:t>根据物理状态，</w:t>
      </w:r>
      <w:r w:rsidR="00DE45D7">
        <w:rPr>
          <w:rFonts w:hint="eastAsia"/>
        </w:rPr>
        <w:t>现有润滑剂</w:t>
      </w:r>
      <w:r w:rsidR="00471EDD">
        <w:rPr>
          <w:rFonts w:hint="eastAsia"/>
        </w:rPr>
        <w:t>技术主要分为三类：</w:t>
      </w:r>
    </w:p>
    <w:p w14:paraId="106A6D79" w14:textId="77777777" w:rsidR="007D78DF" w:rsidRDefault="00411104" w:rsidP="00B54D91">
      <w:pPr>
        <w:ind w:firstLine="480"/>
      </w:pPr>
      <w:r>
        <w:rPr>
          <w:rFonts w:hint="eastAsia"/>
        </w:rPr>
        <w:t>一是液体润滑，它具有良</w:t>
      </w:r>
      <w:r w:rsidR="00683144">
        <w:rPr>
          <w:rFonts w:hint="eastAsia"/>
        </w:rPr>
        <w:t>好的耐久性，优异的导热性以及独特的自修复功能，是用量最大，品类</w:t>
      </w:r>
      <w:r w:rsidRPr="00411104">
        <w:rPr>
          <w:rFonts w:hint="eastAsia"/>
        </w:rPr>
        <w:t>最多的一类润滑剂。</w:t>
      </w:r>
    </w:p>
    <w:p w14:paraId="5DF674E0" w14:textId="77777777" w:rsidR="007D78DF" w:rsidRDefault="007D78DF" w:rsidP="004A1AC4">
      <w:pPr>
        <w:ind w:firstLine="480"/>
      </w:pPr>
      <w:r w:rsidRPr="007D78DF">
        <w:rPr>
          <w:rFonts w:hint="eastAsia"/>
        </w:rPr>
        <w:t>传统液体润滑剂以矿物基础油为主，</w:t>
      </w:r>
      <w:r w:rsidR="000B415D">
        <w:rPr>
          <w:rFonts w:hint="eastAsia"/>
        </w:rPr>
        <w:t>辅以抗氧化剂、</w:t>
      </w:r>
      <w:r>
        <w:rPr>
          <w:rFonts w:hint="eastAsia"/>
        </w:rPr>
        <w:t>分散剂、黏度指数改进剂</w:t>
      </w:r>
      <w:r w:rsidRPr="007D78DF">
        <w:rPr>
          <w:rFonts w:hint="eastAsia"/>
        </w:rPr>
        <w:t>等多种添加剂，具有黏度等级齐全、工艺成熟、成本低、与密封材料相容性好等特点，因而在发动机油、齿轮油、液压油</w:t>
      </w:r>
      <w:r w:rsidRPr="00B223A7">
        <w:rPr>
          <w:rFonts w:hint="eastAsia"/>
        </w:rPr>
        <w:t>和工业润滑油领域仍占据主导地位</w:t>
      </w:r>
      <w:r w:rsidR="00B223A7" w:rsidRPr="00B223A7">
        <w:fldChar w:fldCharType="begin"/>
      </w:r>
      <w:r w:rsidR="00B223A7" w:rsidRPr="00B223A7">
        <w:instrText xml:space="preserve"> ADDIN EN.CITE &lt;EndNote&gt;&lt;Cite&gt;&lt;Author&gt;Pichler&lt;/Author&gt;&lt;Year&gt;2023&lt;/Year&gt;&lt;RecNum&gt;12&lt;/RecNum&gt;&lt;DisplayText&gt;&lt;style face="superscript"&gt;[4]&lt;/style&gt;&lt;/DisplayText&gt;&lt;record&gt;&lt;rec-number&gt;12&lt;/rec-number&gt;&lt;foreign-keys&gt;&lt;key app="EN" db-id="zfwte50rcpd99ves2saxp20700x0se5evfz2" timestamp="1766308089"&gt;12&lt;/key&gt;&lt;key app="ENWeb" db-id=""&gt;0&lt;/key&gt;&lt;/foreign-keys&gt;&lt;ref-type name="Journal Article"&gt;17&lt;/ref-type&gt;&lt;contributors&gt;&lt;authors&gt;&lt;author&gt;Pichler, Jessica&lt;/author&gt;&lt;author&gt;Maria Eder, Rosa&lt;/author&gt;&lt;author&gt;Besser, Charlotte&lt;/author&gt;&lt;author&gt;Pisarova, Lucia&lt;/author&gt;&lt;author&gt;Dörr, Nicole&lt;/author&gt;&lt;author&gt;Marchetti-Deschmann, Martina&lt;/author&gt;&lt;author&gt;Frauscher, Marcella&lt;/author&gt;&lt;/authors&gt;&lt;/contributors&gt;&lt;titles&gt;&lt;title&gt;A comprehensive review of sustainable approaches for synthetic lubricant components&lt;/title&gt;&lt;secondary-title&gt;Green Chemistry Letters and Reviews&lt;/secondary-title&gt;&lt;/titles&gt;&lt;periodical&gt;&lt;full-title&gt;Green Chemistry Letters and Reviews&lt;/full-title&gt;&lt;/periodical&gt;&lt;volume&gt;16&lt;/volume&gt;&lt;number&gt;1&lt;/number&gt;&lt;dates&gt;&lt;year&gt;2023&lt;/year&gt;&lt;/dates&gt;&lt;isbn&gt;1751-8253&amp;#xD;1751-7192&lt;/isbn&gt;&lt;urls&gt;&lt;/urls&gt;&lt;electronic-resource-num&gt;10.1080/17518253.2023.2185547&lt;/electronic-resource-num&gt;&lt;/record&gt;&lt;/Cite&gt;&lt;/EndNote&gt;</w:instrText>
      </w:r>
      <w:r w:rsidR="00B223A7" w:rsidRPr="00B223A7">
        <w:fldChar w:fldCharType="separate"/>
      </w:r>
      <w:r w:rsidR="00B223A7" w:rsidRPr="00B223A7">
        <w:rPr>
          <w:noProof/>
          <w:vertAlign w:val="superscript"/>
        </w:rPr>
        <w:t>[4]</w:t>
      </w:r>
      <w:r w:rsidR="00B223A7" w:rsidRPr="00B223A7">
        <w:fldChar w:fldCharType="end"/>
      </w:r>
      <w:r w:rsidRPr="00B223A7">
        <w:rPr>
          <w:rFonts w:hint="eastAsia"/>
        </w:rPr>
        <w:t>。但矿物油在高温、高速和极端工况下易出</w:t>
      </w:r>
      <w:r w:rsidRPr="007D78DF">
        <w:rPr>
          <w:rFonts w:hint="eastAsia"/>
        </w:rPr>
        <w:t>现氧化变质、挥发损失和黏度衰减，废油处理也</w:t>
      </w:r>
      <w:r w:rsidR="000B415D">
        <w:rPr>
          <w:rFonts w:hint="eastAsia"/>
        </w:rPr>
        <w:t>会</w:t>
      </w:r>
      <w:r w:rsidRPr="007D78DF">
        <w:rPr>
          <w:rFonts w:hint="eastAsia"/>
        </w:rPr>
        <w:t>带来一定的环境压力。</w:t>
      </w:r>
    </w:p>
    <w:p w14:paraId="52EE9EE0" w14:textId="77777777" w:rsidR="007D78DF" w:rsidRDefault="007D78DF" w:rsidP="00E312AC">
      <w:pPr>
        <w:ind w:firstLine="480"/>
      </w:pPr>
      <w:r w:rsidRPr="00B223A7">
        <w:rPr>
          <w:rFonts w:hint="eastAsia"/>
        </w:rPr>
        <w:t>近年来，</w:t>
      </w:r>
      <w:r w:rsidR="000B415D" w:rsidRPr="00B223A7">
        <w:rPr>
          <w:rFonts w:hint="eastAsia"/>
        </w:rPr>
        <w:t>合成基础油（如聚</w:t>
      </w:r>
      <w:r w:rsidR="000B415D" w:rsidRPr="00E4248C">
        <w:rPr>
          <w:rFonts w:cs="Times New Roman"/>
        </w:rPr>
        <w:t>α-</w:t>
      </w:r>
      <w:r w:rsidRPr="00B223A7">
        <w:rPr>
          <w:rFonts w:hint="eastAsia"/>
        </w:rPr>
        <w:t>烯烃</w:t>
      </w:r>
      <w:r w:rsidRPr="00B223A7">
        <w:rPr>
          <w:rFonts w:hint="eastAsia"/>
        </w:rPr>
        <w:t>PAO</w:t>
      </w:r>
      <w:r w:rsidRPr="00B223A7">
        <w:rPr>
          <w:rFonts w:hint="eastAsia"/>
        </w:rPr>
        <w:t>、合成酯、聚醚和全氟聚醚等）得到广泛应用，通过分子结构的设计，具备更高的黏度指数、更优异的</w:t>
      </w:r>
      <w:r w:rsidR="004A1AC4" w:rsidRPr="00B223A7">
        <w:rPr>
          <w:rFonts w:hint="eastAsia"/>
        </w:rPr>
        <w:t>低温流动性和高温氧化稳定性，以及更低的挥发损失和更长的换油周期。在宽温区、长寿命和高洁净度要求场合具有明显优势，是航空航天、高端装备和严苛工况下的关键润滑介质</w:t>
      </w:r>
      <w:r w:rsidR="00B223A7" w:rsidRPr="00B223A7">
        <w:fldChar w:fldCharType="begin"/>
      </w:r>
      <w:r w:rsidR="00B223A7" w:rsidRPr="00B223A7">
        <w:instrText xml:space="preserve"> ADDIN EN.CITE &lt;EndNote&gt;&lt;Cite&gt;&lt;Author&gt;Meng&lt;/Author&gt;&lt;Year&gt;2020&lt;/Year&gt;&lt;RecNum&gt;19&lt;/RecNum&gt;&lt;DisplayText&gt;&lt;style face="superscript"&gt;[5, 6]&lt;/style&gt;&lt;/DisplayText&gt;&lt;record&gt;&lt;rec-number&gt;19&lt;/rec-number&gt;&lt;foreign-keys&gt;&lt;key app="EN" db-id="zfwte50rcpd99ves2saxp20700x0se5evfz2" timestamp="1766311943"&gt;19&lt;/key&gt;&lt;key app="ENWeb" db-id=""&gt;0&lt;/key&gt;&lt;/foreign-keys&gt;&lt;ref-type name="Journal Article"&gt;17&lt;/ref-type&gt;&lt;contributors&gt;&lt;authors&gt;&lt;author&gt;Meng, Yonggang&lt;/author&gt;&lt;author&gt;Xu, Jun&lt;/author&gt;&lt;author&gt;Jin, Zhongmin&lt;/author&gt;&lt;author&gt;Prakash, Braham&lt;/author&gt;&lt;author&gt;Hu, Yuanzhong&lt;/author&gt;&lt;/authors&gt;&lt;/contributors&gt;&lt;titles&gt;&lt;title&gt;A review of recent advances in tribology&lt;/title&gt;&lt;secondary-title&gt;Friction&lt;/secondary-title&gt;&lt;/titles&gt;&lt;periodical&gt;&lt;full-title&gt;Friction&lt;/full-title&gt;&lt;/periodical&gt;&lt;pages&gt;221-300&lt;/pages&gt;&lt;volume&gt;8&lt;/volume&gt;&lt;number&gt;2&lt;/number&gt;&lt;section&gt;221&lt;/section&gt;&lt;dates&gt;&lt;year&gt;2020&lt;/year&gt;&lt;/dates&gt;&lt;isbn&gt;2223-7690&amp;#xD;2223-7704&lt;/isbn&gt;&lt;urls&gt;&lt;/urls&gt;&lt;electronic-resource-num&gt;10.1007/s40544-020-0367-2&lt;/electronic-resource-num&gt;&lt;/record&gt;&lt;/Cite&gt;&lt;Cite&gt;&lt;Author&gt;Vazirisereshk&lt;/Author&gt;&lt;Year&gt;2019&lt;/Year&gt;&lt;RecNum&gt;18&lt;/RecNum&gt;&lt;record&gt;&lt;rec-number&gt;18&lt;/rec-number&gt;&lt;foreign-keys&gt;&lt;key app="EN" db-id="zfwte50rcpd99ves2saxp20700x0se5evfz2" timestamp="1766311029"&gt;18&lt;/key&gt;&lt;key app="ENWeb" db-id=""&gt;0&lt;/key&gt;&lt;/foreign-keys&gt;&lt;ref-type name="Journal Article"&gt;17&lt;/ref-type&gt;&lt;contributors&gt;&lt;authors&gt;&lt;author&gt;Vazirisereshk, Mohammad R.&lt;/author&gt;&lt;author&gt;Martini, Ashlie&lt;/author&gt;&lt;author&gt;Strubbe, David A.&lt;/author&gt;&lt;author&gt;Baykara, Mehmet Z.&lt;/author&gt;&lt;/authors&gt;&lt;/contributors&gt;&lt;titles&gt;&lt;title&gt;Solid Lubrication with MoS2: A Review&lt;/title&gt;&lt;secondary-title&gt;Lubricants&lt;/secondary-title&gt;&lt;/titles&gt;&lt;periodical&gt;&lt;full-title&gt;Lubricants&lt;/full-title&gt;&lt;/periodical&gt;&lt;volume&gt;7&lt;/volume&gt;&lt;number&gt;7&lt;/number&gt;&lt;section&gt;57&lt;/section&gt;&lt;dates&gt;&lt;year&gt;2019&lt;/year&gt;&lt;/dates&gt;&lt;isbn&gt;2075-4442&lt;/isbn&gt;&lt;urls&gt;&lt;/urls&gt;&lt;electronic-resource-num&gt;10.3390/lubricants7070057&lt;/electronic-resource-num&gt;&lt;/record&gt;&lt;/Cite&gt;&lt;/EndNote&gt;</w:instrText>
      </w:r>
      <w:r w:rsidR="00B223A7" w:rsidRPr="00B223A7">
        <w:fldChar w:fldCharType="separate"/>
      </w:r>
      <w:r w:rsidR="00B223A7" w:rsidRPr="00B223A7">
        <w:rPr>
          <w:noProof/>
          <w:vertAlign w:val="superscript"/>
        </w:rPr>
        <w:t>[5,6]</w:t>
      </w:r>
      <w:r w:rsidR="00B223A7" w:rsidRPr="00B223A7">
        <w:fldChar w:fldCharType="end"/>
      </w:r>
      <w:r w:rsidR="00B223A7">
        <w:rPr>
          <w:rFonts w:hint="eastAsia"/>
        </w:rPr>
        <w:t>。</w:t>
      </w:r>
      <w:r>
        <w:rPr>
          <w:rFonts w:hint="eastAsia"/>
        </w:rPr>
        <w:t>但</w:t>
      </w:r>
      <w:r w:rsidR="007D15D7">
        <w:rPr>
          <w:rFonts w:hint="eastAsia"/>
        </w:rPr>
        <w:t>是</w:t>
      </w:r>
      <w:r w:rsidRPr="007D78DF">
        <w:rPr>
          <w:rFonts w:hint="eastAsia"/>
        </w:rPr>
        <w:t>成本较高，对密封材料的相容性和添加剂体系匹配要求更严格，在部分中低端装备上的推广仍受到经济</w:t>
      </w:r>
      <w:r w:rsidR="000B415D">
        <w:rPr>
          <w:rFonts w:hint="eastAsia"/>
        </w:rPr>
        <w:t>限制</w:t>
      </w:r>
      <w:r w:rsidRPr="007D78DF">
        <w:rPr>
          <w:rFonts w:hint="eastAsia"/>
        </w:rPr>
        <w:t>。</w:t>
      </w:r>
    </w:p>
    <w:p w14:paraId="2751C7A0" w14:textId="77777777" w:rsidR="004A1AC4" w:rsidRDefault="004A1AC4" w:rsidP="004A1AC4">
      <w:pPr>
        <w:ind w:firstLine="480"/>
      </w:pPr>
      <w:r w:rsidRPr="00B223A7">
        <w:rPr>
          <w:rFonts w:hint="eastAsia"/>
        </w:rPr>
        <w:t>在绿色环保方面，生物基润滑剂以植物油及其化学改性产物为基础油，具备</w:t>
      </w:r>
      <w:r w:rsidR="000B415D" w:rsidRPr="00B223A7">
        <w:rPr>
          <w:rFonts w:hint="eastAsia"/>
        </w:rPr>
        <w:t>良好的润滑性和可再生、易降解等环保优势，被视为替代部分矿物油</w:t>
      </w:r>
      <w:r w:rsidRPr="00B223A7">
        <w:rPr>
          <w:rFonts w:hint="eastAsia"/>
        </w:rPr>
        <w:t>、实现绿色润滑的重要方向</w:t>
      </w:r>
      <w:r w:rsidR="00B223A7" w:rsidRPr="00B223A7">
        <w:fldChar w:fldCharType="begin">
          <w:fldData xml:space="preserve">PEVuZE5vdGU+PENpdGU+PEF1dGhvcj5Gb3g8L0F1dGhvcj48WWVhcj4yMDA3PC9ZZWFyPjxSZWNO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</w:fldData>
        </w:fldChar>
      </w:r>
      <w:r w:rsidR="00B223A7" w:rsidRPr="00B223A7">
        <w:instrText xml:space="preserve"> ADDIN EN.CITE </w:instrText>
      </w:r>
      <w:r w:rsidR="00B223A7" w:rsidRPr="00B223A7">
        <w:fldChar w:fldCharType="begin">
          <w:fldData xml:space="preserve">PEVuZE5vdGU+PENpdGU+PEF1dGhvcj5Gb3g8L0F1dGhvcj48WWVhcj4yMDA3PC9ZZWFyPjxSZWNO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</w:fldData>
        </w:fldChar>
      </w:r>
      <w:r w:rsidR="00B223A7" w:rsidRPr="00B223A7">
        <w:instrText xml:space="preserve"> ADDIN EN.CITE.DATA </w:instrText>
      </w:r>
      <w:r w:rsidR="00B223A7" w:rsidRPr="00B223A7">
        <w:fldChar w:fldCharType="end"/>
      </w:r>
      <w:r w:rsidR="00B223A7" w:rsidRPr="00B223A7">
        <w:fldChar w:fldCharType="separate"/>
      </w:r>
      <w:r w:rsidR="00B223A7" w:rsidRPr="00B223A7">
        <w:rPr>
          <w:noProof/>
          <w:vertAlign w:val="superscript"/>
        </w:rPr>
        <w:t>[4,7,8]</w:t>
      </w:r>
      <w:r w:rsidR="00B223A7" w:rsidRPr="00B223A7">
        <w:fldChar w:fldCharType="end"/>
      </w:r>
      <w:r w:rsidRPr="00B223A7">
        <w:rPr>
          <w:rFonts w:hint="eastAsia"/>
        </w:rPr>
        <w:t>。但植物油普遍存在自燃点较低、氧化稳定性和低温流动性不足、粘度可选范围有限</w:t>
      </w:r>
      <w:r w:rsidR="000B415D" w:rsidRPr="00B223A7">
        <w:rPr>
          <w:rFonts w:hint="eastAsia"/>
        </w:rPr>
        <w:t>等问题，在高温或长周期服役条件下易发生黏度、酸值增加以及生成油泥</w:t>
      </w:r>
      <w:r w:rsidRPr="00B223A7">
        <w:rPr>
          <w:rFonts w:hint="eastAsia"/>
        </w:rPr>
        <w:t>等失效行为</w:t>
      </w:r>
      <w:r w:rsidRPr="004A1AC4">
        <w:rPr>
          <w:rFonts w:hint="eastAsia"/>
        </w:rPr>
        <w:t>，总体而言，生物基</w:t>
      </w:r>
      <w:r>
        <w:rPr>
          <w:rFonts w:hint="eastAsia"/>
        </w:rPr>
        <w:t>液体</w:t>
      </w:r>
      <w:r w:rsidRPr="004A1AC4">
        <w:rPr>
          <w:rFonts w:hint="eastAsia"/>
        </w:rPr>
        <w:t>润滑剂兼具减摩性能与环境友好性，但在成本、寿命和性能稳定性方面仍需进一步优化。</w:t>
      </w:r>
    </w:p>
    <w:p w14:paraId="07640D36" w14:textId="77777777" w:rsidR="00D05922" w:rsidRDefault="004A1AC4" w:rsidP="009F61D5">
      <w:pPr>
        <w:ind w:firstLine="480"/>
      </w:pPr>
      <w:r>
        <w:rPr>
          <w:rFonts w:hint="eastAsia"/>
        </w:rPr>
        <w:t>二</w:t>
      </w:r>
      <w:r w:rsidR="009D60A1">
        <w:rPr>
          <w:rFonts w:hint="eastAsia"/>
        </w:rPr>
        <w:t>是固体润滑，</w:t>
      </w:r>
      <w:r w:rsidR="005D2FE9" w:rsidRPr="005D2FE9">
        <w:rPr>
          <w:rFonts w:hint="eastAsia"/>
        </w:rPr>
        <w:t>通过在摩擦界面引入具有层状晶体或软金属结构的材料</w:t>
      </w:r>
      <w:r w:rsidR="005D2FE9">
        <w:rPr>
          <w:rFonts w:hint="eastAsia"/>
        </w:rPr>
        <w:t>(</w:t>
      </w:r>
      <w:r w:rsidR="009F61D5">
        <w:rPr>
          <w:rFonts w:hint="eastAsia"/>
        </w:rPr>
        <w:t>如</w:t>
      </w:r>
      <w:r w:rsidR="00471EDD">
        <w:rPr>
          <w:rFonts w:hint="eastAsia"/>
        </w:rPr>
        <w:t>石墨</w:t>
      </w:r>
      <w:r w:rsidR="005D2FE9">
        <w:rPr>
          <w:rFonts w:hint="eastAsia"/>
        </w:rPr>
        <w:t>、二硫化钼</w:t>
      </w:r>
      <w:r w:rsidR="00D05922">
        <w:t>MoS₂</w:t>
      </w:r>
      <w:r w:rsidR="005D2FE9">
        <w:rPr>
          <w:rFonts w:hint="eastAsia"/>
        </w:rPr>
        <w:t>、二硫化钨</w:t>
      </w:r>
      <w:r w:rsidR="00D05922">
        <w:t>WS₂</w:t>
      </w:r>
      <w:r w:rsidR="00411104">
        <w:rPr>
          <w:rFonts w:hint="eastAsia"/>
        </w:rPr>
        <w:t>和六方氮化硼</w:t>
      </w:r>
      <w:r w:rsidR="00D05922">
        <w:t>h-BN</w:t>
      </w:r>
      <w:r w:rsidR="00D05922">
        <w:rPr>
          <w:rFonts w:hint="eastAsia"/>
        </w:rPr>
        <w:t>等</w:t>
      </w:r>
      <w:r w:rsidR="005D2FE9">
        <w:rPr>
          <w:rFonts w:hint="eastAsia"/>
        </w:rPr>
        <w:t>)</w:t>
      </w:r>
      <w:r w:rsidR="00D05922">
        <w:rPr>
          <w:rFonts w:hint="eastAsia"/>
        </w:rPr>
        <w:t>，利用其层间弱相互作</w:t>
      </w:r>
      <w:r w:rsidR="00D05922" w:rsidRPr="00B223A7">
        <w:rPr>
          <w:rFonts w:hint="eastAsia"/>
        </w:rPr>
        <w:t>用实现低剪切强度滑移，</w:t>
      </w:r>
      <w:r w:rsidR="009D60A1" w:rsidRPr="00B223A7">
        <w:t>可在高温、高真空、强辐照等液体润滑剂难以维持的环境下提供可靠润滑</w:t>
      </w:r>
      <w:r w:rsidR="00B223A7" w:rsidRPr="00B223A7">
        <w:fldChar w:fldCharType="begin"/>
      </w:r>
      <w:r w:rsidR="00B223A7" w:rsidRPr="00B223A7">
        <w:instrText xml:space="preserve"> ADDIN EN.CITE &lt;EndNote&gt;&lt;Cite&gt;&lt;Author&gt;Vazirisereshk&lt;/Author&gt;&lt;Year&gt;2019&lt;/Year&gt;&lt;RecNum&gt;18&lt;/RecNum&gt;&lt;DisplayText&gt;&lt;style face="superscript"&gt;[6]&lt;/style&gt;&lt;/DisplayText&gt;&lt;record&gt;&lt;rec-number&gt;18&lt;/rec-number&gt;&lt;foreign-keys&gt;&lt;key app="EN" db-id="zfwte50rcpd99ves2saxp20700x0se5evfz2" timestamp="1766311029"&gt;18&lt;/key&gt;&lt;key app="ENWeb" db-id=""&gt;0&lt;/key&gt;&lt;/foreign-keys&gt;&lt;ref-type name="Journal Article"&gt;17&lt;/ref-type&gt;&lt;contributors&gt;&lt;authors&gt;&lt;author&gt;Vazirisereshk, Mohammad R.&lt;/author&gt;&lt;author&gt;Martini, Ashlie&lt;/author&gt;&lt;author&gt;Strubbe, David A.&lt;/author&gt;&lt;author&gt;Baykara, Mehmet Z.&lt;/author&gt;&lt;/authors&gt;&lt;/contributors&gt;&lt;titles&gt;&lt;title&gt;Solid Lubrication with MoS2: A Review&lt;/title&gt;&lt;secondary-title&gt;Lubricants&lt;/secondary-title&gt;&lt;/titles&gt;&lt;periodical&gt;&lt;full-title&gt;Lubricants&lt;/full-title&gt;&lt;/periodical&gt;&lt;volume&gt;7&lt;/volume&gt;&lt;number&gt;7&lt;/number&gt;&lt;section&gt;57&lt;/section&gt;&lt;dates&gt;&lt;year&gt;2019&lt;/year&gt;&lt;/dates&gt;&lt;isbn&gt;2075-4442&lt;/isbn&gt;&lt;urls&gt;&lt;/urls&gt;&lt;electronic-resource-num&gt;10.3390/lubricants7070057&lt;/electronic-resource-num&gt;&lt;/record&gt;&lt;/Cite&gt;&lt;/EndNote&gt;</w:instrText>
      </w:r>
      <w:r w:rsidR="00B223A7" w:rsidRPr="00B223A7">
        <w:fldChar w:fldCharType="separate"/>
      </w:r>
      <w:r w:rsidR="00B223A7" w:rsidRPr="00B223A7">
        <w:rPr>
          <w:noProof/>
          <w:vertAlign w:val="superscript"/>
        </w:rPr>
        <w:t>[6]</w:t>
      </w:r>
      <w:r w:rsidR="00B223A7" w:rsidRPr="00B223A7">
        <w:fldChar w:fldCharType="end"/>
      </w:r>
      <w:r w:rsidR="00D05922" w:rsidRPr="00B223A7">
        <w:rPr>
          <w:rFonts w:hint="eastAsia"/>
        </w:rPr>
        <w:t>。</w:t>
      </w:r>
      <w:r w:rsidR="009D60A1" w:rsidRPr="00B223A7">
        <w:t>但</w:t>
      </w:r>
      <w:r w:rsidR="00361870" w:rsidRPr="00B223A7">
        <w:rPr>
          <w:rFonts w:hint="eastAsia"/>
        </w:rPr>
        <w:t>固</w:t>
      </w:r>
      <w:r w:rsidR="00361870">
        <w:rPr>
          <w:rFonts w:hint="eastAsia"/>
        </w:rPr>
        <w:t>体润滑剂在使用过程中存在着</w:t>
      </w:r>
      <w:r w:rsidR="009D60A1">
        <w:rPr>
          <w:rFonts w:hint="eastAsia"/>
        </w:rPr>
        <w:t>热传导性能差，易产生磨屑引发部件磨损，且自行修补性差</w:t>
      </w:r>
      <w:r w:rsidR="00361870">
        <w:rPr>
          <w:rFonts w:hint="eastAsia"/>
        </w:rPr>
        <w:t>等缺点</w:t>
      </w:r>
      <w:r w:rsidR="009D60A1">
        <w:rPr>
          <w:rFonts w:hint="eastAsia"/>
        </w:rPr>
        <w:t>。</w:t>
      </w:r>
    </w:p>
    <w:p w14:paraId="245B7A0E" w14:textId="77777777" w:rsidR="00D05922" w:rsidRDefault="005C5618" w:rsidP="009F61D5">
      <w:pPr>
        <w:ind w:firstLine="480"/>
      </w:pPr>
      <w:r>
        <w:rPr>
          <w:rFonts w:hint="eastAsia"/>
        </w:rPr>
        <w:t>三</w:t>
      </w:r>
      <w:r w:rsidR="00471EDD">
        <w:rPr>
          <w:rFonts w:hint="eastAsia"/>
        </w:rPr>
        <w:t>是半固体润滑，即</w:t>
      </w:r>
      <w:r w:rsidR="00D05922">
        <w:rPr>
          <w:rFonts w:hint="eastAsia"/>
        </w:rPr>
        <w:t>在基础油中加入金属皂或非皂类增稠剂并配合添加剂形成的半固态体系，其纤维状或三维网状增稠骨架</w:t>
      </w:r>
      <w:r w:rsidR="009D60A1">
        <w:rPr>
          <w:rFonts w:hint="eastAsia"/>
        </w:rPr>
        <w:t>能够“锁住”基础油，在润滑点形成具有一定承载能力和密封性的润滑层</w:t>
      </w:r>
      <w:r w:rsidR="00053DBA">
        <w:rPr>
          <w:rFonts w:hint="eastAsia"/>
        </w:rPr>
        <w:t>。相比于液体润滑油</w:t>
      </w:r>
      <w:r w:rsidR="009C6F30">
        <w:rPr>
          <w:rFonts w:hint="eastAsia"/>
        </w:rPr>
        <w:t>，半固体润滑具有附着性强、不易泄漏、使用</w:t>
      </w:r>
      <w:r w:rsidR="00D05922">
        <w:rPr>
          <w:rFonts w:hint="eastAsia"/>
        </w:rPr>
        <w:t>周期长等优点，适用于密封条件有限、补油不便或冲</w:t>
      </w:r>
      <w:r w:rsidR="00D05922">
        <w:rPr>
          <w:rFonts w:hint="eastAsia"/>
        </w:rPr>
        <w:lastRenderedPageBreak/>
        <w:t>击载荷频繁的轴承与齿轮等部位；但其导热和散热能力有限，在高速、高温工况下易发生油脂分离和剪切软化，从而缩短有效润滑寿命。</w:t>
      </w:r>
    </w:p>
    <w:p w14:paraId="64662FB8" w14:textId="77777777" w:rsidR="00C424F0" w:rsidRDefault="00711D57" w:rsidP="00711D57">
      <w:pPr>
        <w:ind w:firstLine="480"/>
      </w:pPr>
      <w:r>
        <w:rPr>
          <w:rFonts w:hint="eastAsia"/>
        </w:rPr>
        <w:t>然而</w:t>
      </w:r>
      <w:r w:rsidR="00B63BF8">
        <w:rPr>
          <w:rFonts w:hint="eastAsia"/>
        </w:rPr>
        <w:t>随着科技的迅猛发展，</w:t>
      </w:r>
      <w:r w:rsidR="00053DBA">
        <w:rPr>
          <w:rFonts w:hint="eastAsia"/>
        </w:rPr>
        <w:t>现代新型机械</w:t>
      </w:r>
      <w:r>
        <w:rPr>
          <w:rFonts w:hint="eastAsia"/>
        </w:rPr>
        <w:t>，特别是航空航天和军事国防等国家战略性装备，往往需要在极高载荷</w:t>
      </w:r>
      <w:r w:rsidR="009C6F30" w:rsidRPr="00E4248C">
        <w:rPr>
          <w:rFonts w:cs="Times New Roman"/>
        </w:rPr>
        <w:t>(2</w:t>
      </w:r>
      <w:r w:rsidR="00E4248C" w:rsidRPr="00E4248C">
        <w:rPr>
          <w:rFonts w:cs="Times New Roman"/>
        </w:rPr>
        <w:t>~</w:t>
      </w:r>
      <w:r w:rsidRPr="00E4248C">
        <w:rPr>
          <w:rFonts w:cs="Times New Roman"/>
        </w:rPr>
        <w:t>5GPa)</w:t>
      </w:r>
      <w:r w:rsidRPr="00094CDC">
        <w:rPr>
          <w:rFonts w:cs="Times New Roman"/>
        </w:rPr>
        <w:t>、</w:t>
      </w:r>
      <w:r>
        <w:rPr>
          <w:rFonts w:hint="eastAsia"/>
        </w:rPr>
        <w:t>极端温度</w:t>
      </w:r>
      <w:r w:rsidRPr="00094CDC">
        <w:rPr>
          <w:rFonts w:cs="Times New Roman"/>
        </w:rPr>
        <w:t>(-100℃</w:t>
      </w:r>
      <w:r w:rsidR="00094CDC" w:rsidRPr="00094CDC">
        <w:rPr>
          <w:rFonts w:cs="Times New Roman"/>
        </w:rPr>
        <w:t>~300</w:t>
      </w:r>
      <w:r w:rsidRPr="00094CDC">
        <w:rPr>
          <w:rFonts w:cs="Times New Roman"/>
        </w:rPr>
        <w:t>℃)</w:t>
      </w:r>
      <w:r>
        <w:rPr>
          <w:rFonts w:hint="eastAsia"/>
        </w:rPr>
        <w:t>和极强腐蚀</w:t>
      </w:r>
      <w:r w:rsidRPr="00094CDC">
        <w:rPr>
          <w:rFonts w:cs="Times New Roman"/>
        </w:rPr>
        <w:t>(0.5mm/</w:t>
      </w:r>
      <w:r w:rsidRPr="00094CDC">
        <w:rPr>
          <w:rFonts w:cs="Times New Roman"/>
        </w:rPr>
        <w:t>年腐蚀速率</w:t>
      </w:r>
      <w:r w:rsidRPr="00094CDC">
        <w:rPr>
          <w:rFonts w:cs="Times New Roman"/>
        </w:rPr>
        <w:t>)</w:t>
      </w:r>
      <w:r>
        <w:rPr>
          <w:rFonts w:hint="eastAsia"/>
        </w:rPr>
        <w:t>等</w:t>
      </w:r>
      <w:r w:rsidR="00B63BF8">
        <w:rPr>
          <w:rFonts w:hint="eastAsia"/>
        </w:rPr>
        <w:t>恶劣工况下运转，</w:t>
      </w:r>
      <w:r>
        <w:rPr>
          <w:rFonts w:hint="eastAsia"/>
        </w:rPr>
        <w:t>远超传统润滑剂的可承受范围，极易引发润滑失效，导致装备效率骤降、磨损加剧，甚至关键部件卡死损毁，造成重大经济损失。</w:t>
      </w:r>
      <w:r w:rsidR="00B63BF8">
        <w:rPr>
          <w:rFonts w:hint="eastAsia"/>
        </w:rPr>
        <w:t>因此，</w:t>
      </w:r>
      <w:r>
        <w:rPr>
          <w:rFonts w:hint="eastAsia"/>
        </w:rPr>
        <w:t>迫切需要科研工作者</w:t>
      </w:r>
      <w:r w:rsidR="00FA336B">
        <w:rPr>
          <w:rFonts w:hint="eastAsia"/>
        </w:rPr>
        <w:t>开发</w:t>
      </w:r>
      <w:r w:rsidR="00471EDD">
        <w:rPr>
          <w:rFonts w:hint="eastAsia"/>
        </w:rPr>
        <w:t>一种</w:t>
      </w:r>
      <w:r>
        <w:rPr>
          <w:rFonts w:hint="eastAsia"/>
        </w:rPr>
        <w:t>优异的新型减磨耐磨</w:t>
      </w:r>
      <w:r w:rsidR="00471EDD">
        <w:rPr>
          <w:rFonts w:hint="eastAsia"/>
        </w:rPr>
        <w:t>润滑</w:t>
      </w:r>
      <w:r w:rsidR="00FA336B">
        <w:rPr>
          <w:rFonts w:hint="eastAsia"/>
        </w:rPr>
        <w:t>剂</w:t>
      </w:r>
      <w:r w:rsidR="00471EDD">
        <w:rPr>
          <w:rFonts w:hint="eastAsia"/>
        </w:rPr>
        <w:t>。</w:t>
      </w:r>
    </w:p>
    <w:p w14:paraId="3F418E5E" w14:textId="77777777" w:rsidR="00F814EE" w:rsidRDefault="0098080F" w:rsidP="00920A77">
      <w:pPr>
        <w:ind w:firstLine="480"/>
      </w:pPr>
      <w:r>
        <w:rPr>
          <w:rFonts w:hint="eastAsia"/>
        </w:rPr>
        <w:t>在新型减摩耐磨</w:t>
      </w:r>
      <w:r w:rsidR="009C6F30">
        <w:rPr>
          <w:rFonts w:hint="eastAsia"/>
        </w:rPr>
        <w:t>润滑剂</w:t>
      </w:r>
      <w:r w:rsidR="00217CF3">
        <w:rPr>
          <w:rFonts w:hint="eastAsia"/>
        </w:rPr>
        <w:t>探索的关键节点上，</w:t>
      </w:r>
      <w:r w:rsidR="009C6F30">
        <w:rPr>
          <w:rFonts w:hint="eastAsia"/>
        </w:rPr>
        <w:t>2001</w:t>
      </w:r>
      <w:r w:rsidR="00217CF3">
        <w:rPr>
          <w:rFonts w:hint="eastAsia"/>
        </w:rPr>
        <w:t>年中国科学院兰州化学物理研究所刘维民院士团队取得了具有里程碑意义的突破：他们首次将离子液体</w:t>
      </w:r>
      <w:r w:rsidR="00543D64">
        <w:rPr>
          <w:rFonts w:hint="eastAsia"/>
        </w:rPr>
        <w:t>(</w:t>
      </w:r>
      <w:proofErr w:type="spellStart"/>
      <w:r w:rsidR="009C6F30">
        <w:rPr>
          <w:rFonts w:hint="eastAsia"/>
        </w:rPr>
        <w:t>Ionic</w:t>
      </w:r>
      <w:r w:rsidR="00A219D4">
        <w:t>L</w:t>
      </w:r>
      <w:r w:rsidRPr="0098080F">
        <w:rPr>
          <w:rFonts w:hint="eastAsia"/>
        </w:rPr>
        <w:t>iquids,ILs</w:t>
      </w:r>
      <w:proofErr w:type="spellEnd"/>
      <w:r w:rsidR="00543D64">
        <w:t>)</w:t>
      </w:r>
      <w:r w:rsidR="00217CF3">
        <w:rPr>
          <w:rFonts w:hint="eastAsia"/>
        </w:rPr>
        <w:t>创新性地</w:t>
      </w:r>
      <w:r w:rsidR="00217CF3" w:rsidRPr="00B223A7">
        <w:rPr>
          <w:rFonts w:hint="eastAsia"/>
        </w:rPr>
        <w:t>用作</w:t>
      </w:r>
      <w:r w:rsidR="00E4024D">
        <w:rPr>
          <w:rFonts w:hint="eastAsia"/>
        </w:rPr>
        <w:t>表面润滑剂，其研究的咪唑四氟硼酸离子液体展现出卓越的综合性能：</w:t>
      </w:r>
      <w:r w:rsidR="00217CF3" w:rsidRPr="00B223A7">
        <w:rPr>
          <w:rFonts w:hint="eastAsia"/>
        </w:rPr>
        <w:t>摩擦系数低至传统航天润滑剂全氟聚醚的</w:t>
      </w:r>
      <w:r w:rsidR="00217CF3" w:rsidRPr="00B223A7">
        <w:rPr>
          <w:rFonts w:hint="eastAsia"/>
        </w:rPr>
        <w:t>1/2</w:t>
      </w:r>
      <w:r w:rsidR="00217CF3" w:rsidRPr="00B223A7">
        <w:rPr>
          <w:rFonts w:hint="eastAsia"/>
        </w:rPr>
        <w:t>，耐磨性是其</w:t>
      </w:r>
      <w:r w:rsidR="009C6F30" w:rsidRPr="00B223A7">
        <w:rPr>
          <w:rFonts w:hint="eastAsia"/>
        </w:rPr>
        <w:t>60</w:t>
      </w:r>
      <w:r w:rsidR="00217CF3" w:rsidRPr="00B223A7">
        <w:rPr>
          <w:rFonts w:hint="eastAsia"/>
        </w:rPr>
        <w:t>倍，承载能力显著提升了</w:t>
      </w:r>
      <w:r w:rsidR="00E4248C">
        <w:rPr>
          <w:rFonts w:hint="eastAsia"/>
        </w:rPr>
        <w:t>2</w:t>
      </w:r>
      <w:r w:rsidR="00E4248C">
        <w:t>~</w:t>
      </w:r>
      <w:r w:rsidR="009C6F30" w:rsidRPr="00B223A7">
        <w:rPr>
          <w:rFonts w:hint="eastAsia"/>
        </w:rPr>
        <w:t>3</w:t>
      </w:r>
      <w:r w:rsidR="00217CF3" w:rsidRPr="00B223A7">
        <w:rPr>
          <w:rFonts w:hint="eastAsia"/>
        </w:rPr>
        <w:t>倍</w:t>
      </w:r>
      <w:r w:rsidR="00B223A7" w:rsidRPr="00B223A7">
        <w:fldChar w:fldCharType="begin"/>
      </w:r>
      <w:r w:rsidR="00B223A7" w:rsidRPr="00B223A7">
        <w:instrText xml:space="preserve"> ADDIN EN.CITE &lt;EndNote&gt;&lt;Cite&gt;&lt;Author&gt;Ye&lt;/Author&gt;&lt;Year&gt;2001&lt;/Year&gt;&lt;RecNum&gt;13&lt;/RecNum&gt;&lt;DisplayText&gt;&lt;style face="superscript"&gt;[9]&lt;/style&gt;&lt;/DisplayText&gt;&lt;record&gt;&lt;rec-number&gt;13&lt;/rec-number&gt;&lt;foreign-keys&gt;&lt;key app="EN" db-id="zfwte50rcpd99ves2saxp20700x0se5evfz2" timestamp="1766309938"&gt;13&lt;/key&gt;&lt;key app="ENWeb" db-id=""&gt;0&lt;/key&gt;&lt;/foreign-keys&gt;&lt;ref-type name="Journal Article"&gt;17&lt;/ref-type&gt;&lt;contributors&gt;&lt;authors&gt;&lt;author&gt;Ye, Chengfeng&lt;/author&gt;&lt;author&gt;Liu, Weimin&lt;/author&gt;&lt;author&gt;Chen, Yunxia&lt;/author&gt;&lt;author&gt;Yu, Laigui&lt;/author&gt;&lt;/authors&gt;&lt;/contributors&gt;&lt;titles&gt;&lt;secondary-title&gt;Chemical Communications&lt;/secondary-title&gt;&lt;/titles&gt;&lt;periodical&gt;&lt;full-title&gt;Chemical Communications&lt;/full-title&gt;&lt;/periodical&gt;&lt;pages&gt;2244-2245&lt;/pages&gt;&lt;number&gt;21&lt;/number&gt;&lt;section&gt;2244&lt;/section&gt;&lt;dates&gt;&lt;year&gt;2001&lt;/year&gt;&lt;/dates&gt;&lt;isbn&gt;13597345&amp;#xD;1364548X&lt;/isbn&gt;&lt;urls&gt;&lt;/urls&gt;&lt;electronic-resource-num&gt;10.1039/b106935g&lt;/electronic-resource-num&gt;&lt;/record&gt;&lt;/Cite&gt;&lt;/EndNote&gt;</w:instrText>
      </w:r>
      <w:r w:rsidR="00B223A7" w:rsidRPr="00B223A7">
        <w:fldChar w:fldCharType="separate"/>
      </w:r>
      <w:r w:rsidR="00B223A7" w:rsidRPr="00B223A7">
        <w:rPr>
          <w:noProof/>
          <w:vertAlign w:val="superscript"/>
        </w:rPr>
        <w:t>[9]</w:t>
      </w:r>
      <w:r w:rsidR="00B223A7" w:rsidRPr="00B223A7">
        <w:fldChar w:fldCharType="end"/>
      </w:r>
      <w:r w:rsidR="00217CF3" w:rsidRPr="00B223A7">
        <w:rPr>
          <w:rFonts w:hint="eastAsia"/>
        </w:rPr>
        <w:t>。离子液体自此成为润滑剂领域内一支新兴“潜力股”</w:t>
      </w:r>
      <w:r w:rsidR="00B223A7" w:rsidRPr="00B223A7">
        <w:fldChar w:fldCharType="begin"/>
      </w:r>
      <w:r w:rsidR="00B223A7" w:rsidRPr="00B223A7">
        <w:instrText xml:space="preserve"> ADDIN EN.CITE &lt;EndNote&gt;&lt;Cite&gt;&lt;Author&gt;Cai&lt;/Author&gt;&lt;Year&gt;2020&lt;/Year&gt;&lt;RecNum&gt;15&lt;/RecNum&gt;&lt;DisplayText&gt;&lt;style face="superscript"&gt;[10, 11]&lt;/style&gt;&lt;/DisplayText&gt;&lt;record&gt;&lt;rec-number&gt;15&lt;/rec-number&gt;&lt;foreign-keys&gt;&lt;key app="EN" db-id="zfwte50rcpd99ves2saxp20700x0se5evfz2" timestamp="1766309987"&gt;15&lt;/key&gt;&lt;key app="ENWeb" db-id=""&gt;0&lt;/key&gt;&lt;/foreign-keys&gt;&lt;ref-type name="Journal Article"&gt;17&lt;/ref-type&gt;&lt;contributors&gt;&lt;authors&gt;&lt;author&gt;Cai, Meirong&lt;/author&gt;&lt;author&gt;Yu, Qiangliang&lt;/author&gt;&lt;author&gt;Liu, Weimin&lt;/author&gt;&lt;author&gt;Zhou, Feng&lt;/author&gt;&lt;/authors&gt;&lt;/contributors&gt;&lt;titles&gt;&lt;title&gt;Ionic liquid lubricants: when chemistry meets tribology&lt;/title&gt;&lt;secondary-title&gt;Chemical Society Reviews&lt;/secondary-title&gt;&lt;/titles&gt;&lt;periodical&gt;&lt;full-title&gt;Chemical Society Reviews&lt;/full-title&gt;&lt;/periodical&gt;&lt;pages&gt;7753-7818&lt;/pages&gt;&lt;volume&gt;49&lt;/volume&gt;&lt;number&gt;21&lt;/number&gt;&lt;section&gt;7753&lt;/section&gt;&lt;dates&gt;&lt;year&gt;2020&lt;/year&gt;&lt;/dates&gt;&lt;isbn&gt;0306-0012&amp;#xD;1460-4744&lt;/isbn&gt;&lt;urls&gt;&lt;/urls&gt;&lt;electronic-resource-num&gt;10.1039/d0cs00126k&lt;/electronic-resource-num&gt;&lt;/record&gt;&lt;/Cite&gt;&lt;Cite&gt;&lt;Author&gt;Zhou&lt;/Author&gt;&lt;Year&gt;2009&lt;/Year&gt;&lt;RecNum&gt;14&lt;/RecNum&gt;&lt;record&gt;&lt;rec-number&gt;14&lt;/rec-number&gt;&lt;foreign-keys&gt;&lt;key app="EN" db-id="zfwte50rcpd99ves2saxp20700x0se5evfz2" timestamp="1766309960"&gt;14&lt;/key&gt;&lt;key app="ENWeb" db-id=""&gt;0&lt;/key&gt;&lt;/foreign-keys&gt;&lt;ref-type name="Journal Article"&gt;17&lt;/ref-type&gt;&lt;contributors&gt;&lt;authors&gt;&lt;author&gt;Zhou, Feng&lt;/author&gt;&lt;author&gt;Liang, Yongmin&lt;/author&gt;&lt;author&gt;Liu, Weimin&lt;/author&gt;&lt;/authors&gt;&lt;/contributors&gt;&lt;titles&gt;&lt;title&gt;Ionic liquid lubricants: designed chemistry for engineering applications&lt;/title&gt;&lt;secondary-title&gt;Chemical Society Reviews&lt;/secondary-title&gt;&lt;/titles&gt;&lt;periodical&gt;&lt;full-title&gt;Chemical Society Reviews&lt;/full-title&gt;&lt;/periodical&gt;&lt;volume&gt;38&lt;/volume&gt;&lt;number&gt;9&lt;/number&gt;&lt;section&gt;2590&lt;/section&gt;&lt;dates&gt;&lt;year&gt;2009&lt;/year&gt;&lt;/dates&gt;&lt;isbn&gt;0306-0012&amp;#xD;1460-4744&lt;/isbn&gt;&lt;urls&gt;&lt;/urls&gt;&lt;electronic-resource-num&gt;10.1039/b817899m&lt;/electronic-resource-num&gt;&lt;/record&gt;&lt;/Cite&gt;&lt;/EndNote&gt;</w:instrText>
      </w:r>
      <w:r w:rsidR="00B223A7" w:rsidRPr="00B223A7">
        <w:fldChar w:fldCharType="separate"/>
      </w:r>
      <w:r w:rsidR="00B223A7" w:rsidRPr="00B223A7">
        <w:rPr>
          <w:noProof/>
          <w:vertAlign w:val="superscript"/>
        </w:rPr>
        <w:t>[10,11]</w:t>
      </w:r>
      <w:r w:rsidR="00B223A7" w:rsidRPr="00B223A7">
        <w:fldChar w:fldCharType="end"/>
      </w:r>
      <w:r w:rsidR="00217CF3" w:rsidRPr="00B223A7">
        <w:rPr>
          <w:rFonts w:hint="eastAsia"/>
        </w:rPr>
        <w:t>。</w:t>
      </w:r>
      <w:r w:rsidR="00C424F0">
        <w:rPr>
          <w:rFonts w:hint="eastAsia"/>
        </w:rPr>
        <w:t>大</w:t>
      </w:r>
      <w:r w:rsidR="00555C63">
        <w:rPr>
          <w:rFonts w:hint="eastAsia"/>
        </w:rPr>
        <w:t>量研究表明，离子液体既可作</w:t>
      </w:r>
      <w:r w:rsidR="00555C63" w:rsidRPr="000251D2">
        <w:rPr>
          <w:rFonts w:hint="eastAsia"/>
        </w:rPr>
        <w:t>为独立润滑剂使用，也可在低掺量下作为</w:t>
      </w:r>
      <w:r w:rsidR="00C424F0" w:rsidRPr="000251D2">
        <w:rPr>
          <w:rFonts w:hint="eastAsia"/>
        </w:rPr>
        <w:t>摩擦改性添加剂显著降低摩擦系数和磨损体</w:t>
      </w:r>
      <w:r w:rsidR="004A1A3E" w:rsidRPr="000251D2">
        <w:rPr>
          <w:rFonts w:hint="eastAsia"/>
        </w:rPr>
        <w:t>积，在高负荷、高温、高真空以及电场调控等特殊工况下展现出传统润滑剂</w:t>
      </w:r>
      <w:r w:rsidR="00C424F0" w:rsidRPr="000251D2">
        <w:rPr>
          <w:rFonts w:hint="eastAsia"/>
        </w:rPr>
        <w:t>难以实现的润滑行为</w:t>
      </w:r>
      <w:r w:rsidR="00B223A7" w:rsidRPr="000251D2">
        <w:fldChar w:fldCharType="begin"/>
      </w:r>
      <w:r w:rsidR="00B223A7" w:rsidRPr="000251D2">
        <w:instrText xml:space="preserve"> ADDIN EN.CITE &lt;EndNote&gt;&lt;Cite&gt;&lt;Author&gt;Somers&lt;/Author&gt;&lt;Year&gt;2013&lt;/Year&gt;&lt;RecNum&gt;17&lt;/RecNum&gt;&lt;DisplayText&gt;&lt;style face="superscript"&gt;[12, 13]&lt;/style&gt;&lt;/DisplayText&gt;&lt;record&gt;&lt;rec-number&gt;17&lt;/rec-number&gt;&lt;foreign-keys&gt;&lt;key app="EN" db-id="zfwte50rcpd99ves2saxp20700x0se5evfz2" timestamp="1766310836"&gt;17&lt;/key&gt;&lt;key app="ENWeb" db-id=""&gt;0&lt;/key&gt;&lt;/foreign-keys&gt;&lt;ref-type name="Journal Article"&gt;17&lt;/ref-type&gt;&lt;contributors&gt;&lt;authors&gt;&lt;author&gt;Somers, Anthony&lt;/author&gt;&lt;author&gt;Howlett, Patrick&lt;/author&gt;&lt;author&gt;MacFarlane, Douglas&lt;/author&gt;&lt;author&gt;Forsyth, Maria&lt;/author&gt;&lt;/authors&gt;&lt;/contributors&gt;&lt;titles&gt;&lt;title&gt;A Review of Ionic Liquid Lubricants&lt;/title&gt;&lt;secondary-title&gt;Lubricants&lt;/secondary-title&gt;&lt;/titles&gt;&lt;periodical&gt;&lt;full-title&gt;Lubricants&lt;/full-title&gt;&lt;/periodical&gt;&lt;pages&gt;3-21&lt;/pages&gt;&lt;volume&gt;1&lt;/volume&gt;&lt;number&gt;1&lt;/number&gt;&lt;section&gt;3&lt;/section&gt;&lt;dates&gt;&lt;year&gt;2013&lt;/year&gt;&lt;/dates&gt;&lt;isbn&gt;2075-4442&lt;/isbn&gt;&lt;urls&gt;&lt;/urls&gt;&lt;electronic-resource-num&gt;10.3390/lubricants1010003&lt;/electronic-resource-num&gt;&lt;/record&gt;&lt;/Cite&gt;&lt;Cite&gt;&lt;Author&gt;Zhou&lt;/Author&gt;&lt;Year&gt;2017&lt;/Year&gt;&lt;RecNum&gt;16&lt;/RecNum&gt;&lt;record&gt;&lt;rec-number&gt;16&lt;/rec-number&gt;&lt;foreign-keys&gt;&lt;key app="EN" db-id="zfwte50rcpd99ves2saxp20700x0se5evfz2" timestamp="1766310705"&gt;16&lt;/key&gt;&lt;key app="ENWeb" db-id=""&gt;0&lt;/key&gt;&lt;/foreign-keys&gt;&lt;ref-type name="Journal Article"&gt;17&lt;/ref-type&gt;&lt;contributors&gt;&lt;authors&gt;&lt;author&gt;Zhou, Yan&lt;/author&gt;&lt;author&gt;Qu, Jun&lt;/author&gt;&lt;/authors&gt;&lt;/contributors&gt;&lt;titles&gt;&lt;title&gt;Ionic Liquids as Lubricant Additives: A Review&lt;/title&gt;&lt;secondary-title&gt;ACS Applied Materials &amp;amp; Interfaces&lt;/secondary-title&gt;&lt;/titles&gt;&lt;periodical&gt;&lt;full-title&gt;ACS Applied Materials &amp;amp; Interfaces&lt;/full-title&gt;&lt;/periodical&gt;&lt;pages&gt;3209-3222&lt;/pages&gt;&lt;volume&gt;9&lt;/volume&gt;&lt;number&gt;4&lt;/number&gt;&lt;section&gt;3209&lt;/section&gt;&lt;dates&gt;&lt;year&gt;2017&lt;/year&gt;&lt;/dates&gt;&lt;isbn&gt;1944-8244&amp;#xD;1944-8252&lt;/isbn&gt;&lt;urls&gt;&lt;/urls&gt;&lt;electronic-resource-num&gt;10.1021/acsami.6b12489&lt;/electronic-resource-num&gt;&lt;/record&gt;&lt;/Cite&gt;&lt;/EndNote&gt;</w:instrText>
      </w:r>
      <w:r w:rsidR="00B223A7" w:rsidRPr="000251D2">
        <w:fldChar w:fldCharType="separate"/>
      </w:r>
      <w:r w:rsidR="00B223A7" w:rsidRPr="000251D2">
        <w:rPr>
          <w:noProof/>
          <w:vertAlign w:val="superscript"/>
        </w:rPr>
        <w:t>[12,13]</w:t>
      </w:r>
      <w:r w:rsidR="00B223A7" w:rsidRPr="000251D2">
        <w:fldChar w:fldCharType="end"/>
      </w:r>
      <w:r w:rsidR="00C424F0" w:rsidRPr="000251D2">
        <w:rPr>
          <w:rFonts w:hint="eastAsia"/>
        </w:rPr>
        <w:t>。因此，在现有润滑剂技术体系基础上，围绕离子液体润滑行为及其构效关系开展</w:t>
      </w:r>
      <w:r w:rsidR="00C424F0">
        <w:rPr>
          <w:rFonts w:hint="eastAsia"/>
        </w:rPr>
        <w:t>系统研究，已</w:t>
      </w:r>
      <w:r w:rsidR="00555C63">
        <w:rPr>
          <w:rFonts w:hint="eastAsia"/>
        </w:rPr>
        <w:t>经</w:t>
      </w:r>
      <w:r w:rsidR="00C424F0">
        <w:rPr>
          <w:rFonts w:hint="eastAsia"/>
        </w:rPr>
        <w:t>成为减摩润滑与绿色润滑领域的重要前沿方向，也为本文的研究奠定了</w:t>
      </w:r>
      <w:r w:rsidR="004C5ECB">
        <w:rPr>
          <w:rFonts w:hint="eastAsia"/>
        </w:rPr>
        <w:t>基础</w:t>
      </w:r>
      <w:r w:rsidR="00C424F0">
        <w:rPr>
          <w:rFonts w:hint="eastAsia"/>
        </w:rPr>
        <w:t>。</w:t>
      </w:r>
    </w:p>
    <w:p w14:paraId="50FF94E6" w14:textId="77777777" w:rsidR="009A1C4F" w:rsidRDefault="009A1C4F" w:rsidP="009A1C4F">
      <w:pPr>
        <w:pStyle w:val="2"/>
      </w:pPr>
      <w:r>
        <w:rPr>
          <w:rFonts w:hint="eastAsia"/>
        </w:rPr>
        <w:t>离子液体润滑剂</w:t>
      </w:r>
    </w:p>
    <w:p w14:paraId="780012D8" w14:textId="77777777" w:rsidR="009A1C4F" w:rsidRDefault="00A90CC3" w:rsidP="00A90CC3">
      <w:pPr>
        <w:pStyle w:val="3"/>
        <w:numPr>
          <w:ilvl w:val="2"/>
          <w:numId w:val="4"/>
        </w:numPr>
      </w:pPr>
      <w:r>
        <w:rPr>
          <w:rFonts w:hint="eastAsia"/>
        </w:rPr>
        <w:t>离子液体</w:t>
      </w:r>
    </w:p>
    <w:p w14:paraId="35DFD9C3" w14:textId="77777777" w:rsidR="00CB7B84" w:rsidRDefault="00361870" w:rsidP="00D42F18">
      <w:pPr>
        <w:ind w:firstLine="480"/>
      </w:pPr>
      <w:r w:rsidRPr="00361870">
        <w:rPr>
          <w:rFonts w:hint="eastAsia"/>
        </w:rPr>
        <w:t>离子液体是一类在</w:t>
      </w:r>
      <w:r w:rsidR="00217CF3">
        <w:rPr>
          <w:rFonts w:hint="eastAsia"/>
        </w:rPr>
        <w:t>10</w:t>
      </w:r>
      <w:r w:rsidR="00217CF3">
        <w:t>0</w:t>
      </w:r>
      <w:r w:rsidR="00633A5A">
        <w:rPr>
          <w:rFonts w:hint="eastAsia"/>
        </w:rPr>
        <w:t>℃</w:t>
      </w:r>
      <w:r w:rsidRPr="00361870">
        <w:rPr>
          <w:rFonts w:hint="eastAsia"/>
        </w:rPr>
        <w:t>及以下温度呈液态的盐，由阳离子和阴离子组成</w:t>
      </w:r>
      <w:r w:rsidR="00543D64">
        <w:rPr>
          <w:rFonts w:hint="eastAsia"/>
        </w:rPr>
        <w:t>，如</w:t>
      </w:r>
      <w:r w:rsidR="00F47C73" w:rsidRPr="00F47C73">
        <w:rPr>
          <w:rFonts w:hint="eastAsia"/>
        </w:rPr>
        <w:t>图</w:t>
      </w:r>
      <w:r w:rsidR="00F47C73" w:rsidRPr="00F47C73">
        <w:rPr>
          <w:rFonts w:hint="eastAsia"/>
        </w:rPr>
        <w:t>1.1</w:t>
      </w:r>
      <w:r w:rsidR="00543D64">
        <w:rPr>
          <w:rFonts w:hint="eastAsia"/>
        </w:rPr>
        <w:t>所示</w:t>
      </w:r>
      <w:r w:rsidR="00633A5A">
        <w:rPr>
          <w:rFonts w:hint="eastAsia"/>
        </w:rPr>
        <w:t>。</w:t>
      </w:r>
      <w:r w:rsidRPr="00361870">
        <w:rPr>
          <w:rFonts w:hint="eastAsia"/>
        </w:rPr>
        <w:t>因其内在的理化优势，如优异的热稳定性、低挥发性、高承载能力</w:t>
      </w:r>
      <w:r w:rsidR="00972F90">
        <w:fldChar w:fldCharType="begin"/>
      </w:r>
      <w:r w:rsidR="00972F90">
        <w:instrText xml:space="preserve"> ADDIN EN.CITE &lt;EndNote&gt;&lt;Cite&gt;&lt;Author&gt;Wang&lt;/Author&gt;&lt;Year&gt;2022&lt;/Year&gt;&lt;RecNum&gt;21&lt;/RecNum&gt;&lt;DisplayText&gt;&lt;style face="superscript"&gt;[14]&lt;/style&gt;&lt;/DisplayText&gt;&lt;record&gt;&lt;rec-number&gt;21&lt;/rec-number&gt;&lt;foreign-keys&gt;&lt;key app="EN" db-id="zfwte50rcpd99ves2saxp20700x0se5evfz2" timestamp="1766317814"&gt;21&lt;/key&gt;&lt;key app="ENWeb" db-id=""&gt;0&lt;/key&gt;&lt;/foreign-keys&gt;&lt;ref-type name="Journal Article"&gt;17&lt;/ref-type&gt;&lt;contributors&gt;&lt;authors&gt;&lt;author&gt;Wang, K.&lt;/author&gt;&lt;author&gt;Liu, L.&lt;/author&gt;&lt;author&gt;Liu, Y.&lt;/author&gt;&lt;author&gt;Luo, J.&lt;/author&gt;&lt;/authors&gt;&lt;/contributors&gt;&lt;titles&gt;&lt;title&gt;Simple but effective: Liquid superlubricity with high load capacity achieved by ionic liquids&lt;/title&gt;&lt;secondary-title&gt;Materials Today Nano&lt;/secondary-title&gt;&lt;/titles&gt;&lt;periodical&gt;&lt;full-title&gt;Materials Today Nano&lt;/full-title&gt;&lt;/periodical&gt;&lt;volume&gt;20&lt;/volume&gt;&lt;section&gt;100257&lt;/section&gt;&lt;dates&gt;&lt;year&gt;2022&lt;/year&gt;&lt;/dates&gt;&lt;isbn&gt;25888420&lt;/isbn&gt;&lt;urls&gt;&lt;/urls&gt;&lt;electronic-resource-num&gt;10.1016/j.mtnano.2022.100257&lt;/electronic-resource-num&gt;&lt;/record&gt;&lt;/Cite&gt;&lt;/EndNote&gt;</w:instrText>
      </w:r>
      <w:r w:rsidR="00972F90">
        <w:fldChar w:fldCharType="separate"/>
      </w:r>
      <w:r w:rsidR="00972F90" w:rsidRPr="00972F90">
        <w:rPr>
          <w:noProof/>
          <w:vertAlign w:val="superscript"/>
        </w:rPr>
        <w:t>[14]</w:t>
      </w:r>
      <w:r w:rsidR="00972F90">
        <w:fldChar w:fldCharType="end"/>
      </w:r>
      <w:r w:rsidRPr="00361870">
        <w:rPr>
          <w:rFonts w:hint="eastAsia"/>
        </w:rPr>
        <w:t>以及对固体表面的强亲和性</w:t>
      </w:r>
      <w:r w:rsidR="00972F90">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aG9yPkFuLCBSb25nPC9hdXRob3I+PGF1dGhvcj5MYWFrc29uZW4sIEFhdHRvPC9hdXRob3I+PGF1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</w:fldData>
        </w:fldChar>
      </w:r>
      <w:r w:rsidR="00972F90">
        <w:instrText xml:space="preserve"> ADDIN EN.CITE </w:instrText>
      </w:r>
      <w:r w:rsidR="00972F90">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aG9yPkFuLCBSb25nPC9hdXRob3I+PGF1dGhvcj5MYWFrc29uZW4sIEFhdHRvPC9hdXRob3I+PGF1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</w:fldData>
        </w:fldChar>
      </w:r>
      <w:r w:rsidR="00972F90">
        <w:instrText xml:space="preserve"> ADDIN EN.CITE.DATA </w:instrText>
      </w:r>
      <w:r w:rsidR="00972F90">
        <w:fldChar w:fldCharType="end"/>
      </w:r>
      <w:r w:rsidR="00972F90">
        <w:fldChar w:fldCharType="separate"/>
      </w:r>
      <w:r w:rsidR="00972F90" w:rsidRPr="00972F90">
        <w:rPr>
          <w:noProof/>
          <w:vertAlign w:val="superscript"/>
        </w:rPr>
        <w:t>[15,16]</w:t>
      </w:r>
      <w:r w:rsidR="00972F90">
        <w:fldChar w:fldCharType="end"/>
      </w:r>
      <w:r w:rsidRPr="00361870">
        <w:rPr>
          <w:rFonts w:hint="eastAsia"/>
        </w:rPr>
        <w:t>，而逐渐成为新型润滑剂的研究热点</w:t>
      </w:r>
      <w:r w:rsidR="00972F90">
        <w:fldChar w:fldCharType="begin">
          <w:fldData xml:space="preserve">PEVuZE5vdGU+PENpdGU+PEF1dGhvcj5CcmVzbWU8L0F1dGhvcj48WWVhcj4yMDIyPC9ZZWFyPjxS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==
</w:fldData>
        </w:fldChar>
      </w:r>
      <w:r w:rsidR="00972F90">
        <w:instrText xml:space="preserve"> ADDIN EN.CITE </w:instrText>
      </w:r>
      <w:r w:rsidR="00972F90">
        <w:fldChar w:fldCharType="begin">
          <w:fldData xml:space="preserve">PEVuZE5vdGU+PENpdGU+PEF1dGhvcj5CcmVzbWU8L0F1dGhvcj48WWVhcj4yMDIyPC9ZZWFyPjxS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==
</w:fldData>
        </w:fldChar>
      </w:r>
      <w:r w:rsidR="00972F90">
        <w:instrText xml:space="preserve"> ADDIN EN.CITE.DATA </w:instrText>
      </w:r>
      <w:r w:rsidR="00972F90">
        <w:fldChar w:fldCharType="end"/>
      </w:r>
      <w:r w:rsidR="00972F90">
        <w:fldChar w:fldCharType="separate"/>
      </w:r>
      <w:r w:rsidR="00972F90" w:rsidRPr="00972F90">
        <w:rPr>
          <w:noProof/>
          <w:vertAlign w:val="superscript"/>
        </w:rPr>
        <w:t>[10,13,17]</w:t>
      </w:r>
      <w:r w:rsidR="00972F90">
        <w:fldChar w:fldCharType="end"/>
      </w:r>
      <w:r w:rsidRPr="00361870">
        <w:rPr>
          <w:rFonts w:hint="eastAsia"/>
        </w:rPr>
        <w:t>。这些特性使离子液体在高载荷</w:t>
      </w:r>
      <w:r w:rsidR="00972F90">
        <w:fldChar w:fldCharType="begin"/>
      </w:r>
      <w:r w:rsidR="00972F90">
        <w:instrText xml:space="preserve"> ADDIN EN.CITE &lt;EndNote&gt;&lt;Cite&gt;&lt;Author&gt;Wang&lt;/Author&gt;&lt;Year&gt;2022&lt;/Year&gt;&lt;RecNum&gt;21&lt;/RecNum&gt;&lt;DisplayText&gt;&lt;style face="superscript"&gt;[14]&lt;/style&gt;&lt;/DisplayText&gt;&lt;record&gt;&lt;rec-number&gt;21&lt;/rec-number&gt;&lt;foreign-keys&gt;&lt;key app="EN" db-id="zfwte50rcpd99ves2saxp20700x0se5evfz2" timestamp="1766317814"&gt;21&lt;/key&gt;&lt;key app="ENWeb" db-id=""&gt;0&lt;/key&gt;&lt;/foreign-keys&gt;&lt;ref-type name="Journal Article"&gt;17&lt;/ref-type&gt;&lt;contributors&gt;&lt;authors&gt;&lt;author&gt;Wang, K.&lt;/author&gt;&lt;author&gt;Liu, L.&lt;/author&gt;&lt;author&gt;Liu, Y.&lt;/author&gt;&lt;author&gt;Luo, J.&lt;/author&gt;&lt;/authors&gt;&lt;/contributors&gt;&lt;titles&gt;&lt;title&gt;Simple but effective: Liquid superlubricity with high load capacity achieved by ionic liquids&lt;/title&gt;&lt;secondary-title&gt;Materials Today Nano&lt;/secondary-title&gt;&lt;/titles&gt;&lt;periodical&gt;&lt;full-title&gt;Materials Today Nano&lt;/full-title&gt;&lt;/periodical&gt;&lt;volume&gt;20&lt;/volume&gt;&lt;section&gt;100257&lt;/section&gt;&lt;dates&gt;&lt;year&gt;2022&lt;/year&gt;&lt;/dates&gt;&lt;isbn&gt;25888420&lt;/isbn&gt;&lt;urls&gt;&lt;/urls&gt;&lt;electronic-resource-num&gt;10.1016/j.mtnano.2022.100257&lt;/electronic-resource-num&gt;&lt;/record&gt;&lt;/Cite&gt;&lt;/EndNote&gt;</w:instrText>
      </w:r>
      <w:r w:rsidR="00972F90">
        <w:fldChar w:fldCharType="separate"/>
      </w:r>
      <w:r w:rsidR="00972F90" w:rsidRPr="00972F90">
        <w:rPr>
          <w:noProof/>
          <w:vertAlign w:val="superscript"/>
        </w:rPr>
        <w:t>[14]</w:t>
      </w:r>
      <w:r w:rsidR="00972F90">
        <w:fldChar w:fldCharType="end"/>
      </w:r>
      <w:r w:rsidRPr="00361870">
        <w:rPr>
          <w:rFonts w:hint="eastAsia"/>
        </w:rPr>
        <w:t>、高温</w:t>
      </w:r>
      <w:r w:rsidR="00972F90">
        <w:fldChar w:fldCharType="begin"/>
      </w:r>
      <w:r w:rsidR="00972F90">
        <w:instrText xml:space="preserve"> ADDIN EN.CITE &lt;EndNote&gt;&lt;Cite&gt;&lt;Author&gt;Li&lt;/Author&gt;&lt;Year&gt;2014&lt;/Year&gt;&lt;RecNum&gt;24&lt;/RecNum&gt;&lt;DisplayText&gt;&lt;style face="superscript"&gt;[18, 19]&lt;/style&gt;&lt;/DisplayText&gt;&lt;record&gt;&lt;rec-number&gt;24&lt;/rec-number&gt;&lt;foreign-keys&gt;&lt;key app="EN" db-id="zfwte50rcpd99ves2saxp20700x0se5evfz2" timestamp="1766319355"&gt;24&lt;/key&gt;&lt;key app="ENWeb" db-id=""&gt;0&lt;/key&gt;&lt;/foreign-keys&gt;&lt;ref-type name="Journal Article"&gt;17&lt;/ref-type&gt;&lt;contributors&gt;&lt;authors&gt;&lt;author&gt;Li, Hua&lt;/author&gt;&lt;author&gt;Wood, Ross J.&lt;/author&gt;&lt;author&gt;Rutland, Mark W.&lt;/author&gt;&lt;author&gt;Atkin, Rob&lt;/author&gt;&lt;/authors&gt;&lt;/contributors&gt;&lt;titles&gt;&lt;title&gt;An ionic liquid lubricant enables superlubricity to be “switched on” in situ using an electrical potential&lt;/title&gt;&lt;secondary-title&gt;Chemical Communications&lt;/secondary-title&gt;&lt;/titles&gt;&lt;periodical&gt;&lt;full-title&gt;Chemical Communications&lt;/full-title&gt;&lt;/periodical&gt;&lt;volume&gt;50&lt;/volume&gt;&lt;number&gt;33&lt;/number&gt;&lt;section&gt;4368&lt;/section&gt;&lt;dates&gt;&lt;year&gt;2014&lt;/year&gt;&lt;/dates&gt;&lt;isbn&gt;1359-7345&amp;#xD;1364-548X&lt;/isbn&gt;&lt;urls&gt;&lt;/urls&gt;&lt;electronic-resource-num&gt;10.1039/c4cc00979g&lt;/electronic-resource-num&gt;&lt;/record&gt;&lt;/Cite&gt;&lt;Cite&gt;&lt;Author&gt;Shang&lt;/Author&gt;&lt;Year&gt;2025&lt;/Year&gt;&lt;RecNum&gt;28&lt;/RecNum&gt;&lt;record&gt;&lt;rec-number&gt;28&lt;/rec-number&gt;&lt;foreign-keys&gt;&lt;key app="EN" db-id="zfwte50rcpd99ves2saxp20700x0se5evfz2" timestamp="1766319627"&gt;28&lt;/key&gt;&lt;key app="ENWeb" db-id=""&gt;0&lt;/key&gt;&lt;/foreign-keys&gt;&lt;ref-type name="Journal Article"&gt;17&lt;/ref-type&gt;&lt;contributors&gt;&lt;authors&gt;&lt;author&gt;Shang, Xiaogang&lt;/author&gt;&lt;author&gt;Zhang, Yisheng&lt;/author&gt;&lt;author&gt;Zhang, Songwei&lt;/author&gt;&lt;author&gt;Yang, Huimin&lt;/author&gt;&lt;author&gt;Hu, Litian&lt;/author&gt;&lt;/authors&gt;&lt;/contributors&gt;&lt;titles&gt;&lt;title&gt;High-Temperature Lubrication Performance of Naphthalenamine-Based Ionic Liquids in Ester Oil&lt;/title&gt;&lt;secondary-title&gt;Langmuir&lt;/secondary-title&gt;&lt;/titles&gt;&lt;periodical&gt;&lt;full-title&gt;Langmuir&lt;/full-title&gt;&lt;/periodical&gt;&lt;pages&gt;13144-13155&lt;/pages&gt;&lt;volume&gt;41&lt;/volume&gt;&lt;number&gt;21&lt;/number&gt;&lt;section&gt;13144&lt;/section&gt;&lt;dates&gt;&lt;year&gt;2025&lt;/year&gt;&lt;/dates&gt;&lt;isbn&gt;0743-7463&amp;#xD;1520-5827&lt;/isbn&gt;&lt;urls&gt;&lt;/urls&gt;&lt;electronic-resource-num&gt;10.1021/acs.langmuir.5c00803&lt;/electronic-resource-num&gt;&lt;/record&gt;&lt;/Cite&gt;&lt;/EndNote&gt;</w:instrText>
      </w:r>
      <w:r w:rsidR="00972F90">
        <w:fldChar w:fldCharType="separate"/>
      </w:r>
      <w:r w:rsidR="00972F90" w:rsidRPr="00972F90">
        <w:rPr>
          <w:noProof/>
          <w:vertAlign w:val="superscript"/>
        </w:rPr>
        <w:t>[18,19]</w:t>
      </w:r>
      <w:r w:rsidR="00972F90">
        <w:fldChar w:fldCharType="end"/>
      </w:r>
      <w:r w:rsidRPr="00361870">
        <w:rPr>
          <w:rFonts w:hint="eastAsia"/>
        </w:rPr>
        <w:t>及真空环境</w:t>
      </w:r>
      <w:r w:rsidR="00972F90">
        <w:fldChar w:fldCharType="begin"/>
      </w:r>
      <w:r w:rsidR="00972F90">
        <w:instrText xml:space="preserve"> ADDIN EN.CITE &lt;EndNote&gt;&lt;Cite&gt;&lt;Author&gt;Qu&lt;/Author&gt;&lt;Year&gt;2025&lt;/Year&gt;&lt;RecNum&gt;20&lt;/RecNum&gt;&lt;DisplayText&gt;&lt;style face="superscript"&gt;[20]&lt;/style&gt;&lt;/DisplayText&gt;&lt;record&gt;&lt;rec-number&gt;20&lt;/rec-number&gt;&lt;foreign-keys&gt;&lt;key app="EN" db-id="zfwte50rcpd99ves2saxp20700x0se5evfz2" timestamp="1766317608"&gt;20&lt;/key&gt;&lt;key app="ENWeb" db-id=""&gt;0&lt;/key&gt;&lt;/foreign-keys&gt;&lt;ref-type name="Journal Article"&gt;17&lt;/ref-type&gt;&lt;contributors&gt;&lt;authors&gt;&lt;author&gt;Qu, Guanai&lt;/author&gt;&lt;author&gt;Liu, Lei&lt;/author&gt;&lt;author&gt;Fang, Hongling&lt;/author&gt;&lt;author&gt;Li, Yi&lt;/author&gt;&lt;author&gt;Zhang, Songwei&lt;/author&gt;&lt;author&gt;Hu, Litian&lt;/author&gt;&lt;/authors&gt;&lt;/contributors&gt;&lt;titles&gt;&lt;title&gt;Exploring the distinct lubrication mechanisms of functionalized ionic liquids in air and vacuum: Insights into molecular-level behavior and performance&lt;/title&gt;&lt;secondary-title&gt;Applied Surface Science&lt;/secondary-title&gt;&lt;/titles&gt;&lt;periodical&gt;&lt;full-title&gt;Applied Surface Science&lt;/full-title&gt;&lt;/periodical&gt;&lt;volume&gt;696&lt;/volume&gt;&lt;section&gt;162955&lt;/section&gt;&lt;dates&gt;&lt;year&gt;2025&lt;/year&gt;&lt;/dates&gt;&lt;isbn&gt;01694332&lt;/isbn&gt;&lt;urls&gt;&lt;/urls&gt;&lt;electronic-resource-num&gt;10.1016/j.apsusc.2025.162955&lt;/electronic-resource-num&gt;&lt;/record&gt;&lt;/Cite&gt;&lt;/EndNote&gt;</w:instrText>
      </w:r>
      <w:r w:rsidR="00972F90">
        <w:fldChar w:fldCharType="separate"/>
      </w:r>
      <w:r w:rsidR="00972F90" w:rsidRPr="00972F90">
        <w:rPr>
          <w:noProof/>
          <w:vertAlign w:val="superscript"/>
        </w:rPr>
        <w:t>[20]</w:t>
      </w:r>
      <w:r w:rsidR="00972F90">
        <w:fldChar w:fldCharType="end"/>
      </w:r>
      <w:r w:rsidR="00F47C73">
        <w:rPr>
          <w:rFonts w:hint="eastAsia"/>
        </w:rPr>
        <w:t>等传统润滑剂容易失效的极端工况下依然能够保持良好</w:t>
      </w:r>
      <w:r w:rsidRPr="00361870">
        <w:rPr>
          <w:rFonts w:hint="eastAsia"/>
        </w:rPr>
        <w:t>的润滑性能。</w:t>
      </w:r>
      <w:r w:rsidR="00CB7B84">
        <w:rPr>
          <w:rFonts w:hint="eastAsia"/>
        </w:rPr>
        <w:t>因此，</w:t>
      </w:r>
      <w:r w:rsidR="00CB7B84" w:rsidRPr="00CB7B84">
        <w:rPr>
          <w:rFonts w:hint="eastAsia"/>
        </w:rPr>
        <w:t>离子液体正被广泛探索用于从微机电系统到航天器部件等多种摩擦学应用场景中。</w:t>
      </w:r>
    </w:p>
    <w:p w14:paraId="67B1D9E4" w14:textId="77777777" w:rsidR="00F618D5" w:rsidRDefault="00CB7B84" w:rsidP="00F16791">
      <w:pPr>
        <w:ind w:firstLine="480"/>
      </w:pPr>
      <w:r>
        <w:rPr>
          <w:rFonts w:hint="eastAsia"/>
        </w:rPr>
        <w:t>此外，</w:t>
      </w:r>
      <w:r w:rsidR="00F47C73">
        <w:rPr>
          <w:rFonts w:hint="eastAsia"/>
        </w:rPr>
        <w:t>离子结构高度可设计，</w:t>
      </w:r>
      <w:r w:rsidRPr="00CB7B84">
        <w:rPr>
          <w:rFonts w:hint="eastAsia"/>
        </w:rPr>
        <w:t>阳</w:t>
      </w:r>
      <w:r w:rsidR="00F47C73">
        <w:rPr>
          <w:rFonts w:hint="eastAsia"/>
        </w:rPr>
        <w:t>、</w:t>
      </w:r>
      <w:r w:rsidRPr="00CB7B84">
        <w:rPr>
          <w:rFonts w:hint="eastAsia"/>
        </w:rPr>
        <w:t>阴离子组合空间巨大，理论上可构建出</w:t>
      </w:r>
      <w:r w:rsidRPr="00CB7B84">
        <w:t>10¹⁸</w:t>
      </w:r>
      <w:r>
        <w:rPr>
          <w:rFonts w:hint="eastAsia"/>
        </w:rPr>
        <w:t>量级的离子液体体系，</w:t>
      </w:r>
      <w:r w:rsidRPr="00CB7B84">
        <w:rPr>
          <w:rFonts w:hint="eastAsia"/>
        </w:rPr>
        <w:t>常被称为“可设计液体”</w:t>
      </w:r>
      <w:r w:rsidR="00972F90">
        <w:fldChar w:fldCharType="begin"/>
      </w:r>
      <w:r w:rsidR="00972F90">
        <w:instrText xml:space="preserve"> ADDIN EN.CITE &lt;EndNote&gt;&lt;Cite&gt;&lt;Author&gt;Somers&lt;/Author&gt;&lt;Year&gt;2013&lt;/Year&gt;&lt;RecNum&gt;17&lt;/RecNum&gt;&lt;DisplayText&gt;&lt;style face="superscript"&gt;[12, 13]&lt;/style&gt;&lt;/DisplayText&gt;&lt;record&gt;&lt;rec-number&gt;17&lt;/rec-number&gt;&lt;foreign-keys&gt;&lt;key app="EN" db-id="zfwte50rcpd99ves2saxp20700x0se5evfz2" timestamp="1766310836"&gt;17&lt;/key&gt;&lt;key app="ENWeb" db-id=""&gt;0&lt;/key&gt;&lt;/foreign-keys&gt;&lt;ref-type name="Journal Article"&gt;17&lt;/ref-type&gt;&lt;contributors&gt;&lt;authors&gt;&lt;author&gt;Somers, Anthony&lt;/author&gt;&lt;author&gt;Howlett, Patrick&lt;/author&gt;&lt;author&gt;MacFarlane, Douglas&lt;/author&gt;&lt;author&gt;Forsyth, Maria&lt;/author&gt;&lt;/authors&gt;&lt;/contributors&gt;&lt;titles&gt;&lt;title&gt;A Review of Ionic Liquid Lubricants&lt;/title&gt;&lt;secondary-title&gt;Lubricants&lt;/secondary-title&gt;&lt;/titles&gt;&lt;periodical&gt;&lt;full-title&gt;Lubricants&lt;/full-title&gt;&lt;/periodical&gt;&lt;pages&gt;3-21&lt;/pages&gt;&lt;volume&gt;1&lt;/volume&gt;&lt;number&gt;1&lt;/number&gt;&lt;section&gt;3&lt;/section&gt;&lt;dates&gt;&lt;year&gt;2013&lt;/year&gt;&lt;/dates&gt;&lt;isbn&gt;2075-4442&lt;/isbn&gt;&lt;urls&gt;&lt;/urls&gt;&lt;electronic-resource-num&gt;10.3390/lubricants1010003&lt;/electronic-resource-num&gt;&lt;/record&gt;&lt;/Cite&gt;&lt;Cite&gt;&lt;Author&gt;Zhou&lt;/Author&gt;&lt;Year&gt;2017&lt;/Year&gt;&lt;RecNum&gt;16&lt;/RecNum&gt;&lt;record&gt;&lt;rec-number&gt;16&lt;/rec-number&gt;&lt;foreign-keys&gt;&lt;key app="EN" db-id="zfwte50rcpd99ves2saxp20700x0se5evfz2" timestamp="1766310705"&gt;16&lt;/key&gt;&lt;key app="ENWeb" db-id=""&gt;0&lt;/key&gt;&lt;/foreign-keys&gt;&lt;ref-type name="Journal Article"&gt;17&lt;/ref-type&gt;&lt;contributors&gt;&lt;authors&gt;&lt;author&gt;Zhou, Yan&lt;/author&gt;&lt;author&gt;Qu, Jun&lt;/author&gt;&lt;/authors&gt;&lt;/contributors&gt;&lt;titles&gt;&lt;title&gt;Ionic Liquids as Lubricant Additives: A Review&lt;/title&gt;&lt;secondary-title&gt;ACS Applied Materials &amp;amp; Interfaces&lt;/secondary-title&gt;&lt;/titles&gt;&lt;periodical&gt;&lt;full-title&gt;ACS Applied Materials &amp;amp; Interfaces&lt;/full-title&gt;&lt;/periodical&gt;&lt;pages&gt;3209-3222&lt;/pages&gt;&lt;volume&gt;9&lt;/volume&gt;&lt;number&gt;4&lt;/number&gt;&lt;section&gt;3209&lt;/section&gt;&lt;dates&gt;&lt;year&gt;2017&lt;/year&gt;&lt;/dates&gt;&lt;isbn&gt;1944-8244&amp;#xD;1944-8252&lt;/isbn&gt;&lt;urls&gt;&lt;/urls&gt;&lt;electronic-resource-num&gt;10.1021/acsami.6b12489&lt;/electronic-resource-num&gt;&lt;/record&gt;&lt;/Cite&gt;&lt;/EndNote&gt;</w:instrText>
      </w:r>
      <w:r w:rsidR="00972F90">
        <w:fldChar w:fldCharType="separate"/>
      </w:r>
      <w:r w:rsidR="00972F90" w:rsidRPr="00972F90">
        <w:rPr>
          <w:noProof/>
          <w:vertAlign w:val="superscript"/>
        </w:rPr>
        <w:t>[12,13]</w:t>
      </w:r>
      <w:r w:rsidR="00972F90">
        <w:fldChar w:fldCharType="end"/>
      </w:r>
      <w:r w:rsidR="00972F90">
        <w:rPr>
          <w:rFonts w:hint="eastAsia"/>
        </w:rPr>
        <w:t>。</w:t>
      </w:r>
      <w:r w:rsidR="00F16791">
        <w:t>通过调控阳</w:t>
      </w:r>
      <w:r w:rsidR="00F47C73">
        <w:rPr>
          <w:rFonts w:hint="eastAsia"/>
        </w:rPr>
        <w:t>、</w:t>
      </w:r>
      <w:r w:rsidR="00F16791">
        <w:t>阴离子体积、电荷分布和官能团</w:t>
      </w:r>
      <w:r w:rsidR="00F47C73">
        <w:rPr>
          <w:rFonts w:hint="eastAsia"/>
        </w:rPr>
        <w:t>等</w:t>
      </w:r>
      <w:r w:rsidR="00F16791">
        <w:t>，可以在较大范围内调节离</w:t>
      </w:r>
      <w:r w:rsidR="00B46E07">
        <w:t>子液体的黏度、亲疏水性、配位能力以及对金属或氧化物表面的吸附</w:t>
      </w:r>
      <w:r w:rsidR="00B46E07">
        <w:rPr>
          <w:rFonts w:hint="eastAsia"/>
        </w:rPr>
        <w:t>能力</w:t>
      </w:r>
      <w:r w:rsidR="00F16791">
        <w:t>，从而在分子层面实现润湿性和界面相互作用的精细调控</w:t>
      </w:r>
      <w:r w:rsidR="00B81F3D">
        <w:fldChar w:fldCharType="begin">
          <w:fldData xml:space="preserve">PEVuZE5vdGU+PENpdGU+PEF1dGhvcj5NPC9BdXRob3I+PFJlY051bT4zMzwvUmVjTnVtPjxEaXNw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</w:fldData>
        </w:fldChar>
      </w:r>
      <w:r w:rsidR="00B81F3D">
        <w:instrText xml:space="preserve"> ADDIN EN.CITE </w:instrText>
      </w:r>
      <w:r w:rsidR="00B81F3D">
        <w:fldChar w:fldCharType="begin">
          <w:fldData xml:space="preserve">PEVuZE5vdGU+PENpdGU+PEF1dGhvcj5NPC9BdXRob3I+PFJlY051bT4zMzwvUmVjTnVtPjxEaXNw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</w:fldData>
        </w:fldChar>
      </w:r>
      <w:r w:rsidR="00B81F3D">
        <w:instrText xml:space="preserve"> ADDIN EN.CITE.DATA </w:instrText>
      </w:r>
      <w:r w:rsidR="00B81F3D">
        <w:fldChar w:fldCharType="end"/>
      </w:r>
      <w:r w:rsidR="00B81F3D">
        <w:fldChar w:fldCharType="separate"/>
      </w:r>
      <w:r w:rsidR="00B81F3D" w:rsidRPr="00B81F3D">
        <w:rPr>
          <w:noProof/>
          <w:vertAlign w:val="superscript"/>
        </w:rPr>
        <w:t>[12,13,21]</w:t>
      </w:r>
      <w:r w:rsidR="00B81F3D">
        <w:fldChar w:fldCharType="end"/>
      </w:r>
      <w:r w:rsidR="00F16791">
        <w:t>。</w:t>
      </w:r>
      <w:r>
        <w:rPr>
          <w:rFonts w:hint="eastAsia"/>
        </w:rPr>
        <w:t>这</w:t>
      </w:r>
      <w:r w:rsidR="00B46E07">
        <w:rPr>
          <w:rFonts w:hint="eastAsia"/>
        </w:rPr>
        <w:t>也</w:t>
      </w:r>
      <w:r>
        <w:rPr>
          <w:rFonts w:hint="eastAsia"/>
        </w:rPr>
        <w:t>使得离子液体的应用有更多潜在</w:t>
      </w:r>
      <w:r w:rsidR="009B6164" w:rsidRPr="009B6164">
        <w:rPr>
          <w:rFonts w:hint="eastAsia"/>
        </w:rPr>
        <w:t>可能</w:t>
      </w:r>
      <w:r w:rsidR="009B6164">
        <w:rPr>
          <w:rFonts w:hint="eastAsia"/>
        </w:rPr>
        <w:t>。</w:t>
      </w:r>
    </w:p>
    <w:p w14:paraId="2D00E7AE" w14:textId="77777777" w:rsidR="003024A9" w:rsidRDefault="003024A9" w:rsidP="003024A9">
      <w:pPr>
        <w:pStyle w:val="ac"/>
      </w:pPr>
      <w:r>
        <w:rPr>
          <w:rFonts w:hint="eastAsia"/>
          <w:noProof/>
        </w:rPr>
        <w:lastRenderedPageBreak/>
        <w:drawing>
          <wp:inline distT="0" distB="0" distL="0" distR="0" wp14:anchorId="0B5AB072" wp14:editId="312FAD47">
            <wp:extent cx="3688400" cy="1536325"/>
            <wp:effectExtent l="0" t="0" r="762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 ILs.png"/>
                    <pic:cNvPicPr/>
                  </pic:nvPicPr>
                  <pic:blipFill>
                    <a:blip r:embed="rId8">
                      <a:extLst>
                        <a:ext uri="{28A0092B-C50C-407E-A947-70E740481C1C}">
                          <a14:useLocalDpi xmlns:a14="http://schemas.microsoft.com/office/drawing/2010/main" val="0"/>
                        </a:ext>
                      </a:extLst>
                    </a:blip>
                    <a:stretch>
                      <a:fillRect/>
                    </a:stretch>
                  </pic:blipFill>
                  <pic:spPr>
                    <a:xfrm>
                      <a:off x="0" y="0"/>
                      <a:ext cx="3688400" cy="1536325"/>
                    </a:xfrm>
                    <a:prstGeom prst="rect">
                      <a:avLst/>
                    </a:prstGeom>
                  </pic:spPr>
                </pic:pic>
              </a:graphicData>
            </a:graphic>
          </wp:inline>
        </w:drawing>
      </w:r>
    </w:p>
    <w:p w14:paraId="16C4CE9D" w14:textId="77777777" w:rsidR="00F618D5" w:rsidRPr="005B056B" w:rsidRDefault="00622BA9" w:rsidP="005B056B">
      <w:pPr>
        <w:pStyle w:val="ac"/>
      </w:pPr>
      <w:r w:rsidRPr="005B056B">
        <w:rPr>
          <w:rFonts w:hint="eastAsia"/>
        </w:rPr>
        <w:t>图</w:t>
      </w:r>
      <w:r w:rsidRPr="005B056B">
        <w:rPr>
          <w:rFonts w:hint="eastAsia"/>
        </w:rPr>
        <w:t>1</w:t>
      </w:r>
      <w:r w:rsidR="00F84177" w:rsidRPr="005B056B">
        <w:t>.</w:t>
      </w:r>
      <w:r w:rsidR="002C5343" w:rsidRPr="005B056B">
        <w:t>1</w:t>
      </w:r>
      <w:r w:rsidR="00E4248C">
        <w:t xml:space="preserve"> </w:t>
      </w:r>
      <w:r w:rsidR="002C5343" w:rsidRPr="005B056B">
        <w:t>[BMIM][</w:t>
      </w:r>
      <w:r w:rsidR="00DD4C71" w:rsidRPr="005B056B">
        <w:t>BF</w:t>
      </w:r>
      <w:r w:rsidR="00DD4C71" w:rsidRPr="005B056B">
        <w:rPr>
          <w:vertAlign w:val="subscript"/>
        </w:rPr>
        <w:t>4</w:t>
      </w:r>
      <w:r w:rsidR="002C5343" w:rsidRPr="005B056B">
        <w:t>]</w:t>
      </w:r>
      <w:r w:rsidR="00531DC1" w:rsidRPr="005B056B">
        <w:rPr>
          <w:rFonts w:hint="eastAsia"/>
        </w:rPr>
        <w:t>结构示意图</w:t>
      </w:r>
    </w:p>
    <w:p w14:paraId="17370CB1" w14:textId="77777777" w:rsidR="0037111A" w:rsidRDefault="00A90CC3" w:rsidP="002C6624">
      <w:pPr>
        <w:pStyle w:val="3"/>
        <w:numPr>
          <w:ilvl w:val="2"/>
          <w:numId w:val="4"/>
        </w:numPr>
      </w:pPr>
      <w:r>
        <w:rPr>
          <w:rFonts w:hint="eastAsia"/>
        </w:rPr>
        <w:t>固体界面处离子液体纳米摩擦性能表征</w:t>
      </w:r>
    </w:p>
    <w:p w14:paraId="35EEA9DC" w14:textId="77777777" w:rsidR="008F7512" w:rsidRPr="008C5390" w:rsidRDefault="008F7512" w:rsidP="008F7512">
      <w:pPr>
        <w:ind w:firstLine="480"/>
      </w:pPr>
      <w:r w:rsidRPr="008C5390">
        <w:rPr>
          <w:rFonts w:hint="eastAsia"/>
        </w:rPr>
        <w:t>在实际摩擦学工况中，离子液体通常润湿在固体接触</w:t>
      </w:r>
      <w:r w:rsidR="000707EA" w:rsidRPr="008C5390">
        <w:rPr>
          <w:rFonts w:hint="eastAsia"/>
        </w:rPr>
        <w:t>界面附近，其近表面离子处于空间约束之下，并与固体表面发生强烈界面交</w:t>
      </w:r>
      <w:r w:rsidRPr="008C5390">
        <w:rPr>
          <w:rFonts w:hint="eastAsia"/>
        </w:rPr>
        <w:t>互作用</w:t>
      </w:r>
      <w:r w:rsidR="003A2B56" w:rsidRPr="008C5390">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aG9yPkFuLCBSb25nPC9hdXRob3I+PGF1dGhvcj5MYWFrc29uZW4sIEFhdHRvPC9hdXRob3I+PGF1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</w:fldData>
        </w:fldChar>
      </w:r>
      <w:r w:rsidR="003A2B56" w:rsidRPr="008C5390">
        <w:instrText xml:space="preserve"> ADDIN EN.CITE </w:instrText>
      </w:r>
      <w:r w:rsidR="003A2B56" w:rsidRPr="008C5390">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aG9yPkFuLCBSb25nPC9hdXRob3I+PGF1dGhvcj5MYWFrc29uZW4sIEFhdHRvPC9hdXRob3I+PGF1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</w:fldData>
        </w:fldChar>
      </w:r>
      <w:r w:rsidR="003A2B56" w:rsidRPr="008C5390">
        <w:instrText xml:space="preserve"> ADDIN EN.CITE.DATA </w:instrText>
      </w:r>
      <w:r w:rsidR="003A2B56" w:rsidRPr="008C5390">
        <w:fldChar w:fldCharType="end"/>
      </w:r>
      <w:r w:rsidR="003A2B56" w:rsidRPr="008C5390">
        <w:fldChar w:fldCharType="separate"/>
      </w:r>
      <w:r w:rsidR="003A2B56" w:rsidRPr="008C5390">
        <w:rPr>
          <w:noProof/>
          <w:vertAlign w:val="superscript"/>
        </w:rPr>
        <w:t>[15,16]</w:t>
      </w:r>
      <w:r w:rsidR="003A2B56" w:rsidRPr="008C5390">
        <w:fldChar w:fldCharType="end"/>
      </w:r>
      <w:r w:rsidRPr="008C5390">
        <w:rPr>
          <w:rFonts w:hint="eastAsia"/>
        </w:rPr>
        <w:t>。这些邻近固体表面的受限离子层展现出明显有别于体相的结构与动力学特征，被普遍认为是受限条件下摩擦行为的主要贡献来源</w:t>
      </w:r>
      <w:r w:rsidR="00C7317C" w:rsidRPr="008C5390">
        <w:fldChar w:fldCharType="begin"/>
      </w:r>
      <w:r w:rsidR="00C7317C" w:rsidRPr="008C5390">
        <w:instrText xml:space="preserve"> ADDIN EN.CITE &lt;EndNote&gt;&lt;Cite&gt;&lt;Author&gt;An&lt;/Author&gt;&lt;Year&gt;2020&lt;/Year&gt;&lt;RecNum&gt;35&lt;/RecNum&gt;&lt;DisplayText&gt;&lt;style face="superscript"&gt;[22, 23]&lt;/style&gt;&lt;/DisplayText&gt;&lt;record&gt;&lt;rec-number&gt;35&lt;/rec-number&gt;&lt;foreign-keys&gt;&lt;key app="EN" db-id="zfwte50rcpd99ves2saxp20700x0se5evfz2" timestamp="1766345966"&gt;35&lt;/key&gt;&lt;key app="ENWeb" db-id=""&gt;0&lt;/key&gt;&lt;/foreign-keys&gt;&lt;ref-type name="Journal Article"&gt;17&lt;/ref-type&gt;&lt;contributors&gt;&lt;authors&gt;&lt;author&gt;An, Rong&lt;/author&gt;&lt;author&gt;Qiu, Xiuhua&lt;/author&gt;&lt;author&gt;Shah, Faiz Ullah&lt;/author&gt;&lt;author&gt;Riehemann, Kristina&lt;/author&gt;&lt;author&gt;Fuchs, Harald&lt;/author&gt;&lt;/authors&gt;&lt;/contributors&gt;&lt;titles&gt;&lt;title&gt;Controlling the nanoscale friction by layered ionic liquid films&lt;/title&gt;&lt;secondary-title&gt;Physical Chemistry Chemical Physics&lt;/secondary-title&gt;&lt;/titles&gt;&lt;periodical&gt;&lt;full-title&gt;Physical Chemistry Chemical Physics&lt;/full-title&gt;&lt;/periodical&gt;&lt;pages&gt;14941-14952&lt;/pages&gt;&lt;volume&gt;22&lt;/volume&gt;&lt;number&gt;26&lt;/number&gt;&lt;section&gt;14941&lt;/section&gt;&lt;dates&gt;&lt;year&gt;2020&lt;/year&gt;&lt;/dates&gt;&lt;isbn&gt;1463-9076&amp;#xD;1463-9084&lt;/isbn&gt;&lt;urls&gt;&lt;/urls&gt;&lt;electronic-resource-num&gt;10.1039/d0cp02146f&lt;/electronic-resource-num&gt;&lt;/record&gt;&lt;/Cite&gt;&lt;Cite&gt;&lt;Author&gt;Zhang&lt;/Author&gt;&lt;Year&gt;2016&lt;/Year&gt;&lt;RecNum&gt;30&lt;/RecNum&gt;&lt;record&gt;&lt;rec-number&gt;30&lt;/rec-number&gt;&lt;foreign-keys&gt;&lt;key app="EN" db-id="zfwte50rcpd99ves2saxp20700x0se5evfz2" timestamp="1766319712"&gt;30&lt;/key&gt;&lt;key app="ENWeb" db-id=""&gt;0&lt;/key&gt;&lt;/foreign-keys&gt;&lt;ref-type name="Journal Article"&gt;17&lt;/ref-type&gt;&lt;contributors&gt;&lt;authors&gt;&lt;author&gt;Zhang, Shiguo&lt;/author&gt;&lt;author&gt;Zhang, Jiaheng&lt;/author&gt;&lt;author&gt;Zhang, Yan&lt;/author&gt;&lt;author&gt;Deng, Youquan&lt;/author&gt;&lt;/authors&gt;&lt;/contributors&gt;&lt;titles&gt;&lt;title&gt;Nanoconfined Ionic Liquids&lt;/title&gt;&lt;secondary-title&gt;Chemical Reviews&lt;/secondary-title&gt;&lt;/titles&gt;&lt;periodical&gt;&lt;full-title&gt;Chemical Reviews&lt;/full-title&gt;&lt;/periodical&gt;&lt;pages&gt;6755-6833&lt;/pages&gt;&lt;volume&gt;117&lt;/volume&gt;&lt;number&gt;10&lt;/number&gt;&lt;section&gt;6755&lt;/section&gt;&lt;dates&gt;&lt;year&gt;2016&lt;/year&gt;&lt;/dates&gt;&lt;isbn&gt;0009-2665&amp;#xD;1520-6890&lt;/isbn&gt;&lt;urls&gt;&lt;/urls&gt;&lt;electronic-resource-num&gt;10.1021/acs.chemrev.6b00509&lt;/electronic-resource-num&gt;&lt;/record&gt;&lt;/Cite&gt;&lt;/EndNote&gt;</w:instrText>
      </w:r>
      <w:r w:rsidR="00C7317C" w:rsidRPr="008C5390">
        <w:fldChar w:fldCharType="separate"/>
      </w:r>
      <w:r w:rsidR="00C7317C" w:rsidRPr="008C5390">
        <w:rPr>
          <w:noProof/>
          <w:vertAlign w:val="superscript"/>
        </w:rPr>
        <w:t>[22,23]</w:t>
      </w:r>
      <w:r w:rsidR="00C7317C" w:rsidRPr="008C5390">
        <w:fldChar w:fldCharType="end"/>
      </w:r>
      <w:r w:rsidR="008C5390" w:rsidRPr="008C5390">
        <w:rPr>
          <w:rFonts w:hint="eastAsia"/>
        </w:rPr>
        <w:t>。</w:t>
      </w:r>
    </w:p>
    <w:p w14:paraId="1FF7224F" w14:textId="77777777" w:rsidR="0044253F" w:rsidRPr="008C5390" w:rsidRDefault="008F7512" w:rsidP="0044253F">
      <w:pPr>
        <w:ind w:firstLine="480"/>
      </w:pPr>
      <w:r w:rsidRPr="008C5390">
        <w:rPr>
          <w:rFonts w:hint="eastAsia"/>
        </w:rPr>
        <w:t>因此，</w:t>
      </w:r>
      <w:r w:rsidR="00532BEA" w:rsidRPr="008C5390">
        <w:rPr>
          <w:rFonts w:hint="eastAsia"/>
        </w:rPr>
        <w:t>对</w:t>
      </w:r>
      <w:r w:rsidR="0044253F" w:rsidRPr="008C5390">
        <w:rPr>
          <w:rFonts w:hint="eastAsia"/>
        </w:rPr>
        <w:t>离子液体润滑体系而言，其摩擦性能</w:t>
      </w:r>
      <w:r w:rsidR="00532BEA" w:rsidRPr="008C5390">
        <w:rPr>
          <w:rFonts w:hint="eastAsia"/>
        </w:rPr>
        <w:t>不仅仅取决于体相</w:t>
      </w:r>
      <w:r w:rsidR="0044253F" w:rsidRPr="008C5390">
        <w:rPr>
          <w:rFonts w:hint="eastAsia"/>
        </w:rPr>
        <w:t>离子液体</w:t>
      </w:r>
      <w:r w:rsidR="00532BEA" w:rsidRPr="008C5390">
        <w:rPr>
          <w:rFonts w:hint="eastAsia"/>
        </w:rPr>
        <w:t>黏度</w:t>
      </w:r>
      <w:r w:rsidR="00C6498D" w:rsidRPr="008C5390">
        <w:rPr>
          <w:rFonts w:hint="eastAsia"/>
        </w:rPr>
        <w:t>调控</w:t>
      </w:r>
      <w:r w:rsidR="00532BEA" w:rsidRPr="008C5390">
        <w:rPr>
          <w:rFonts w:hint="eastAsia"/>
        </w:rPr>
        <w:t>的摩擦，更取决于离子液体在固体界面</w:t>
      </w:r>
      <w:r w:rsidR="00FE47AA" w:rsidRPr="008C5390">
        <w:rPr>
          <w:rFonts w:hint="eastAsia"/>
        </w:rPr>
        <w:t>处</w:t>
      </w:r>
      <w:r w:rsidR="00532BEA" w:rsidRPr="008C5390">
        <w:rPr>
          <w:rFonts w:hint="eastAsia"/>
        </w:rPr>
        <w:t>形成的纳米级受限薄膜的摩擦响应</w:t>
      </w:r>
      <w:r w:rsidR="00C7317C" w:rsidRPr="008C5390">
        <w:fldChar w:fldCharType="begin"/>
      </w:r>
      <w:r w:rsidR="00C7317C" w:rsidRPr="008C5390">
        <w:instrText xml:space="preserve"> ADDIN EN.CITE &lt;EndNote&gt;&lt;Cite&gt;&lt;Author&gt;He&lt;/Author&gt;&lt;Year&gt;2021&lt;/Year&gt;&lt;RecNum&gt;22&lt;/RecNum&gt;&lt;DisplayText&gt;&lt;style face="superscript"&gt;[24]&lt;/style&gt;&lt;/DisplayText&gt;&lt;record&gt;&lt;rec-number&gt;22&lt;/rec-number&gt;&lt;foreign-keys&gt;&lt;key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Yuqing&lt;/author&gt;&lt;author&gt;Li, Han&lt;/author&gt;&lt;author&gt;Qu, Cangyu&lt;/author&gt;&lt;author&gt;Cao,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EndNote&gt;</w:instrText>
      </w:r>
      <w:r w:rsidR="00C7317C" w:rsidRPr="008C5390">
        <w:fldChar w:fldCharType="separate"/>
      </w:r>
      <w:r w:rsidR="00C7317C" w:rsidRPr="008C5390">
        <w:rPr>
          <w:noProof/>
          <w:vertAlign w:val="superscript"/>
        </w:rPr>
        <w:t>[24]</w:t>
      </w:r>
      <w:r w:rsidR="00C7317C" w:rsidRPr="008C5390">
        <w:fldChar w:fldCharType="end"/>
      </w:r>
      <w:r w:rsidR="0044253F" w:rsidRPr="008C5390">
        <w:rPr>
          <w:rFonts w:hint="eastAsia"/>
        </w:rPr>
        <w:t>。在纳米尺度上，离子液体在固体表面附近往往呈现明显的层状结构和双电层结构，其固</w:t>
      </w:r>
      <w:r w:rsidR="0044253F" w:rsidRPr="008C5390">
        <w:rPr>
          <w:rFonts w:hint="eastAsia"/>
        </w:rPr>
        <w:t>-</w:t>
      </w:r>
      <w:r w:rsidR="00532BEA" w:rsidRPr="008C5390">
        <w:rPr>
          <w:rFonts w:hint="eastAsia"/>
        </w:rPr>
        <w:t>液界面摩擦行为与宏观体相流变特性存在显著差异</w:t>
      </w:r>
      <w:r w:rsidR="00C7317C" w:rsidRPr="008C5390">
        <w:fldChar w:fldCharType="begin"/>
      </w:r>
      <w:r w:rsidR="00C7317C" w:rsidRPr="008C5390">
        <w:instrText xml:space="preserve"> ADDIN EN.CITE &lt;EndNote&gt;&lt;Cite&gt;&lt;Author&gt;He&lt;/Author&gt;&lt;Year&gt;2021&lt;/Year&gt;&lt;RecNum&gt;22&lt;/RecNum&gt;&lt;DisplayText&gt;&lt;style face="superscript"&gt;[24, 25]&lt;/style&gt;&lt;/DisplayText&gt;&lt;record&gt;&lt;rec-number&gt;22&lt;/rec-number&gt;&lt;foreign-keys&gt;&lt;key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Yuqing&lt;/author&gt;&lt;author&gt;Li, Han&lt;/author&gt;&lt;author&gt;Qu, Cangyu&lt;/author&gt;&lt;author&gt;Cao,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Cite&gt;&lt;Author&gt;Smith&lt;/Author&gt;&lt;Year&gt;2013&lt;/Year&gt;&lt;RecNum&gt;23&lt;/RecNum&gt;&lt;record&gt;&lt;rec-number&gt;23&lt;/rec-number&gt;&lt;foreign-keys&gt;&lt;key app="EN" db-id="zfwte50rcpd99ves2saxp20700x0se5evfz2" timestamp="1766318094"&gt;23&lt;/key&gt;&lt;key app="ENWeb" db-id=""&gt;0&lt;/key&gt;&lt;/foreign-keys&gt;&lt;ref-type name="Journal Article"&gt;17&lt;/ref-type&gt;&lt;contributors&gt;&lt;authors&gt;&lt;author&gt;Smith, Alexander M.&lt;/author&gt;&lt;author&gt;Lovelock, Kevin R. J.&lt;/author&gt;&lt;author&gt;Gosvami, Nitya Nand&lt;/author&gt;&lt;author&gt;Welton, Tom&lt;/author&gt;&lt;author&gt;Perkin, Susan&lt;/author&gt;&lt;/authors&gt;&lt;/contributors&gt;&lt;titles&gt;&lt;title&gt;Quantized friction across ionic liquid thin films&lt;/title&gt;&lt;secondary-title&gt;Physical Chemistry Chemical Physics&lt;/secondary-title&gt;&lt;/titles&gt;&lt;periodical&gt;&lt;full-title&gt;Physical Chemistry Chemical Physics&lt;/full-title&gt;&lt;/periodical&gt;&lt;volume&gt;15&lt;/volume&gt;&lt;number&gt;37&lt;/number&gt;&lt;section&gt;15317&lt;/section&gt;&lt;dates&gt;&lt;year&gt;2013&lt;/year&gt;&lt;/dates&gt;&lt;isbn&gt;1463-9076&amp;#xD;1463-9084&lt;/isbn&gt;&lt;urls&gt;&lt;/urls&gt;&lt;electronic-resource-num&gt;10.1039/c3cp52779d&lt;/electronic-resource-num&gt;&lt;/record&gt;&lt;/Cite&gt;&lt;/EndNote&gt;</w:instrText>
      </w:r>
      <w:r w:rsidR="00C7317C" w:rsidRPr="008C5390">
        <w:fldChar w:fldCharType="separate"/>
      </w:r>
      <w:r w:rsidR="00C7317C" w:rsidRPr="008C5390">
        <w:rPr>
          <w:noProof/>
          <w:vertAlign w:val="superscript"/>
        </w:rPr>
        <w:t>[24,25]</w:t>
      </w:r>
      <w:r w:rsidR="00C7317C" w:rsidRPr="008C5390">
        <w:fldChar w:fldCharType="end"/>
      </w:r>
      <w:r w:rsidR="00B34952" w:rsidRPr="008C5390">
        <w:rPr>
          <w:rFonts w:hint="eastAsia"/>
        </w:rPr>
        <w:t>。</w:t>
      </w:r>
      <w:r w:rsidR="00532BEA" w:rsidRPr="008C5390">
        <w:rPr>
          <w:rFonts w:hint="eastAsia"/>
        </w:rPr>
        <w:t>要表征离子液体作为润滑剂的</w:t>
      </w:r>
      <w:r w:rsidR="0044253F" w:rsidRPr="008C5390">
        <w:rPr>
          <w:rFonts w:hint="eastAsia"/>
        </w:rPr>
        <w:t>本质性能，必须关注“固体</w:t>
      </w:r>
      <w:r w:rsidR="0044253F" w:rsidRPr="008C5390">
        <w:rPr>
          <w:rFonts w:hint="eastAsia"/>
        </w:rPr>
        <w:t>-</w:t>
      </w:r>
      <w:r w:rsidR="0044253F" w:rsidRPr="008C5390">
        <w:rPr>
          <w:rFonts w:hint="eastAsia"/>
        </w:rPr>
        <w:t>离子液体</w:t>
      </w:r>
      <w:r w:rsidR="0044253F" w:rsidRPr="008C5390">
        <w:rPr>
          <w:rFonts w:hint="eastAsia"/>
        </w:rPr>
        <w:t>-</w:t>
      </w:r>
      <w:r w:rsidR="0044253F" w:rsidRPr="008C5390">
        <w:rPr>
          <w:rFonts w:hint="eastAsia"/>
        </w:rPr>
        <w:t>固体”</w:t>
      </w:r>
      <w:r w:rsidR="00532BEA" w:rsidRPr="008C5390">
        <w:rPr>
          <w:rFonts w:hint="eastAsia"/>
        </w:rPr>
        <w:t>界面处的</w:t>
      </w:r>
      <w:r w:rsidR="00A478F3" w:rsidRPr="008C5390">
        <w:rPr>
          <w:rFonts w:hint="eastAsia"/>
        </w:rPr>
        <w:t>纳米</w:t>
      </w:r>
      <w:r w:rsidR="00532BEA" w:rsidRPr="008C5390">
        <w:rPr>
          <w:rFonts w:hint="eastAsia"/>
        </w:rPr>
        <w:t>摩擦系数，而非仅仅测量体相黏度。</w:t>
      </w:r>
    </w:p>
    <w:p w14:paraId="66EBEBD1" w14:textId="77777777" w:rsidR="00A478F3" w:rsidRDefault="00D27C2E" w:rsidP="00A478F3">
      <w:pPr>
        <w:ind w:firstLine="480"/>
      </w:pPr>
      <w:r w:rsidRPr="008C5390">
        <w:rPr>
          <w:rFonts w:hint="eastAsia"/>
        </w:rPr>
        <w:t>原子力显微镜（</w:t>
      </w:r>
      <w:proofErr w:type="spellStart"/>
      <w:r w:rsidR="00A478F3" w:rsidRPr="008C5390">
        <w:t>A</w:t>
      </w:r>
      <w:r w:rsidR="00A478F3" w:rsidRPr="008C5390">
        <w:rPr>
          <w:rFonts w:hint="eastAsia"/>
        </w:rPr>
        <w:t>tomic</w:t>
      </w:r>
      <w:r w:rsidR="00A478F3" w:rsidRPr="008C5390">
        <w:t>F</w:t>
      </w:r>
      <w:r w:rsidR="00A478F3" w:rsidRPr="008C5390">
        <w:rPr>
          <w:rFonts w:hint="eastAsia"/>
        </w:rPr>
        <w:t>orce</w:t>
      </w:r>
      <w:r w:rsidR="00A478F3" w:rsidRPr="008C5390">
        <w:t>M</w:t>
      </w:r>
      <w:r w:rsidRPr="008C5390">
        <w:rPr>
          <w:rFonts w:hint="eastAsia"/>
        </w:rPr>
        <w:t>icroscopy,AFM</w:t>
      </w:r>
      <w:proofErr w:type="spellEnd"/>
      <w:r w:rsidRPr="008C5390">
        <w:rPr>
          <w:rFonts w:hint="eastAsia"/>
        </w:rPr>
        <w:t>）是研究离子液体纳米摩擦行为的关键实验手段之一</w:t>
      </w:r>
      <w:r w:rsidR="00A478F3" w:rsidRPr="008C5390">
        <w:rPr>
          <w:rFonts w:hint="eastAsia"/>
        </w:rPr>
        <w:t>（图</w:t>
      </w:r>
      <w:r w:rsidR="00A478F3" w:rsidRPr="008C5390">
        <w:rPr>
          <w:rFonts w:hint="eastAsia"/>
        </w:rPr>
        <w:t>1.2a</w:t>
      </w:r>
      <w:r w:rsidR="00A478F3" w:rsidRPr="008C5390">
        <w:rPr>
          <w:rFonts w:hint="eastAsia"/>
        </w:rPr>
        <w:t>）</w:t>
      </w:r>
      <w:r w:rsidRPr="008C5390">
        <w:rPr>
          <w:rFonts w:hint="eastAsia"/>
        </w:rPr>
        <w:t>。实验过程中，将尖锐探针或胶体探针浸没在离子液体中，</w:t>
      </w:r>
      <w:r w:rsidR="009F61C7" w:rsidRPr="008C5390">
        <w:rPr>
          <w:rFonts w:hint="eastAsia"/>
        </w:rPr>
        <w:t>施加法向力，记录悬臂梁与探针的垂直位移即可得到“力</w:t>
      </w:r>
      <w:r w:rsidR="009F61C7" w:rsidRPr="008C5390">
        <w:rPr>
          <w:rFonts w:hint="eastAsia"/>
        </w:rPr>
        <w:t>-</w:t>
      </w:r>
      <w:r w:rsidR="009F61C7" w:rsidRPr="008C5390">
        <w:rPr>
          <w:rFonts w:hint="eastAsia"/>
        </w:rPr>
        <w:t>距</w:t>
      </w:r>
      <w:r w:rsidR="00B24CFA" w:rsidRPr="008C5390">
        <w:rPr>
          <w:rFonts w:hint="eastAsia"/>
        </w:rPr>
        <w:t>离</w:t>
      </w:r>
      <w:r w:rsidR="009F61C7" w:rsidRPr="008C5390">
        <w:rPr>
          <w:rFonts w:hint="eastAsia"/>
        </w:rPr>
        <w:t>曲线”（简称力曲线）</w:t>
      </w:r>
      <w:r w:rsidR="0032798F" w:rsidRPr="008C5390">
        <w:rPr>
          <w:rFonts w:hint="eastAsia"/>
        </w:rPr>
        <w:t>，用于分析界面法向力与离子层状结构</w:t>
      </w:r>
      <w:r w:rsidR="009F61C7" w:rsidRPr="008C5390">
        <w:rPr>
          <w:rFonts w:hint="eastAsia"/>
        </w:rPr>
        <w:t>。</w:t>
      </w:r>
      <w:r w:rsidR="00A478F3" w:rsidRPr="008C5390">
        <w:rPr>
          <w:rFonts w:hint="eastAsia"/>
        </w:rPr>
        <w:t>将</w:t>
      </w:r>
      <w:r w:rsidR="009F61C7" w:rsidRPr="008C5390">
        <w:rPr>
          <w:rFonts w:hint="eastAsia"/>
        </w:rPr>
        <w:t>探针在给定法向载荷下沿固体基底表面做往复扫描，记录探针横向扭转信号（</w:t>
      </w:r>
      <w:r w:rsidRPr="008C5390">
        <w:rPr>
          <w:rFonts w:hint="eastAsia"/>
        </w:rPr>
        <w:t>摩擦力）与法向载荷之间的关系</w:t>
      </w:r>
      <w:r w:rsidR="009F61C7" w:rsidRPr="008C5390">
        <w:rPr>
          <w:rFonts w:hint="eastAsia"/>
        </w:rPr>
        <w:t>即可得到“摩擦力</w:t>
      </w:r>
      <w:r w:rsidR="009F61C7" w:rsidRPr="008C5390">
        <w:rPr>
          <w:rFonts w:hint="eastAsia"/>
        </w:rPr>
        <w:t>-</w:t>
      </w:r>
      <w:r w:rsidR="009F61C7" w:rsidRPr="008C5390">
        <w:rPr>
          <w:rFonts w:hint="eastAsia"/>
        </w:rPr>
        <w:t>载荷曲线”</w:t>
      </w:r>
      <w:r w:rsidRPr="008C5390">
        <w:rPr>
          <w:rFonts w:hint="eastAsia"/>
        </w:rPr>
        <w:t>。通过适当的力常数标定和灵敏度转换，可以获得在不同法向载荷</w:t>
      </w:r>
      <w:r w:rsidRPr="008C5390">
        <w:rPr>
          <w:rFonts w:hint="eastAsia"/>
        </w:rPr>
        <w:t>F</w:t>
      </w:r>
      <w:r w:rsidRPr="008C5390">
        <w:rPr>
          <w:vertAlign w:val="subscript"/>
        </w:rPr>
        <w:t>N</w:t>
      </w:r>
      <w:r w:rsidRPr="008C5390">
        <w:rPr>
          <w:rFonts w:hint="eastAsia"/>
        </w:rPr>
        <w:t>下的平均摩擦力</w:t>
      </w:r>
      <w:r w:rsidRPr="008C5390">
        <w:rPr>
          <w:rFonts w:hint="eastAsia"/>
        </w:rPr>
        <w:t>F</w:t>
      </w:r>
      <w:r w:rsidR="002C79EC" w:rsidRPr="008C5390">
        <w:rPr>
          <w:vertAlign w:val="subscript"/>
        </w:rPr>
        <w:t>f</w:t>
      </w:r>
      <w:r w:rsidRPr="008C5390">
        <w:rPr>
          <w:rFonts w:hint="eastAsia"/>
        </w:rPr>
        <w:t>，并根据修正的</w:t>
      </w:r>
      <w:r w:rsidR="00F113C2">
        <w:rPr>
          <w:rFonts w:hint="eastAsia"/>
        </w:rPr>
        <w:t>Amontons</w:t>
      </w:r>
      <w:r w:rsidRPr="008C5390">
        <w:rPr>
          <w:rFonts w:hint="eastAsia"/>
        </w:rPr>
        <w:t>定律</w:t>
      </w:r>
      <w:r w:rsidR="00B91640">
        <w:rPr>
          <w:rFonts w:hint="eastAsia"/>
        </w:rPr>
        <w:t>:</w:t>
      </w:r>
    </w:p>
    <w:p w14:paraId="03C296D5" w14:textId="77777777" w:rsidR="005B056B" w:rsidRDefault="00000000" w:rsidP="005B056B">
      <w:pPr>
        <w:ind w:firstLine="480"/>
      </w:pPr>
      <m:oMathPara>
        <m:oMath>
          <m:sSub>
            <m:sSubPr>
              <m:ctrlPr>
                <w:rPr>
                  <w:rFonts w:ascii="Cambria Math" w:hAnsi="Cambria Math"/>
                </w:rPr>
              </m:ctrlPr>
            </m:sSubPr>
            <m:e>
              <m:r>
                <m:rPr>
                  <m:sty m:val="p"/>
                </m:rPr>
                <w:rPr>
                  <w:rFonts w:ascii="Cambria Math" w:hAnsi="Cambria Math"/>
                </w:rPr>
                <m:t>F</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w:rPr>
                  <w:rFonts w:ascii="Cambria Math" w:hAnsi="Cambria Math"/>
                </w:rPr>
                <m:t>0</m:t>
              </m:r>
            </m:sub>
          </m:sSub>
          <m:r>
            <m:rPr>
              <m:sty m:val="p"/>
            </m:rPr>
            <w:rPr>
              <w:rFonts w:ascii="Cambria Math" w:hAnsi="Cambria Math"/>
            </w:rPr>
            <m:t>+μ</m:t>
          </m:r>
          <m:sSub>
            <m:sSubPr>
              <m:ctrlPr>
                <w:rPr>
                  <w:rFonts w:ascii="Cambria Math" w:hAnsi="Cambria Math"/>
                </w:rPr>
              </m:ctrlPr>
            </m:sSubPr>
            <m:e>
              <m:r>
                <m:rPr>
                  <m:sty m:val="p"/>
                </m:rPr>
                <w:rPr>
                  <w:rFonts w:ascii="Cambria Math" w:hAnsi="Cambria Math"/>
                </w:rPr>
                <m:t>F</m:t>
              </m:r>
            </m:e>
            <m:sub>
              <m:r>
                <w:rPr>
                  <w:rFonts w:ascii="Cambria Math" w:hAnsi="Cambria Math"/>
                </w:rPr>
                <m:t>N</m:t>
              </m:r>
            </m:sub>
          </m:sSub>
        </m:oMath>
      </m:oMathPara>
    </w:p>
    <w:p w14:paraId="5B211E0D" w14:textId="77777777" w:rsidR="00D27C2E" w:rsidRPr="008C5390" w:rsidRDefault="005B056B" w:rsidP="005B056B">
      <w:pPr>
        <w:ind w:firstLineChars="0" w:firstLine="0"/>
      </w:pPr>
      <w:r>
        <w:rPr>
          <w:rFonts w:hint="eastAsia"/>
        </w:rPr>
        <w:t>（式</w:t>
      </w:r>
      <w:r>
        <w:rPr>
          <w:rFonts w:hint="eastAsia"/>
        </w:rPr>
        <w:t>1</w:t>
      </w:r>
      <w:r>
        <w:t>.1</w:t>
      </w:r>
      <w:r>
        <w:rPr>
          <w:rFonts w:hint="eastAsia"/>
        </w:rPr>
        <w:t>）</w:t>
      </w:r>
      <w:r w:rsidR="009F61C7" w:rsidRPr="008C5390">
        <w:rPr>
          <w:rFonts w:hint="eastAsia"/>
        </w:rPr>
        <w:t>对“摩擦力</w:t>
      </w:r>
      <w:r w:rsidR="009F61C7" w:rsidRPr="008C5390">
        <w:rPr>
          <w:rFonts w:hint="eastAsia"/>
        </w:rPr>
        <w:t>-</w:t>
      </w:r>
      <w:r w:rsidR="00D27C2E" w:rsidRPr="008C5390">
        <w:rPr>
          <w:rFonts w:hint="eastAsia"/>
        </w:rPr>
        <w:t>载荷曲线</w:t>
      </w:r>
      <w:r w:rsidR="009F61C7" w:rsidRPr="008C5390">
        <w:rPr>
          <w:rFonts w:hint="eastAsia"/>
        </w:rPr>
        <w:t>”</w:t>
      </w:r>
      <w:r w:rsidR="00A478F3" w:rsidRPr="008C5390">
        <w:rPr>
          <w:rFonts w:hint="eastAsia"/>
        </w:rPr>
        <w:t>进行线性拟合，其中斜率μ即为</w:t>
      </w:r>
      <w:r w:rsidR="00D27C2E" w:rsidRPr="008C5390">
        <w:rPr>
          <w:rFonts w:hint="eastAsia"/>
        </w:rPr>
        <w:t>摩擦系数，截距</w:t>
      </w:r>
      <w:r w:rsidR="00D27C2E" w:rsidRPr="008C5390">
        <w:rPr>
          <w:rFonts w:hint="eastAsia"/>
        </w:rPr>
        <w:t>F</w:t>
      </w:r>
      <w:r w:rsidR="00D27C2E" w:rsidRPr="008C5390">
        <w:rPr>
          <w:vertAlign w:val="subscript"/>
        </w:rPr>
        <w:t>0</w:t>
      </w:r>
      <w:r w:rsidR="00D27C2E" w:rsidRPr="008C5390">
        <w:rPr>
          <w:rFonts w:hint="eastAsia"/>
        </w:rPr>
        <w:t>则反映粘着力等黏附贡献</w:t>
      </w:r>
      <w:r w:rsidR="00C7317C" w:rsidRPr="008C5390">
        <w:fldChar w:fldCharType="begin"/>
      </w:r>
      <w:r w:rsidR="00C7317C" w:rsidRPr="008C5390">
        <w:instrText xml:space="preserve"> ADDIN EN.CITE &lt;EndNote&gt;&lt;Cite&gt;&lt;Author&gt;Sweeney&lt;/Author&gt;&lt;Year&gt;2012&lt;/Year&gt;&lt;RecNum&gt;31&lt;/RecNum&gt;&lt;DisplayText&gt;&lt;style face="superscript"&gt;[26]&lt;/style&gt;&lt;/DisplayText&gt;&lt;record&gt;&lt;rec-number&gt;31&lt;/rec-number&gt;&lt;foreign-keys&gt;&lt;key app="EN" db-id="zfwte50rcpd99ves2saxp20700x0se5evfz2" timestamp="1766319726"&gt;31&lt;/key&gt;&lt;key app="ENWeb" db-id=""&gt;0&lt;/key&gt;&lt;/foreign-keys&gt;&lt;ref-type name="Journal Article"&gt;17&lt;/ref-type&gt;&lt;contributors&gt;&lt;authors&gt;&lt;author&gt;Sweeney, James&lt;/author&gt;&lt;author&gt;Hausen, Florian&lt;/author&gt;&lt;author&gt;Hayes, Robert&lt;/author&gt;&lt;author&gt;Webber, Grant B.&lt;/author&gt;&lt;author&gt;Endres, Frank&lt;/author&gt;&lt;author&gt;Rutland, Mark W.&lt;/author&gt;&lt;author&gt;Bennewitz, Roland&lt;/author&gt;&lt;author&gt;Atkin, Rob&lt;/author&gt;&lt;/authors&gt;&lt;/contributors&gt;&lt;titles&gt;&lt;title&gt;Control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volume&gt;109&lt;/volume&gt;&lt;number&gt;15&lt;/number&gt;&lt;dates&gt;&lt;year&gt;2012&lt;/year&gt;&lt;/dates&gt;&lt;isbn&gt;0031-9007&amp;#xD;1079-7114&lt;/isbn&gt;&lt;urls&gt;&lt;/urls&gt;&lt;electronic-resource-num&gt;10.1103/PhysRevLett.109.155502&lt;/electronic-resource-num&gt;&lt;/record&gt;&lt;/Cite&gt;&lt;/EndNote&gt;</w:instrText>
      </w:r>
      <w:r w:rsidR="00C7317C" w:rsidRPr="008C5390">
        <w:fldChar w:fldCharType="separate"/>
      </w:r>
      <w:r w:rsidR="00C7317C" w:rsidRPr="008C5390">
        <w:rPr>
          <w:noProof/>
          <w:vertAlign w:val="superscript"/>
        </w:rPr>
        <w:t>[26]</w:t>
      </w:r>
      <w:r w:rsidR="00C7317C" w:rsidRPr="008C5390">
        <w:fldChar w:fldCharType="end"/>
      </w:r>
      <w:r w:rsidR="00D27C2E" w:rsidRPr="008C5390">
        <w:rPr>
          <w:rFonts w:hint="eastAsia"/>
        </w:rPr>
        <w:t>。换言之，</w:t>
      </w:r>
      <w:r w:rsidR="009F61C7" w:rsidRPr="008C5390">
        <w:rPr>
          <w:rFonts w:hint="eastAsia"/>
        </w:rPr>
        <w:t>通过获取“摩擦力</w:t>
      </w:r>
      <w:r w:rsidR="009F61C7" w:rsidRPr="008C5390">
        <w:rPr>
          <w:rFonts w:hint="eastAsia"/>
        </w:rPr>
        <w:t>-</w:t>
      </w:r>
      <w:r w:rsidR="009F61C7" w:rsidRPr="008C5390">
        <w:rPr>
          <w:rFonts w:hint="eastAsia"/>
        </w:rPr>
        <w:t>载荷曲线”、分析其斜率并结合“力</w:t>
      </w:r>
      <w:r w:rsidR="009F61C7" w:rsidRPr="008C5390">
        <w:rPr>
          <w:rFonts w:hint="eastAsia"/>
        </w:rPr>
        <w:t>-</w:t>
      </w:r>
      <w:r w:rsidR="00083F18" w:rsidRPr="008C5390">
        <w:rPr>
          <w:rFonts w:hint="eastAsia"/>
        </w:rPr>
        <w:t>距离曲线</w:t>
      </w:r>
      <w:r w:rsidR="009F61C7" w:rsidRPr="008C5390">
        <w:rPr>
          <w:rFonts w:hint="eastAsia"/>
        </w:rPr>
        <w:t>”</w:t>
      </w:r>
      <w:r w:rsidR="00083F18" w:rsidRPr="008C5390">
        <w:rPr>
          <w:rFonts w:hint="eastAsia"/>
        </w:rPr>
        <w:t>中的层状结构信息，可以在纳米尺度上建立离子液体界面结构与摩擦性能之间的定量联系，为理解离子液体润滑机理和指导可设计润滑体系的构筑提供重要依据。</w:t>
      </w:r>
    </w:p>
    <w:p w14:paraId="208ACD2A" w14:textId="77777777" w:rsidR="004B3B30" w:rsidRDefault="002C79EC" w:rsidP="00083F18">
      <w:pPr>
        <w:ind w:firstLine="480"/>
      </w:pPr>
      <w:r w:rsidRPr="008C5390">
        <w:rPr>
          <w:rFonts w:hint="eastAsia"/>
        </w:rPr>
        <w:t>除了原子力显微镜之外，</w:t>
      </w:r>
      <w:r w:rsidR="009058AA" w:rsidRPr="008C5390">
        <w:rPr>
          <w:rFonts w:hint="eastAsia"/>
        </w:rPr>
        <w:t>表面力仪（</w:t>
      </w:r>
      <w:proofErr w:type="spellStart"/>
      <w:r w:rsidR="00A478F3" w:rsidRPr="008C5390">
        <w:t>S</w:t>
      </w:r>
      <w:r w:rsidR="00A478F3" w:rsidRPr="008C5390">
        <w:rPr>
          <w:rFonts w:hint="eastAsia"/>
        </w:rPr>
        <w:t>urface</w:t>
      </w:r>
      <w:r w:rsidR="00A478F3" w:rsidRPr="008C5390">
        <w:t>F</w:t>
      </w:r>
      <w:r w:rsidR="00A478F3" w:rsidRPr="008C5390">
        <w:rPr>
          <w:rFonts w:hint="eastAsia"/>
        </w:rPr>
        <w:t>orce</w:t>
      </w:r>
      <w:r w:rsidR="00A478F3" w:rsidRPr="008C5390">
        <w:t>A</w:t>
      </w:r>
      <w:r w:rsidR="009058AA" w:rsidRPr="008C5390">
        <w:rPr>
          <w:rFonts w:hint="eastAsia"/>
        </w:rPr>
        <w:t>pparatus,SFA</w:t>
      </w:r>
      <w:proofErr w:type="spellEnd"/>
      <w:r w:rsidR="009058AA" w:rsidRPr="008C5390">
        <w:rPr>
          <w:rFonts w:hint="eastAsia"/>
        </w:rPr>
        <w:t>）同样是表征固体界面处离子液体摩擦系数的重要实验手段</w:t>
      </w:r>
      <w:r w:rsidR="00FB3B03" w:rsidRPr="008C5390">
        <w:rPr>
          <w:rFonts w:hint="eastAsia"/>
        </w:rPr>
        <w:t>（图</w:t>
      </w:r>
      <w:r w:rsidR="00FB3B03" w:rsidRPr="008C5390">
        <w:rPr>
          <w:rFonts w:hint="eastAsia"/>
        </w:rPr>
        <w:t>1</w:t>
      </w:r>
      <w:r w:rsidR="00A478F3" w:rsidRPr="008C5390">
        <w:rPr>
          <w:rFonts w:hint="eastAsia"/>
        </w:rPr>
        <w:t>.</w:t>
      </w:r>
      <w:r w:rsidR="00A478F3" w:rsidRPr="008C5390">
        <w:t>2b</w:t>
      </w:r>
      <w:r w:rsidR="00FB3B03" w:rsidRPr="008C5390">
        <w:rPr>
          <w:rFonts w:hint="eastAsia"/>
        </w:rPr>
        <w:t>）</w:t>
      </w:r>
      <w:r w:rsidR="009058AA" w:rsidRPr="008C5390">
        <w:rPr>
          <w:rFonts w:hint="eastAsia"/>
        </w:rPr>
        <w:t>。</w:t>
      </w:r>
      <w:r w:rsidR="009058AA" w:rsidRPr="008C5390">
        <w:rPr>
          <w:rFonts w:hint="eastAsia"/>
        </w:rPr>
        <w:t>SFA</w:t>
      </w:r>
      <w:r w:rsidR="009058AA" w:rsidRPr="008C5390">
        <w:rPr>
          <w:rFonts w:hint="eastAsia"/>
        </w:rPr>
        <w:t>由两片镀银云</w:t>
      </w:r>
      <w:r w:rsidR="009058AA" w:rsidRPr="00182B7E">
        <w:rPr>
          <w:rFonts w:hint="eastAsia"/>
        </w:rPr>
        <w:lastRenderedPageBreak/>
        <w:t>母片构成光学干涉腔，在白光多光束干涉的基础上可</w:t>
      </w:r>
      <w:r w:rsidR="00FB3B03" w:rsidRPr="00182B7E">
        <w:rPr>
          <w:rFonts w:hint="eastAsia"/>
        </w:rPr>
        <w:t>实时测量两固体表面之间的间距，距离分辨率可精细到亚埃量级。</w:t>
      </w:r>
      <w:r w:rsidRPr="00182B7E">
        <w:rPr>
          <w:rFonts w:hint="eastAsia"/>
        </w:rPr>
        <w:t>实验过程中，</w:t>
      </w:r>
      <w:r w:rsidR="009058AA" w:rsidRPr="00182B7E">
        <w:rPr>
          <w:rFonts w:hint="eastAsia"/>
        </w:rPr>
        <w:t>通过精确控制法向载荷并施加小幅或恒速切向位移，可以同步获得法向力与切向摩擦力之间的关系</w:t>
      </w:r>
      <w:r w:rsidR="00467715">
        <w:fldChar w:fldCharType="begin"/>
      </w:r>
      <w:r w:rsidR="00467715">
        <w:instrText xml:space="preserve"> ADDIN EN.CITE &lt;EndNote&gt;&lt;Cite&gt;&lt;Author&gt;Lhermerout&lt;/Author&gt;&lt;Year&gt;2018&lt;/Year&gt;&lt;RecNum&gt;29&lt;/RecNum&gt;&lt;DisplayText&gt;&lt;style face="superscript"&gt;[27, 28]&lt;/style&gt;&lt;/DisplayText&gt;&lt;record&gt;&lt;rec-number&gt;29&lt;/rec-number&gt;&lt;foreign-keys&gt;&lt;key app="EN" db-id="zfwte50rcpd99ves2saxp20700x0se5evfz2" timestamp="1766319686"&gt;29&lt;/key&gt;&lt;key app="ENWeb" db-id=""&gt;0&lt;/key&gt;&lt;/foreign-keys&gt;&lt;ref-type name="Journal Article"&gt;17&lt;/ref-type&gt;&lt;contributors&gt;&lt;authors&gt;&lt;author&gt;Lhermerout, Romain&lt;/author&gt;&lt;author&gt;Diederichs, Christophe&lt;/author&gt;&lt;author&gt;Perkin, Susan&lt;/author&gt;&lt;/authors&gt;&lt;/contributors&gt;&lt;titles&gt;&lt;title&gt;Are Ionic Liquids Good Boundary Lubricants? A Molecular Perspective&lt;/title&gt;&lt;secondary-title&gt;Lubricants&lt;/secondary-title&gt;&lt;/titles&gt;&lt;periodical&gt;&lt;full-title&gt;Lubricants&lt;/full-title&gt;&lt;/periodical&gt;&lt;volume&gt;6&lt;/volume&gt;&lt;number&gt;1&lt;/number&gt;&lt;section&gt;9&lt;/section&gt;&lt;dates&gt;&lt;year&gt;2018&lt;/year&gt;&lt;/dates&gt;&lt;isbn&gt;2075-4442&lt;/isbn&gt;&lt;urls&gt;&lt;/urls&gt;&lt;electronic-resource-num&gt;10.3390/lubricants6010009&lt;/electronic-resource-num&gt;&lt;/record&gt;&lt;/Cite&gt;&lt;Cite&gt;&lt;Author&gt;Lhermerout&lt;/Author&gt;&lt;Year&gt;2020&lt;/Year&gt;&lt;RecNum&gt;25&lt;/RecNum&gt;&lt;record&gt;&lt;rec-number&gt;25&lt;/rec-number&gt;&lt;foreign-keys&gt;&lt;key app="EN" db-id="zfwte50rcpd99ves2saxp20700x0se5evfz2" timestamp="1766319572"&gt;25&lt;/key&gt;&lt;key app="ENWeb" db-id=""&gt;0&lt;/key&gt;&lt;/foreign-keys&gt;&lt;ref-type name="Journal Article"&gt;17&lt;/ref-type&gt;&lt;contributors&gt;&lt;authors&gt;&lt;author&gt;Lhermerout, Romain&lt;/author&gt;&lt;author&gt;Perkin, Susan&lt;/author&gt;&lt;/authors&gt;&lt;/contributors&gt;&lt;titles&gt;&lt;title&gt;A new methodology for a detailed investigation of quantized friction in ionic liquids&lt;/title&gt;&lt;secondary-title&gt;Physical Chemistry Chemical Physics&lt;/secondary-title&gt;&lt;/titles&gt;&lt;periodical&gt;&lt;full-title&gt;Physical Chemistry Chemical Physics&lt;/full-title&gt;&lt;/periodical&gt;&lt;pages&gt;455-466&lt;/pages&gt;&lt;volume&gt;22&lt;/volume&gt;&lt;number&gt;2&lt;/number&gt;&lt;section&gt;455&lt;/section&gt;&lt;dates&gt;&lt;year&gt;2020&lt;/year&gt;&lt;/dates&gt;&lt;isbn&gt;1463-9076&amp;#xD;1463-9084&lt;/isbn&gt;&lt;urls&gt;&lt;/urls&gt;&lt;electronic-resource-num&gt;10.1039/c9cp05422g&lt;/electronic-resource-num&gt;&lt;/record&gt;&lt;/Cite&gt;&lt;/EndNote&gt;</w:instrText>
      </w:r>
      <w:r w:rsidR="00467715">
        <w:fldChar w:fldCharType="separate"/>
      </w:r>
      <w:r w:rsidR="00467715" w:rsidRPr="00467715">
        <w:rPr>
          <w:noProof/>
          <w:vertAlign w:val="superscript"/>
        </w:rPr>
        <w:t>[27,28]</w:t>
      </w:r>
      <w:r w:rsidR="00467715">
        <w:fldChar w:fldCharType="end"/>
      </w:r>
      <w:r w:rsidR="009058AA" w:rsidRPr="009058AA">
        <w:rPr>
          <w:rFonts w:hint="eastAsia"/>
        </w:rPr>
        <w:t>。在已知接触几何和真实接触面积的前提下，将</w:t>
      </w:r>
      <w:r>
        <w:rPr>
          <w:rFonts w:hint="eastAsia"/>
        </w:rPr>
        <w:t>摩擦力对外加法向载荷进行拟合，其斜率即可视为离子液体薄膜在固体</w:t>
      </w:r>
      <w:r w:rsidR="00083F18">
        <w:rPr>
          <w:rFonts w:hint="eastAsia"/>
        </w:rPr>
        <w:t>界面处的</w:t>
      </w:r>
      <w:r w:rsidR="009058AA" w:rsidRPr="009058AA">
        <w:rPr>
          <w:rFonts w:hint="eastAsia"/>
        </w:rPr>
        <w:t>摩擦系数，从而实现对界面摩擦行为的定量表征</w:t>
      </w:r>
      <w:r w:rsidR="00843664">
        <w:rPr>
          <w:rFonts w:hint="eastAsia"/>
        </w:rPr>
        <w:t>。但</w:t>
      </w:r>
      <w:r w:rsidR="00843664">
        <w:rPr>
          <w:rFonts w:hint="eastAsia"/>
        </w:rPr>
        <w:t>S</w:t>
      </w:r>
      <w:r w:rsidR="00843664">
        <w:t>FA</w:t>
      </w:r>
      <w:r w:rsidR="00843664">
        <w:rPr>
          <w:rFonts w:hint="eastAsia"/>
        </w:rPr>
        <w:t>要求待测样品具有良好透光性，这大大限制了它的适用范围。</w:t>
      </w:r>
    </w:p>
    <w:p w14:paraId="07ED8214" w14:textId="77777777" w:rsidR="00FA4D65" w:rsidRDefault="009058AA" w:rsidP="00FA4D65">
      <w:pPr>
        <w:ind w:firstLine="480"/>
      </w:pPr>
      <w:r w:rsidRPr="009058AA">
        <w:rPr>
          <w:rFonts w:hint="eastAsia"/>
        </w:rPr>
        <w:t>相关综述工作也指出，</w:t>
      </w:r>
      <w:r w:rsidR="00B24CFA">
        <w:rPr>
          <w:rFonts w:hint="eastAsia"/>
        </w:rPr>
        <w:t>AFM</w:t>
      </w:r>
      <w:r w:rsidRPr="009058AA">
        <w:rPr>
          <w:rFonts w:hint="eastAsia"/>
        </w:rPr>
        <w:t>与</w:t>
      </w:r>
      <w:r w:rsidR="00B24CFA">
        <w:rPr>
          <w:rFonts w:hint="eastAsia"/>
        </w:rPr>
        <w:t>SFA</w:t>
      </w:r>
      <w:r w:rsidRPr="009058AA">
        <w:rPr>
          <w:rFonts w:hint="eastAsia"/>
        </w:rPr>
        <w:t>在研究固</w:t>
      </w:r>
      <w:r w:rsidR="00FB3B03">
        <w:rPr>
          <w:rFonts w:hint="eastAsia"/>
        </w:rPr>
        <w:t>体</w:t>
      </w:r>
      <w:r w:rsidRPr="009058AA">
        <w:rPr>
          <w:rFonts w:hint="eastAsia"/>
        </w:rPr>
        <w:t>-</w:t>
      </w:r>
      <w:r w:rsidRPr="009058AA">
        <w:rPr>
          <w:rFonts w:hint="eastAsia"/>
        </w:rPr>
        <w:t>离子液体界面摩擦时具有互补性：前者突出纳米尖端局域接触的空间分辨率，后者则更接近工程意义上的宏观接触，二者共同构成了理解离子液体边界润滑机理的重要实验基础</w:t>
      </w:r>
      <w:r w:rsidR="00467715">
        <w:fldChar w:fldCharType="begin"/>
      </w:r>
      <w:r w:rsidR="00467715">
        <w:instrText xml:space="preserve"> ADDIN EN.CITE &lt;EndNote&gt;&lt;Cite&gt;&lt;Author&gt;Lhermerout&lt;/Author&gt;&lt;Year&gt;2018&lt;/Year&gt;&lt;RecNum&gt;29&lt;/RecNum&gt;&lt;DisplayText&gt;&lt;style face="superscript"&gt;[27]&lt;/style&gt;&lt;/DisplayText&gt;&lt;record&gt;&lt;rec-number&gt;29&lt;/rec-number&gt;&lt;foreign-keys&gt;&lt;key app="EN" db-id="zfwte50rcpd99ves2saxp20700x0se5evfz2" timestamp="1766319686"&gt;29&lt;/key&gt;&lt;key app="ENWeb" db-id=""&gt;0&lt;/key&gt;&lt;/foreign-keys&gt;&lt;ref-type name="Journal Article"&gt;17&lt;/ref-type&gt;&lt;contributors&gt;&lt;authors&gt;&lt;author&gt;Lhermerout, Romain&lt;/author&gt;&lt;author&gt;Diederichs, Christophe&lt;/author&gt;&lt;author&gt;Perkin, Susan&lt;/author&gt;&lt;/authors&gt;&lt;/contributors&gt;&lt;titles&gt;&lt;title&gt;Are Ionic Liquids Good Boundary Lubricants? A Molecular Perspective&lt;/title&gt;&lt;secondary-title&gt;Lubricants&lt;/secondary-title&gt;&lt;/titles&gt;&lt;periodical&gt;&lt;full-title&gt;Lubricants&lt;/full-title&gt;&lt;/periodical&gt;&lt;volume&gt;6&lt;/volume&gt;&lt;number&gt;1&lt;/number&gt;&lt;section&gt;9&lt;/section&gt;&lt;dates&gt;&lt;year&gt;2018&lt;/year&gt;&lt;/dates&gt;&lt;isbn&gt;2075-4442&lt;/isbn&gt;&lt;urls&gt;&lt;/urls&gt;&lt;electronic-resource-num&gt;10.3390/lubricants6010009&lt;/electronic-resource-num&gt;&lt;/record&gt;&lt;/Cite&gt;&lt;/EndNote&gt;</w:instrText>
      </w:r>
      <w:r w:rsidR="00467715">
        <w:fldChar w:fldCharType="separate"/>
      </w:r>
      <w:r w:rsidR="00467715" w:rsidRPr="00467715">
        <w:rPr>
          <w:noProof/>
          <w:vertAlign w:val="superscript"/>
        </w:rPr>
        <w:t>[27]</w:t>
      </w:r>
      <w:r w:rsidR="00467715">
        <w:fldChar w:fldCharType="end"/>
      </w:r>
      <w:r w:rsidR="00B24CFA">
        <w:rPr>
          <w:rFonts w:hint="eastAsia"/>
        </w:rPr>
        <w:t>。例如，</w:t>
      </w:r>
      <w:r w:rsidR="00B24CFA">
        <w:rPr>
          <w:rFonts w:hint="eastAsia"/>
        </w:rPr>
        <w:t>Smith</w:t>
      </w:r>
      <w:r w:rsidR="0046109E">
        <w:rPr>
          <w:rFonts w:hint="eastAsia"/>
        </w:rPr>
        <w:t>等</w:t>
      </w:r>
      <w:r w:rsidR="00843664">
        <w:rPr>
          <w:rFonts w:hint="eastAsia"/>
        </w:rPr>
        <w:t>采用</w:t>
      </w:r>
      <w:r w:rsidR="00FB3B03">
        <w:rPr>
          <w:rFonts w:hint="eastAsia"/>
        </w:rPr>
        <w:t>S</w:t>
      </w:r>
      <w:r w:rsidR="002A64AE">
        <w:t>FA</w:t>
      </w:r>
      <w:r w:rsidR="002A64AE">
        <w:rPr>
          <w:rFonts w:hint="eastAsia"/>
        </w:rPr>
        <w:t>测量了云母</w:t>
      </w:r>
      <w:r w:rsidR="002A64AE">
        <w:rPr>
          <w:rFonts w:hint="eastAsia"/>
        </w:rPr>
        <w:t>-</w:t>
      </w:r>
      <w:r w:rsidR="002A64AE">
        <w:t>IL</w:t>
      </w:r>
      <w:r w:rsidR="002A64AE">
        <w:rPr>
          <w:rFonts w:hint="eastAsia"/>
        </w:rPr>
        <w:t>s</w:t>
      </w:r>
      <w:r w:rsidR="002A64AE">
        <w:rPr>
          <w:rFonts w:hint="eastAsia"/>
        </w:rPr>
        <w:t>界面间的</w:t>
      </w:r>
      <w:r w:rsidR="00B24CFA">
        <w:rPr>
          <w:rFonts w:hint="eastAsia"/>
        </w:rPr>
        <w:t>“力曲线”（图</w:t>
      </w:r>
      <w:r w:rsidR="00B24CFA">
        <w:rPr>
          <w:rFonts w:hint="eastAsia"/>
        </w:rPr>
        <w:t>1</w:t>
      </w:r>
      <w:r w:rsidR="00B24CFA">
        <w:t>.2</w:t>
      </w:r>
      <w:r w:rsidR="00B24CFA">
        <w:rPr>
          <w:rFonts w:hint="eastAsia"/>
        </w:rPr>
        <w:t>c</w:t>
      </w:r>
      <w:r w:rsidR="00B24CFA">
        <w:rPr>
          <w:rFonts w:hint="eastAsia"/>
        </w:rPr>
        <w:t>）和“摩擦力</w:t>
      </w:r>
      <w:r w:rsidR="00B24CFA">
        <w:rPr>
          <w:rFonts w:hint="eastAsia"/>
        </w:rPr>
        <w:t>-</w:t>
      </w:r>
      <w:r w:rsidR="00B24CFA">
        <w:rPr>
          <w:rFonts w:hint="eastAsia"/>
        </w:rPr>
        <w:t>载荷曲线”（图</w:t>
      </w:r>
      <w:r w:rsidR="00B24CFA">
        <w:rPr>
          <w:rFonts w:hint="eastAsia"/>
        </w:rPr>
        <w:t>1</w:t>
      </w:r>
      <w:r w:rsidR="00B24CFA">
        <w:t>.2</w:t>
      </w:r>
      <w:r w:rsidR="00B24CFA">
        <w:rPr>
          <w:rFonts w:hint="eastAsia"/>
        </w:rPr>
        <w:t>d</w:t>
      </w:r>
      <w:r w:rsidR="00B24CFA">
        <w:rPr>
          <w:rFonts w:hint="eastAsia"/>
        </w:rPr>
        <w:t>）</w:t>
      </w:r>
      <w:r w:rsidR="002A64AE">
        <w:rPr>
          <w:rFonts w:hint="eastAsia"/>
        </w:rPr>
        <w:t>，通过</w:t>
      </w:r>
      <w:r w:rsidR="00B24CFA">
        <w:rPr>
          <w:rFonts w:hint="eastAsia"/>
        </w:rPr>
        <w:t>对照分析</w:t>
      </w:r>
      <w:r w:rsidR="0046109E">
        <w:rPr>
          <w:rFonts w:hint="eastAsia"/>
        </w:rPr>
        <w:t>发现</w:t>
      </w:r>
      <w:r w:rsidR="00B24CFA">
        <w:rPr>
          <w:rFonts w:hint="eastAsia"/>
        </w:rPr>
        <w:t>摩擦力随</w:t>
      </w:r>
      <w:r w:rsidR="0046109E">
        <w:rPr>
          <w:rFonts w:hint="eastAsia"/>
        </w:rPr>
        <w:t>离子液体薄膜厚度变化呈现“量子化阶梯式”变化，即摩擦系数随受限层数的减少呈离散跃迁，这一“量子化摩擦”现象直接反映了层状离子结构对界面能量耗散的主导作用</w:t>
      </w:r>
      <w:r w:rsidR="00467715">
        <w:fldChar w:fldCharType="begin"/>
      </w:r>
      <w:r w:rsidR="00467715">
        <w:instrText xml:space="preserve"> ADDIN EN.CITE &lt;EndNote&gt;&lt;Cite&gt;&lt;Author&gt;Smith&lt;/Author&gt;&lt;Year&gt;2013&lt;/Year&gt;&lt;RecNum&gt;23&lt;/RecNum&gt;&lt;DisplayText&gt;&lt;style face="superscript"&gt;[25]&lt;/style&gt;&lt;/DisplayText&gt;&lt;record&gt;&lt;rec-number&gt;23&lt;/rec-number&gt;&lt;foreign-keys&gt;&lt;key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 Alexander M.&lt;/author&gt;&lt;author&gt;Lovelock, Kevin R. J.&lt;/author&gt;&lt;author&gt;Gosvami, Nitya Nand&lt;/author&gt;&lt;author&gt;Welton, Tom&lt;/author&gt;&lt;author&gt;Perkin, Susan&lt;/author&gt;&lt;/authors&gt;&lt;/contributors&gt;&lt;titles&gt;&lt;title&gt;Quantized friction across ionic liquid thin films&lt;/title&gt;&lt;secondary-title&gt;Physical Chemistry Chemical Physics&lt;/secondary-title&gt;&lt;/titles&gt;&lt;periodical&gt;&lt;full-title&gt;Physical Chemistry Chemical Physics&lt;/full-title&gt;&lt;/periodical&gt;&lt;volume&gt;15&lt;/volume&gt;&lt;number&gt;37&lt;/number&gt;&lt;section&gt;15317&lt;/section&gt;&lt;dates&gt;&lt;year&gt;2013&lt;/year&gt;&lt;/dates&gt;&lt;isbn&gt;1463-9076&amp;#xD;1463-9084&lt;/isbn&gt;&lt;urls&gt;&lt;/urls&gt;&lt;electronic-resource-num&gt;10.1039/c3cp52779d&lt;/electronic-resource-num&gt;&lt;/record&gt;&lt;/Cite&gt;&lt;/EndNote&gt;</w:instrText>
      </w:r>
      <w:r w:rsidR="00467715">
        <w:fldChar w:fldCharType="separate"/>
      </w:r>
      <w:r w:rsidR="00467715" w:rsidRPr="00467715">
        <w:rPr>
          <w:noProof/>
          <w:vertAlign w:val="superscript"/>
        </w:rPr>
        <w:t>[25]</w:t>
      </w:r>
      <w:r w:rsidR="00467715">
        <w:fldChar w:fldCharType="end"/>
      </w:r>
      <w:r w:rsidR="0046109E">
        <w:rPr>
          <w:rFonts w:hint="eastAsia"/>
        </w:rPr>
        <w:t>。</w:t>
      </w:r>
      <w:r w:rsidR="00083F18" w:rsidRPr="00083F18">
        <w:rPr>
          <w:rFonts w:hint="eastAsia"/>
        </w:rPr>
        <w:t>大量</w:t>
      </w:r>
      <w:r w:rsidR="00B24CFA">
        <w:rPr>
          <w:rFonts w:hint="eastAsia"/>
        </w:rPr>
        <w:t>AFM</w:t>
      </w:r>
      <w:r w:rsidR="00083F18" w:rsidRPr="00083F18">
        <w:rPr>
          <w:rFonts w:hint="eastAsia"/>
        </w:rPr>
        <w:t>研究</w:t>
      </w:r>
      <w:r w:rsidR="00B24CFA">
        <w:rPr>
          <w:rFonts w:hint="eastAsia"/>
        </w:rPr>
        <w:t>也</w:t>
      </w:r>
      <w:r w:rsidR="00083F18" w:rsidRPr="00083F18">
        <w:rPr>
          <w:rFonts w:hint="eastAsia"/>
        </w:rPr>
        <w:t>表明，当离子液体被限制在固体表面间仅有几个离子层厚度时，其摩擦力和摩擦系数与受限层数和离子排布密切相关</w:t>
      </w:r>
      <w:r w:rsidR="00077CD1">
        <w:fldChar w:fldCharType="begin"/>
      </w:r>
      <w:r w:rsidR="00077CD1">
        <w:instrText xml:space="preserve"> ADDIN EN.CITE &lt;EndNote&gt;&lt;Cite&gt;&lt;Author&gt;He&lt;/Author&gt;&lt;Year&gt;2021&lt;/Year&gt;&lt;RecNum&gt;22&lt;/RecNum&gt;&lt;DisplayText&gt;&lt;style face="superscript"&gt;[24]&lt;/style&gt;&lt;/DisplayText&gt;&lt;record&gt;&lt;rec-number&gt;22&lt;/rec-number&gt;&lt;foreign-keys&gt;&lt;key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Yuqing&lt;/author&gt;&lt;author&gt;Li, Han&lt;/author&gt;&lt;author&gt;Qu, Cangyu&lt;/author&gt;&lt;author&gt;Cao,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EndNote&gt;</w:instrText>
      </w:r>
      <w:r w:rsidR="00077CD1">
        <w:fldChar w:fldCharType="separate"/>
      </w:r>
      <w:r w:rsidR="00077CD1" w:rsidRPr="00077CD1">
        <w:rPr>
          <w:noProof/>
          <w:vertAlign w:val="superscript"/>
        </w:rPr>
        <w:t>[24]</w:t>
      </w:r>
      <w:r w:rsidR="00077CD1">
        <w:fldChar w:fldCharType="end"/>
      </w:r>
      <w:r w:rsidR="00B24CFA">
        <w:rPr>
          <w:rFonts w:hint="eastAsia"/>
        </w:rPr>
        <w:t>。</w:t>
      </w:r>
    </w:p>
    <w:p w14:paraId="3DA3E71F" w14:textId="77777777" w:rsidR="00FA4D65" w:rsidRDefault="003024A9" w:rsidP="00FA4D65">
      <w:pPr>
        <w:pStyle w:val="ac"/>
      </w:pPr>
      <w:r>
        <w:rPr>
          <w:rFonts w:hint="eastAsia"/>
          <w:noProof/>
        </w:rPr>
        <w:drawing>
          <wp:inline distT="0" distB="0" distL="0" distR="0" wp14:anchorId="0D17488D" wp14:editId="5146EED6">
            <wp:extent cx="5274310" cy="27584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 AFM-SF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758440"/>
                    </a:xfrm>
                    <a:prstGeom prst="rect">
                      <a:avLst/>
                    </a:prstGeom>
                  </pic:spPr>
                </pic:pic>
              </a:graphicData>
            </a:graphic>
          </wp:inline>
        </w:drawing>
      </w:r>
    </w:p>
    <w:p w14:paraId="53E67065" w14:textId="77777777" w:rsidR="00FA4D65" w:rsidRPr="0009547D" w:rsidRDefault="00182B7E" w:rsidP="00FA4D65">
      <w:pPr>
        <w:pStyle w:val="ac"/>
      </w:pPr>
      <w:r w:rsidRPr="0009547D">
        <w:rPr>
          <w:rFonts w:hint="eastAsia"/>
        </w:rPr>
        <w:t>图</w:t>
      </w:r>
      <w:r w:rsidRPr="0009547D">
        <w:rPr>
          <w:rFonts w:hint="eastAsia"/>
        </w:rPr>
        <w:t>1</w:t>
      </w:r>
      <w:r w:rsidRPr="0009547D">
        <w:t>.2</w:t>
      </w:r>
      <w:r w:rsidR="00CF12C5" w:rsidRPr="0009547D">
        <w:t xml:space="preserve"> (a) </w:t>
      </w:r>
      <w:r w:rsidR="00CF12C5" w:rsidRPr="0009547D">
        <w:rPr>
          <w:rFonts w:hint="eastAsia"/>
        </w:rPr>
        <w:t>原子力显微镜</w:t>
      </w:r>
      <w:r w:rsidR="00CF12C5" w:rsidRPr="0009547D">
        <w:rPr>
          <w:rFonts w:hint="eastAsia"/>
        </w:rPr>
        <w:t>(AFM)</w:t>
      </w:r>
      <w:r w:rsidR="00CF12C5" w:rsidRPr="0009547D">
        <w:rPr>
          <w:rFonts w:hint="eastAsia"/>
        </w:rPr>
        <w:t>工作原理示意图</w:t>
      </w:r>
      <w:r w:rsidR="00077CD1">
        <w:fldChar w:fldCharType="begin"/>
      </w:r>
      <w:r w:rsidR="00077CD1">
        <w:instrText xml:space="preserve"> ADDIN EN.CITE &lt;EndNote&gt;&lt;Cite&gt;&lt;Author&gt;An&lt;/Author&gt;&lt;Year&gt;2022&lt;/Year&gt;&lt;RecNum&gt;26&lt;/RecNum&gt;&lt;DisplayText&gt;&lt;style face="superscript"&gt;[15]&lt;/style&gt;&lt;/DisplayText&gt;&lt;record&gt;&lt;rec-number&gt;26&lt;/rec-number&gt;&lt;foreign-keys&gt;&lt;key app="EN" db-id="zfwte50rcpd99ves2saxp20700x0se5evfz2" timestamp="1766319592"&gt;26&lt;/key&gt;&lt;key app="ENWeb" db-id=""&gt;0&lt;/key&gt;&lt;/foreign-keys&gt;&lt;ref-type name="Journal Article"&gt;17&lt;/ref-type&gt;&lt;contributors&gt;&lt;authors&gt;&lt;author&gt;An, Rong&lt;/author&gt;&lt;author&gt;Laaksonen, Aatto&lt;/author&gt;&lt;author&gt;Wu, Muqiu&lt;/author&gt;&lt;author&gt;Zhu, Yudan&lt;/author&gt;&lt;author&gt;Shah, Faiz Ullah&lt;/author&gt;&lt;author&gt;Lu, Xiaohua&lt;/author&gt;&lt;author&gt;Ji, Xiaoyan&lt;/author&gt;&lt;/authors&gt;&lt;/contributors&gt;&lt;titles&gt;&lt;title&gt;Atomic force microscopy probing interactions and microstructures of ionic liquids at solid surfaces&lt;/title&gt;&lt;secondary-title&gt;Nanoscale&lt;/secondary-title&gt;&lt;/titles&gt;&lt;periodical&gt;&lt;full-title&gt;Nanoscale&lt;/full-title&gt;&lt;/periodical&gt;&lt;pages&gt;11098-11128&lt;/pages&gt;&lt;volume&gt;14&lt;/volume&gt;&lt;number&gt;31&lt;/number&gt;&lt;section&gt;11098&lt;/section&gt;&lt;dates&gt;&lt;year&gt;2022&lt;/year&gt;&lt;/dates&gt;&lt;isbn&gt;2040-3364&amp;#xD;2040-3372&lt;/isbn&gt;&lt;urls&gt;&lt;/urls&gt;&lt;electronic-resource-num&gt;10.1039/d2nr02812c&lt;/electronic-resource-num&gt;&lt;/record&gt;&lt;/Cite&gt;&lt;/EndNote&gt;</w:instrText>
      </w:r>
      <w:r w:rsidR="00077CD1">
        <w:fldChar w:fldCharType="separate"/>
      </w:r>
      <w:r w:rsidR="00077CD1" w:rsidRPr="00077CD1">
        <w:rPr>
          <w:noProof/>
          <w:vertAlign w:val="superscript"/>
        </w:rPr>
        <w:t>[15]</w:t>
      </w:r>
      <w:r w:rsidR="00077CD1">
        <w:fldChar w:fldCharType="end"/>
      </w:r>
      <w:r w:rsidR="00CF12C5" w:rsidRPr="0009547D">
        <w:rPr>
          <w:rFonts w:hint="eastAsia"/>
        </w:rPr>
        <w:t>，</w:t>
      </w:r>
      <w:r w:rsidR="00CF12C5" w:rsidRPr="0009547D">
        <w:rPr>
          <w:rFonts w:hint="eastAsia"/>
        </w:rPr>
        <w:t>(</w:t>
      </w:r>
      <w:r w:rsidR="00CF12C5" w:rsidRPr="0009547D">
        <w:t xml:space="preserve">b) </w:t>
      </w:r>
      <w:r w:rsidR="00CF12C5" w:rsidRPr="0009547D">
        <w:rPr>
          <w:rFonts w:hint="eastAsia"/>
        </w:rPr>
        <w:t>表面力仪</w:t>
      </w:r>
      <w:r w:rsidR="00CF12C5" w:rsidRPr="0009547D">
        <w:rPr>
          <w:rFonts w:hint="eastAsia"/>
        </w:rPr>
        <w:t>(S</w:t>
      </w:r>
      <w:r w:rsidR="00CF12C5" w:rsidRPr="0009547D">
        <w:t>FB</w:t>
      </w:r>
      <w:r w:rsidR="00CF12C5" w:rsidRPr="0009547D">
        <w:rPr>
          <w:rFonts w:hint="eastAsia"/>
        </w:rPr>
        <w:t>)</w:t>
      </w:r>
      <w:r w:rsidR="00CF12C5" w:rsidRPr="0009547D">
        <w:rPr>
          <w:rFonts w:hint="eastAsia"/>
        </w:rPr>
        <w:t>工作原理示意图</w:t>
      </w:r>
      <w:r w:rsidR="00CF39EA">
        <w:fldChar w:fldCharType="begin"/>
      </w:r>
      <w:r w:rsidR="00CF39EA">
        <w:instrText xml:space="preserve"> ADDIN EN.CITE &lt;EndNote&gt;&lt;Cite&gt;&lt;Author&gt;Smith&lt;/Author&gt;&lt;Year&gt;2013&lt;/Year&gt;&lt;RecNum&gt;37&lt;/RecNum&gt;&lt;DisplayText&gt;&lt;style face="superscript"&gt;[29]&lt;/style&gt;&lt;/DisplayText&gt;&lt;record&gt;&lt;rec-number&gt;37&lt;/rec-number&gt;&lt;foreign-keys&gt;&lt;key app="EN" db-id="zfwte50rcpd99ves2saxp20700x0se5evfz2" timestamp="1766347399"&gt;37&lt;/key&gt;&lt;key app="ENWeb" db-id=""&gt;0&lt;/key&gt;&lt;/foreign-keys&gt;&lt;ref-type name="Journal Article"&gt;17&lt;/ref-type&gt;&lt;contributors&gt;&lt;authors&gt;&lt;author&gt;Smith, Alexander M.&lt;/author&gt;&lt;author&gt;Lovelock, Kevin R. J.&lt;/author&gt;&lt;author&gt;Perkin, Susan&lt;/author&gt;&lt;/authors&gt;&lt;/contributors&gt;&lt;titles&gt;&lt;title&gt;Monolayer and bilayer structures in ionic liquids and their mixtures confined to nano-films&lt;/title&gt;&lt;secondary-title&gt;Faraday Discussions&lt;/secondary-title&gt;&lt;/titles&gt;&lt;periodical&gt;&lt;full-title&gt;Faraday Discussions&lt;/full-title&gt;&lt;/periodical&gt;&lt;volume&gt;167&lt;/volume&gt;&lt;section&gt;279&lt;/section&gt;&lt;dates&gt;&lt;year&gt;2013&lt;/year&gt;&lt;/dates&gt;&lt;isbn&gt;1359-6640&amp;#xD;1364-5498&lt;/isbn&gt;&lt;urls&gt;&lt;/urls&gt;&lt;electronic-resource-num&gt;10.1039/c3fd00075c&lt;/electronic-resource-num&gt;&lt;/record&gt;&lt;/Cite&gt;&lt;/EndNote&gt;</w:instrText>
      </w:r>
      <w:r w:rsidR="00CF39EA">
        <w:fldChar w:fldCharType="separate"/>
      </w:r>
      <w:r w:rsidR="00CF39EA" w:rsidRPr="00CF39EA">
        <w:rPr>
          <w:noProof/>
          <w:vertAlign w:val="superscript"/>
        </w:rPr>
        <w:t>[29]</w:t>
      </w:r>
      <w:r w:rsidR="00CF39EA">
        <w:fldChar w:fldCharType="end"/>
      </w:r>
      <w:r w:rsidR="00CF12C5" w:rsidRPr="0009547D">
        <w:rPr>
          <w:rFonts w:hint="eastAsia"/>
        </w:rPr>
        <w:t>，</w:t>
      </w:r>
      <w:r w:rsidR="00CF12C5" w:rsidRPr="0009547D">
        <w:rPr>
          <w:rFonts w:hint="eastAsia"/>
        </w:rPr>
        <w:t>(</w:t>
      </w:r>
      <w:r w:rsidR="00CF12C5" w:rsidRPr="0009547D">
        <w:t xml:space="preserve">c) </w:t>
      </w:r>
      <w:r w:rsidR="00CF12C5" w:rsidRPr="0009547D">
        <w:rPr>
          <w:rFonts w:hint="eastAsia"/>
        </w:rPr>
        <w:t>用</w:t>
      </w:r>
      <w:r w:rsidR="00CF12C5" w:rsidRPr="0009547D">
        <w:rPr>
          <w:rFonts w:hint="eastAsia"/>
        </w:rPr>
        <w:t>SF</w:t>
      </w:r>
      <w:r w:rsidR="0009547D" w:rsidRPr="0009547D">
        <w:t>B</w:t>
      </w:r>
      <w:r w:rsidR="00CF12C5" w:rsidRPr="0009547D">
        <w:rPr>
          <w:rFonts w:hint="eastAsia"/>
        </w:rPr>
        <w:t>采集离子液体</w:t>
      </w:r>
      <w:r w:rsidR="0009547D" w:rsidRPr="0009547D">
        <w:t>[C</w:t>
      </w:r>
      <w:r w:rsidR="0009547D" w:rsidRPr="0076517F">
        <w:rPr>
          <w:vertAlign w:val="subscript"/>
        </w:rPr>
        <w:t>4</w:t>
      </w:r>
      <w:r w:rsidR="0009547D" w:rsidRPr="0009547D">
        <w:t>C</w:t>
      </w:r>
      <w:r w:rsidR="0009547D" w:rsidRPr="0076517F">
        <w:rPr>
          <w:vertAlign w:val="subscript"/>
        </w:rPr>
        <w:t>1</w:t>
      </w:r>
      <w:r w:rsidR="0009547D" w:rsidRPr="0009547D">
        <w:t>Pyrr][NTf</w:t>
      </w:r>
      <w:r w:rsidR="0009547D" w:rsidRPr="0076517F">
        <w:rPr>
          <w:vertAlign w:val="subscript"/>
        </w:rPr>
        <w:t>2</w:t>
      </w:r>
      <w:r w:rsidR="0009547D" w:rsidRPr="0009547D">
        <w:t>]</w:t>
      </w:r>
      <w:r w:rsidR="00CF12C5" w:rsidRPr="0009547D">
        <w:rPr>
          <w:rFonts w:hint="eastAsia"/>
        </w:rPr>
        <w:t>受限在云母表面的力</w:t>
      </w:r>
      <w:r w:rsidR="00CF12C5" w:rsidRPr="0009547D">
        <w:rPr>
          <w:rFonts w:hint="eastAsia"/>
        </w:rPr>
        <w:t>-</w:t>
      </w:r>
      <w:r w:rsidR="00CF12C5" w:rsidRPr="0009547D">
        <w:rPr>
          <w:rFonts w:hint="eastAsia"/>
        </w:rPr>
        <w:t>距离曲线关系图</w:t>
      </w:r>
      <w:r w:rsidR="00CF39EA">
        <w:fldChar w:fldCharType="begin"/>
      </w:r>
      <w:r w:rsidR="00CF39EA">
        <w:instrText xml:space="preserve"> ADDIN EN.CITE &lt;EndNote&gt;&lt;Cite&gt;&lt;Author&gt;Smith&lt;/Author&gt;&lt;Year&gt;2013&lt;/Year&gt;&lt;RecNum&gt;23&lt;/RecNum&gt;&lt;DisplayText&gt;&lt;style face="superscript"&gt;[25]&lt;/style&gt;&lt;/DisplayText&gt;&lt;record&gt;&lt;rec-number&gt;23&lt;/rec-number&gt;&lt;foreign-keys&gt;&lt;key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 Alexander M.&lt;/author&gt;&lt;author&gt;Lovelock, Kevin R. J.&lt;/author&gt;&lt;author&gt;Gosvami, Nitya Nand&lt;/author&gt;&lt;author&gt;Welton, Tom&lt;/author&gt;&lt;author&gt;Perkin, Susan&lt;/author&gt;&lt;/authors&gt;&lt;/contributors&gt;&lt;titles&gt;&lt;title&gt;Quantized friction across ionic liquid thin films&lt;/title&gt;&lt;secondary-title&gt;Physical Chemistry Chemical Physics&lt;/secondary-title&gt;&lt;/titles&gt;&lt;periodical&gt;&lt;full-title&gt;Physical Chemistry Chemical Physics&lt;/full-title&gt;&lt;/periodical&gt;&lt;volume&gt;15&lt;/volume&gt;&lt;number&gt;37&lt;/number&gt;&lt;section&gt;15317&lt;/section&gt;&lt;dates&gt;&lt;year&gt;2013&lt;/year&gt;&lt;/dates&gt;&lt;isbn&gt;1463-9076&amp;#xD;1463-9084&lt;/isbn&gt;&lt;urls&gt;&lt;/urls&gt;&lt;electronic-resource-num&gt;10.1039/c3cp52779d&lt;/electronic-resource-num&gt;&lt;/record&gt;&lt;/Cite&gt;&lt;/EndNote&gt;</w:instrText>
      </w:r>
      <w:r w:rsidR="00CF39EA">
        <w:fldChar w:fldCharType="separate"/>
      </w:r>
      <w:r w:rsidR="00CF39EA" w:rsidRPr="00CF39EA">
        <w:rPr>
          <w:noProof/>
          <w:vertAlign w:val="superscript"/>
        </w:rPr>
        <w:t>[25]</w:t>
      </w:r>
      <w:r w:rsidR="00CF39EA">
        <w:fldChar w:fldCharType="end"/>
      </w:r>
      <w:r w:rsidR="0009547D" w:rsidRPr="0009547D">
        <w:rPr>
          <w:rFonts w:hint="eastAsia"/>
        </w:rPr>
        <w:t>，</w:t>
      </w:r>
      <w:r w:rsidR="0009547D" w:rsidRPr="0009547D">
        <w:t>(d)</w:t>
      </w:r>
      <w:r w:rsidR="00CF39EA">
        <w:t xml:space="preserve"> </w:t>
      </w:r>
      <w:r w:rsidR="0009547D" w:rsidRPr="0009547D">
        <w:t xml:space="preserve"> </w:t>
      </w:r>
      <w:r w:rsidR="0009547D" w:rsidRPr="0009547D">
        <w:t>云母</w:t>
      </w:r>
      <w:r w:rsidR="0009547D" w:rsidRPr="0009547D">
        <w:rPr>
          <w:rFonts w:hint="eastAsia"/>
        </w:rPr>
        <w:t>-</w:t>
      </w:r>
      <w:r w:rsidR="0009547D" w:rsidRPr="0009547D">
        <w:rPr>
          <w:rFonts w:hint="eastAsia"/>
        </w:rPr>
        <w:t>离子液体</w:t>
      </w:r>
      <w:r w:rsidR="0009547D" w:rsidRPr="0009547D">
        <w:t>[C</w:t>
      </w:r>
      <w:r w:rsidR="0009547D" w:rsidRPr="0076517F">
        <w:rPr>
          <w:vertAlign w:val="subscript"/>
        </w:rPr>
        <w:t>4</w:t>
      </w:r>
      <w:r w:rsidR="0009547D" w:rsidRPr="0009547D">
        <w:t>C</w:t>
      </w:r>
      <w:r w:rsidR="0009547D" w:rsidRPr="0076517F">
        <w:rPr>
          <w:vertAlign w:val="subscript"/>
        </w:rPr>
        <w:t>1</w:t>
      </w:r>
      <w:r w:rsidR="0009547D" w:rsidRPr="0009547D">
        <w:t>Pyrr][NTf</w:t>
      </w:r>
      <w:r w:rsidR="0009547D" w:rsidRPr="0076517F">
        <w:rPr>
          <w:vertAlign w:val="subscript"/>
        </w:rPr>
        <w:t>2</w:t>
      </w:r>
      <w:r w:rsidR="0009547D" w:rsidRPr="0009547D">
        <w:t>]</w:t>
      </w:r>
      <w:r w:rsidR="0009547D" w:rsidRPr="0009547D">
        <w:rPr>
          <w:rFonts w:hint="eastAsia"/>
        </w:rPr>
        <w:t>界面处，不同离子液体层数下的</w:t>
      </w:r>
      <w:r w:rsidR="0009547D" w:rsidRPr="0009547D">
        <w:t>摩擦力</w:t>
      </w:r>
      <w:r w:rsidR="0009547D" w:rsidRPr="0009547D">
        <w:rPr>
          <w:rFonts w:hint="eastAsia"/>
        </w:rPr>
        <w:t>-</w:t>
      </w:r>
      <w:r w:rsidR="0009547D" w:rsidRPr="0009547D">
        <w:rPr>
          <w:rFonts w:hint="eastAsia"/>
        </w:rPr>
        <w:t>载荷曲线</w:t>
      </w:r>
      <w:r w:rsidR="0009547D">
        <w:rPr>
          <w:rFonts w:hint="eastAsia"/>
        </w:rPr>
        <w:t>关系</w:t>
      </w:r>
      <w:r w:rsidR="0009547D" w:rsidRPr="0009547D">
        <w:rPr>
          <w:rFonts w:hint="eastAsia"/>
        </w:rPr>
        <w:t>图</w:t>
      </w:r>
      <w:r w:rsidR="00CF39EA">
        <w:fldChar w:fldCharType="begin"/>
      </w:r>
      <w:r w:rsidR="00CF39EA">
        <w:instrText xml:space="preserve"> ADDIN EN.CITE &lt;EndNote&gt;&lt;Cite&gt;&lt;Author&gt;Smith&lt;/Author&gt;&lt;Year&gt;2013&lt;/Year&gt;&lt;RecNum&gt;23&lt;/RecNum&gt;&lt;DisplayText&gt;&lt;style face="superscript"&gt;[25]&lt;/style&gt;&lt;/DisplayText&gt;&lt;record&gt;&lt;rec-number&gt;23&lt;/rec-number&gt;&lt;foreign-keys&gt;&lt;key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 Alexander M.&lt;/author&gt;&lt;author&gt;Lovelock, Kevin R. J.&lt;/author&gt;&lt;author&gt;Gosvami, Nitya Nand&lt;/author&gt;&lt;author&gt;Welton, Tom&lt;/author&gt;&lt;author&gt;Perkin, Susan&lt;/author&gt;&lt;/authors&gt;&lt;/contributors&gt;&lt;titles&gt;&lt;title&gt;Quantized friction across ionic liquid thin films&lt;/title&gt;&lt;secondary-title&gt;Physical Chemistry Chemical Physics&lt;/secondary-title&gt;&lt;/titles&gt;&lt;periodical&gt;&lt;full-title&gt;Physical Chemistry Chemical Physics&lt;/full-title&gt;&lt;/periodical&gt;&lt;volume&gt;15&lt;/volume&gt;&lt;number&gt;37&lt;/number&gt;&lt;section&gt;15317&lt;/section&gt;&lt;dates&gt;&lt;year&gt;2013&lt;/year&gt;&lt;/dates&gt;&lt;isbn&gt;1463-9076&amp;#xD;1463-9084&lt;/isbn&gt;&lt;urls&gt;&lt;/urls&gt;&lt;electronic-resource-num&gt;10.1039/c3cp52779d&lt;/electronic-resource-num&gt;&lt;/record&gt;&lt;/Cite&gt;&lt;/EndNote&gt;</w:instrText>
      </w:r>
      <w:r w:rsidR="00CF39EA">
        <w:fldChar w:fldCharType="separate"/>
      </w:r>
      <w:r w:rsidR="00CF39EA" w:rsidRPr="00CF39EA">
        <w:rPr>
          <w:noProof/>
          <w:vertAlign w:val="superscript"/>
        </w:rPr>
        <w:t>[25]</w:t>
      </w:r>
      <w:r w:rsidR="00CF39EA">
        <w:fldChar w:fldCharType="end"/>
      </w:r>
      <w:r w:rsidR="0009547D">
        <w:rPr>
          <w:rFonts w:hint="eastAsia"/>
        </w:rPr>
        <w:t>。</w:t>
      </w:r>
    </w:p>
    <w:p w14:paraId="4A72AE41" w14:textId="77777777" w:rsidR="00587E87" w:rsidRPr="00587E87" w:rsidRDefault="00587E87" w:rsidP="00670717">
      <w:pPr>
        <w:ind w:firstLine="480"/>
      </w:pPr>
      <w:r>
        <w:rPr>
          <w:rFonts w:hint="eastAsia"/>
        </w:rPr>
        <w:t>除实验手段以外，</w:t>
      </w:r>
      <w:r w:rsidRPr="000E5D3E">
        <w:rPr>
          <w:rFonts w:hint="eastAsia"/>
        </w:rPr>
        <w:t>分子模拟已被广泛用于揭示受限条件下离子液体润滑行为的微观机理</w:t>
      </w:r>
      <w:r w:rsidR="00C162E1">
        <w:fldChar w:fldCharType="begin">
          <w:fldData xml:space="preserve">PEVuZE5vdGU+PENpdGU+PEF1dGhvcj5BbjwvQXV0aG9yPjxZZWFyPjIwMjI8L1llYXI+PFJlY051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</w:fldData>
        </w:fldChar>
      </w:r>
      <w:r w:rsidR="00C162E1">
        <w:instrText xml:space="preserve"> ADDIN EN.CITE </w:instrText>
      </w:r>
      <w:r w:rsidR="00C162E1">
        <w:fldChar w:fldCharType="begin">
          <w:fldData xml:space="preserve">PEVuZE5vdGU+PENpdGU+PEF1dGhvcj5BbjwvQXV0aG9yPjxZZWFyPjIwMjI8L1llYXI+PFJlY051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</w:fldData>
        </w:fldChar>
      </w:r>
      <w:r w:rsidR="00C162E1">
        <w:instrText xml:space="preserve"> ADDIN EN.CITE.DATA </w:instrText>
      </w:r>
      <w:r w:rsidR="00C162E1">
        <w:fldChar w:fldCharType="end"/>
      </w:r>
      <w:r w:rsidR="00C162E1">
        <w:fldChar w:fldCharType="separate"/>
      </w:r>
      <w:r w:rsidR="00C162E1" w:rsidRPr="00C162E1">
        <w:rPr>
          <w:noProof/>
          <w:vertAlign w:val="superscript"/>
        </w:rPr>
        <w:t>[15,17,30-32]</w:t>
      </w:r>
      <w:r w:rsidR="00C162E1">
        <w:fldChar w:fldCharType="end"/>
      </w:r>
      <w:r w:rsidRPr="000E5D3E">
        <w:rPr>
          <w:rFonts w:hint="eastAsia"/>
        </w:rPr>
        <w:t>。</w:t>
      </w:r>
      <w:r>
        <w:rPr>
          <w:rFonts w:hint="eastAsia"/>
        </w:rPr>
        <w:t>原子尺度与粗粒化分子动力学模拟为固</w:t>
      </w:r>
      <w:r>
        <w:rPr>
          <w:rFonts w:hint="eastAsia"/>
        </w:rPr>
        <w:t>-</w:t>
      </w:r>
      <w:r w:rsidRPr="000E5D3E">
        <w:rPr>
          <w:rFonts w:hint="eastAsia"/>
        </w:rPr>
        <w:t>液界面处的离子层化、扩散与吸附等过程提供了关键认识</w:t>
      </w:r>
      <w:r w:rsidR="00C162E1">
        <w:fldChar w:fldCharType="begin"/>
      </w:r>
      <w:r w:rsidR="00C162E1">
        <w:instrText xml:space="preserve"> ADDIN EN.CITE &lt;EndNote&gt;&lt;Cite&gt;&lt;Author&gt;Wang&lt;/Author&gt;&lt;Year&gt;2020&lt;/Year&gt;&lt;RecNum&gt;45&lt;/RecNum&gt;&lt;DisplayText&gt;&lt;style face="superscript"&gt;[33]&lt;/style&gt;&lt;/DisplayText&gt;&lt;record&gt;&lt;rec-number&gt;45&lt;/rec-number&gt;&lt;foreign-keys&gt;&lt;key app="EN" db-id="zfwte50rcpd99ves2saxp20700x0se5evfz2" timestamp="1766389923"&gt;45&lt;/key&gt;&lt;key app="ENWeb" db-id=""&gt;0&lt;/key&gt;&lt;/foreign-keys&gt;&lt;ref-type name="Journal Article"&gt;17&lt;/ref-type&gt;&lt;contributors&gt;&lt;authors&gt;&lt;author&gt;Wang, Yong-Lei&lt;/author&gt;&lt;author&gt;Li, Bin&lt;/author&gt;&lt;author&gt;Sarman, Sten&lt;/author&gt;&lt;author&gt;Mocci, Francesca&lt;/author&gt;&lt;author&gt;Lu, Zhong-Yuan&lt;/author&gt;&lt;author&gt;Yuan, Jiayin&lt;/author&gt;&lt;author&gt;Laaksonen, Aatto&lt;/author&gt;&lt;author&gt;Fayer, Michael D.&lt;/author&gt;&lt;/authors&gt;&lt;/contributors&gt;&lt;titles&gt;&lt;title&gt;Microstructural and Dynamical Heterogeneities in Ionic Liquids&lt;/title&gt;&lt;secondary-title&gt;Chemical Reviews&lt;/secondary-title&gt;&lt;/titles&gt;&lt;periodical&gt;&lt;full-title&gt;Chemical Reviews&lt;/full-title&gt;&lt;/periodical&gt;&lt;pages&gt;5798-5877&lt;/pages&gt;&lt;volume&gt;120&lt;/volume&gt;&lt;number&gt;13&lt;/number&gt;&lt;section&gt;5798&lt;/section&gt;&lt;dates&gt;&lt;year&gt;2020&lt;/year&gt;&lt;/dates&gt;&lt;isbn&gt;0009-2665&amp;#xD;1520-6890&lt;/isbn&gt;&lt;urls&gt;&lt;/urls&gt;&lt;electronic-resource-num&gt;10.1021/acs.chemrev.9b00693&lt;/electronic-resource-num&gt;&lt;/record&gt;&lt;/Cite&gt;&lt;/EndNote&gt;</w:instrText>
      </w:r>
      <w:r w:rsidR="00C162E1">
        <w:fldChar w:fldCharType="separate"/>
      </w:r>
      <w:r w:rsidR="00C162E1" w:rsidRPr="00C162E1">
        <w:rPr>
          <w:noProof/>
          <w:vertAlign w:val="superscript"/>
        </w:rPr>
        <w:t>[33]</w:t>
      </w:r>
      <w:r w:rsidR="00C162E1">
        <w:fldChar w:fldCharType="end"/>
      </w:r>
      <w:r w:rsidRPr="000E5D3E">
        <w:rPr>
          <w:rFonts w:hint="eastAsia"/>
        </w:rPr>
        <w:t>。这些模拟工作</w:t>
      </w:r>
      <w:r w:rsidR="002F11C6">
        <w:rPr>
          <w:rFonts w:hint="eastAsia"/>
        </w:rPr>
        <w:t>在建立微观结构</w:t>
      </w:r>
      <w:r w:rsidR="002F11C6">
        <w:rPr>
          <w:rFonts w:hint="eastAsia"/>
        </w:rPr>
        <w:t>-</w:t>
      </w:r>
      <w:r w:rsidRPr="000E5D3E">
        <w:rPr>
          <w:rFonts w:hint="eastAsia"/>
        </w:rPr>
        <w:t>性质</w:t>
      </w:r>
      <w:r w:rsidRPr="000E5D3E">
        <w:rPr>
          <w:rFonts w:hint="eastAsia"/>
        </w:rPr>
        <w:lastRenderedPageBreak/>
        <w:t>关系方面发挥了重要作用，为离子液体相关体系的理性设计奠定了基础。然而，由于离子液体本身属于强相关流体，其内禀动力学过程缓慢，要准确模拟受限离子液体的界面行为往往需要极长的平衡与采样时间，从而在技术上具有较大挑战</w:t>
      </w:r>
      <w:r w:rsidR="00C162E1">
        <w:fldChar w:fldCharType="begin"/>
      </w:r>
      <w:r w:rsidR="00C162E1">
        <w:instrText xml:space="preserve"> ADDIN EN.CITE &lt;EndNote&gt;&lt;Cite&gt;&lt;Author&gt;Son&lt;/Author&gt;&lt;Year&gt;2016&lt;/Year&gt;&lt;RecNum&gt;44&lt;/RecNum&gt;&lt;DisplayText&gt;&lt;style face="superscript"&gt;[34]&lt;/style&gt;&lt;/DisplayText&gt;&lt;record&gt;&lt;rec-number&gt;44&lt;/rec-number&gt;&lt;foreign-keys&gt;&lt;key app="EN" db-id="zfwte50rcpd99ves2saxp20700x0se5evfz2" timestamp="1766389904"&gt;44&lt;/key&gt;&lt;key app="ENWeb" db-id=""&gt;0&lt;/key&gt;&lt;/foreign-keys&gt;&lt;ref-type name="Journal Article"&gt;17&lt;/ref-type&gt;&lt;contributors&gt;&lt;authors&gt;&lt;author&gt;Son, Chang Yun&lt;/author&gt;&lt;author&gt;McDaniel, Jesse G.&lt;/author&gt;&lt;author&gt;Schmidt, J. R.&lt;/author&gt;&lt;author&gt;Cui, Qiang&lt;/author&gt;&lt;author&gt;Yethiraj, Arun&lt;/author&gt;&lt;/authors&gt;&lt;/contributors&gt;&lt;titles&gt;&lt;title&gt;First-Principles United Atom Force Field for the Ionic Liquid BMIM+BF4–: An Alternative to Charge Scaling&lt;/title&gt;&lt;secondary-title&gt;The Journal of Physical Chemistry B&lt;/secondary-title&gt;&lt;/titles&gt;&lt;periodical&gt;&lt;full-title&gt;The Journal of Physical Chemistry B&lt;/full-title&gt;&lt;/periodical&gt;&lt;pages&gt;3560-3568&lt;/pages&gt;&lt;volume&gt;120&lt;/volume&gt;&lt;number&gt;14&lt;/number&gt;&lt;section&gt;3560&lt;/section&gt;&lt;dates&gt;&lt;year&gt;2016&lt;/year&gt;&lt;/dates&gt;&lt;isbn&gt;1520-6106&amp;#xD;1520-5207&lt;/isbn&gt;&lt;urls&gt;&lt;/urls&gt;&lt;electronic-resource-num&gt;10.1021/acs.jpcb.5b12371&lt;/electronic-resource-num&gt;&lt;/record&gt;&lt;/Cite&gt;&lt;/EndNote&gt;</w:instrText>
      </w:r>
      <w:r w:rsidR="00C162E1">
        <w:fldChar w:fldCharType="separate"/>
      </w:r>
      <w:r w:rsidR="00C162E1" w:rsidRPr="00C162E1">
        <w:rPr>
          <w:noProof/>
          <w:vertAlign w:val="superscript"/>
        </w:rPr>
        <w:t>[34]</w:t>
      </w:r>
      <w:r w:rsidR="00C162E1">
        <w:fldChar w:fldCharType="end"/>
      </w:r>
      <w:r w:rsidRPr="000E5D3E">
        <w:rPr>
          <w:rFonts w:hint="eastAsia"/>
        </w:rPr>
        <w:t>。粗粒化模型虽在计算效率上具备优势，但其预测能力通常受限于力场参数的不完备与不可靠</w:t>
      </w:r>
      <w:r w:rsidR="00C162E1">
        <w:fldChar w:fldCharType="begin">
          <w:fldData xml:space="preserve">PEVuZE5vdGU+PENpdGU+PEF1dGhvcj5GYWphcmRvPC9BdXRob3I+PFllYXI+MjAyMDwvWWVhcj48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</w:fldData>
        </w:fldChar>
      </w:r>
      <w:r w:rsidR="00C162E1">
        <w:instrText xml:space="preserve"> ADDIN EN.CITE </w:instrText>
      </w:r>
      <w:r w:rsidR="00C162E1">
        <w:fldChar w:fldCharType="begin">
          <w:fldData xml:space="preserve">PEVuZE5vdGU+PENpdGU+PEF1dGhvcj5GYWphcmRvPC9BdXRob3I+PFllYXI+MjAyMDwvWWVhcj48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</w:fldData>
        </w:fldChar>
      </w:r>
      <w:r w:rsidR="00C162E1">
        <w:instrText xml:space="preserve"> ADDIN EN.CITE.DATA </w:instrText>
      </w:r>
      <w:r w:rsidR="00C162E1">
        <w:fldChar w:fldCharType="end"/>
      </w:r>
      <w:r w:rsidR="00C162E1">
        <w:fldChar w:fldCharType="separate"/>
      </w:r>
      <w:r w:rsidR="00C162E1" w:rsidRPr="00C162E1">
        <w:rPr>
          <w:noProof/>
          <w:vertAlign w:val="superscript"/>
        </w:rPr>
        <w:t>[35,36]</w:t>
      </w:r>
      <w:r w:rsidR="00C162E1">
        <w:fldChar w:fldCharType="end"/>
      </w:r>
      <w:r w:rsidR="00C162E1">
        <w:t>,</w:t>
      </w:r>
      <w:r w:rsidRPr="000E5D3E">
        <w:rPr>
          <w:rFonts w:hint="eastAsia"/>
        </w:rPr>
        <w:t>尤其是在刻画特定</w:t>
      </w:r>
      <w:r w:rsidRPr="000E5D3E">
        <w:rPr>
          <w:rFonts w:hint="eastAsia"/>
        </w:rPr>
        <w:t>IL</w:t>
      </w:r>
      <w:r>
        <w:rPr>
          <w:rFonts w:hint="eastAsia"/>
        </w:rPr>
        <w:t>-</w:t>
      </w:r>
      <w:r w:rsidRPr="000E5D3E">
        <w:rPr>
          <w:rFonts w:hint="eastAsia"/>
        </w:rPr>
        <w:t>固体界面相互作用时。近期有研究尝试利用胶体探针原子力显微术等实验手段直接反演界面相互作用参数，以提升模型保真度</w:t>
      </w:r>
      <w:r w:rsidR="00C162E1">
        <w:fldChar w:fldCharType="begin">
          <w:fldData xml:space="preserve">PEVuZE5vdGU+PENpdGU+PEF1dGhvcj5XYW5nPC9BdXRob3I+PFllYXI+MjAyNDwvWWVhcj48UmVj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</w:fldData>
        </w:fldChar>
      </w:r>
      <w:r w:rsidR="00C162E1">
        <w:instrText xml:space="preserve"> ADDIN EN.CITE </w:instrText>
      </w:r>
      <w:r w:rsidR="00C162E1">
        <w:fldChar w:fldCharType="begin">
          <w:fldData xml:space="preserve">PEVuZE5vdGU+PENpdGU+PEF1dGhvcj5XYW5nPC9BdXRob3I+PFllYXI+MjAyNDwvWWVhcj48UmVj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</w:fldData>
        </w:fldChar>
      </w:r>
      <w:r w:rsidR="00C162E1">
        <w:instrText xml:space="preserve"> ADDIN EN.CITE.DATA </w:instrText>
      </w:r>
      <w:r w:rsidR="00C162E1">
        <w:fldChar w:fldCharType="end"/>
      </w:r>
      <w:r w:rsidR="00C162E1">
        <w:fldChar w:fldCharType="separate"/>
      </w:r>
      <w:r w:rsidR="00C162E1" w:rsidRPr="00C162E1">
        <w:rPr>
          <w:noProof/>
          <w:vertAlign w:val="superscript"/>
        </w:rPr>
        <w:t>[37-39]</w:t>
      </w:r>
      <w:r w:rsidR="00C162E1">
        <w:fldChar w:fldCharType="end"/>
      </w:r>
      <w:r w:rsidRPr="000E5D3E">
        <w:rPr>
          <w:rFonts w:hint="eastAsia"/>
        </w:rPr>
        <w:t>。即便如此，分子模拟在通量和可推广性方面仍受到限制，难以胜任在化学组成与结构高度多样的</w:t>
      </w:r>
      <w:r>
        <w:rPr>
          <w:rFonts w:hint="eastAsia"/>
        </w:rPr>
        <w:t>I</w:t>
      </w:r>
      <w:r>
        <w:t>L</w:t>
      </w:r>
      <w:r>
        <w:rPr>
          <w:rFonts w:hint="eastAsia"/>
        </w:rPr>
        <w:t>s</w:t>
      </w:r>
      <w:r>
        <w:t>-</w:t>
      </w:r>
      <w:r>
        <w:rPr>
          <w:rFonts w:hint="eastAsia"/>
        </w:rPr>
        <w:t>固体体系中开展大规模筛选或实现高精度性质预测的需求</w:t>
      </w:r>
      <w:r w:rsidRPr="000E5D3E">
        <w:rPr>
          <w:rFonts w:hint="eastAsia"/>
        </w:rPr>
        <w:t>。</w:t>
      </w:r>
    </w:p>
    <w:p w14:paraId="2C93CC1B" w14:textId="77777777" w:rsidR="00A90CC3" w:rsidRDefault="00A90CC3" w:rsidP="00A90CC3">
      <w:pPr>
        <w:pStyle w:val="3"/>
      </w:pPr>
      <w:r>
        <w:rPr>
          <w:rFonts w:hint="eastAsia"/>
        </w:rPr>
        <w:t>固体界面处离子液体纳米摩擦性能影响因素</w:t>
      </w:r>
    </w:p>
    <w:p w14:paraId="3D09EF24" w14:textId="77777777" w:rsidR="002C094D" w:rsidRDefault="00BF2F2D" w:rsidP="0082018B">
      <w:pPr>
        <w:ind w:firstLine="480"/>
      </w:pPr>
      <w:r w:rsidRPr="0082018B">
        <w:t>近年来国内外学者尝试通过</w:t>
      </w:r>
      <w:r w:rsidR="00FB3B03" w:rsidRPr="0082018B">
        <w:rPr>
          <w:rFonts w:hint="eastAsia"/>
        </w:rPr>
        <w:t>改变离子液体</w:t>
      </w:r>
      <w:r w:rsidR="00A13A16" w:rsidRPr="0082018B">
        <w:rPr>
          <w:rFonts w:hint="eastAsia"/>
        </w:rPr>
        <w:t>的结构</w:t>
      </w:r>
      <w:r w:rsidR="00FB3B03" w:rsidRPr="0082018B">
        <w:rPr>
          <w:rFonts w:hint="eastAsia"/>
        </w:rPr>
        <w:t>，</w:t>
      </w:r>
      <w:r w:rsidR="00A13A16" w:rsidRPr="0082018B">
        <w:rPr>
          <w:rFonts w:hint="eastAsia"/>
        </w:rPr>
        <w:t>或者</w:t>
      </w:r>
      <w:r w:rsidRPr="0082018B">
        <w:t>对固体材料表面的精密构筑，如改变表面纳米结构，化学性质和电荷分布</w:t>
      </w:r>
      <w:r w:rsidRPr="0082018B">
        <w:rPr>
          <w:rFonts w:hint="eastAsia"/>
        </w:rPr>
        <w:t>，</w:t>
      </w:r>
      <w:r w:rsidRPr="0082018B">
        <w:t>来影响离子液体在表面的排布结构</w:t>
      </w:r>
      <w:r w:rsidR="003767DA" w:rsidRPr="0082018B">
        <w:fldChar w:fldCharType="begin">
          <w:fldData xml:space="preserve">PEVuZE5vdGU+PENpdGU+PEF1dGhvcj5BbjwvQXV0aG9yPjxZZWFyPjIwMjA8L1llYXI+PFJlY051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</w:fldData>
        </w:fldChar>
      </w:r>
      <w:r w:rsidR="003767DA" w:rsidRPr="0082018B">
        <w:instrText xml:space="preserve"> ADDIN EN.CITE </w:instrText>
      </w:r>
      <w:r w:rsidR="003767DA" w:rsidRPr="0082018B">
        <w:fldChar w:fldCharType="begin">
          <w:fldData xml:space="preserve">PEVuZE5vdGU+PENpdGU+PEF1dGhvcj5BbjwvQXV0aG9yPjxZZWFyPjIwMjA8L1llYXI+PFJlY051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</w:fldData>
        </w:fldChar>
      </w:r>
      <w:r w:rsidR="003767DA" w:rsidRPr="0082018B">
        <w:instrText xml:space="preserve"> ADDIN EN.CITE.DATA </w:instrText>
      </w:r>
      <w:r w:rsidR="003767DA" w:rsidRPr="0082018B">
        <w:fldChar w:fldCharType="end"/>
      </w:r>
      <w:r w:rsidR="003767DA" w:rsidRPr="0082018B">
        <w:fldChar w:fldCharType="separate"/>
      </w:r>
      <w:r w:rsidR="003767DA" w:rsidRPr="0082018B">
        <w:rPr>
          <w:noProof/>
          <w:vertAlign w:val="superscript"/>
        </w:rPr>
        <w:t>[22,26,32,40-42]</w:t>
      </w:r>
      <w:r w:rsidR="003767DA" w:rsidRPr="0082018B">
        <w:fldChar w:fldCharType="end"/>
      </w:r>
      <w:r w:rsidRPr="0082018B">
        <w:t>，导致界面处离子液体润滑性能的量级差异。此外，当外场条件如电场</w:t>
      </w:r>
      <w:r w:rsidR="003767DA" w:rsidRPr="0082018B">
        <w:fldChar w:fldCharType="begin">
          <w:fldData xml:space="preserve">PEVuZE5vdGU+PENpdGU+PEF1dGhvcj5DYXBvenphPC9BdXRob3I+PFllYXI+MjAxNTwvWWVhcj48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</w:fldData>
        </w:fldChar>
      </w:r>
      <w:r w:rsidR="003767DA" w:rsidRPr="0082018B">
        <w:instrText xml:space="preserve"> ADDIN EN.CITE </w:instrText>
      </w:r>
      <w:r w:rsidR="003767DA" w:rsidRPr="0082018B">
        <w:fldChar w:fldCharType="begin">
          <w:fldData xml:space="preserve">PEVuZE5vdGU+PENpdGU+PEF1dGhvcj5DYXBvenphPC9BdXRob3I+PFllYXI+MjAxNTwvWWVhcj48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</w:fldData>
        </w:fldChar>
      </w:r>
      <w:r w:rsidR="003767DA" w:rsidRPr="0082018B">
        <w:instrText xml:space="preserve"> ADDIN EN.CITE.DATA </w:instrText>
      </w:r>
      <w:r w:rsidR="003767DA" w:rsidRPr="0082018B">
        <w:fldChar w:fldCharType="end"/>
      </w:r>
      <w:r w:rsidR="003767DA" w:rsidRPr="0082018B">
        <w:fldChar w:fldCharType="separate"/>
      </w:r>
      <w:r w:rsidR="003767DA" w:rsidRPr="0082018B">
        <w:rPr>
          <w:noProof/>
          <w:vertAlign w:val="superscript"/>
        </w:rPr>
        <w:t>[26,35,43]</w:t>
      </w:r>
      <w:r w:rsidR="003767DA" w:rsidRPr="0082018B">
        <w:fldChar w:fldCharType="end"/>
      </w:r>
      <w:r w:rsidRPr="0082018B">
        <w:t>，温度</w:t>
      </w:r>
      <w:r w:rsidR="003767DA" w:rsidRPr="0082018B">
        <w:fldChar w:fldCharType="begin"/>
      </w:r>
      <w:r w:rsidR="003767DA" w:rsidRPr="0082018B">
        <w:instrText xml:space="preserve"> ADDIN EN.CITE &lt;EndNote&gt;&lt;Cite&gt;&lt;Author&gt;Hjalmarsson&lt;/Author&gt;&lt;Year&gt;2016&lt;/Year&gt;&lt;RecNum&gt;52&lt;/RecNum&gt;&lt;DisplayText&gt;&lt;style face="superscript"&gt;[44]&lt;/style&gt;&lt;/DisplayText&gt;&lt;record&gt;&lt;rec-number&gt;52&lt;/rec-number&gt;&lt;foreign-keys&gt;&lt;key app="EN" db-id="zfwte50rcpd99ves2saxp20700x0se5evfz2" timestamp="1766391550"&gt;52&lt;/key&gt;&lt;key app="ENWeb" db-id=""&gt;0&lt;/key&gt;&lt;/foreign-keys&gt;&lt;ref-type name="Journal Article"&gt;17&lt;/ref-type&gt;&lt;contributors&gt;&lt;authors&gt;&lt;author&gt;Hjalmarsson, Nicklas&lt;/author&gt;&lt;author&gt;Atkin, Rob&lt;/author&gt;&lt;author&gt;Rutland, Mark W.&lt;/author&gt;&lt;/authors&gt;&lt;/contributors&gt;&lt;titles&gt;&lt;title&gt;Is the boundary layer of an ionic liquid equally lubricating at higher temperature?&lt;/title&gt;&lt;secondary-title&gt;Physical Chemistry Chemical Physics&lt;/secondary-title&gt;&lt;/titles&gt;&lt;periodical&gt;&lt;full-title&gt;Physical Chemistry Chemical Physics&lt;/full-title&gt;&lt;/periodical&gt;&lt;pages&gt;9232-9239&lt;/pages&gt;&lt;volume&gt;18&lt;/volume&gt;&lt;number&gt;13&lt;/number&gt;&lt;section&gt;9232&lt;/section&gt;&lt;dates&gt;&lt;year&gt;2016&lt;/year&gt;&lt;/dates&gt;&lt;isbn&gt;1463-9076&amp;#xD;1463-9084&lt;/isbn&gt;&lt;urls&gt;&lt;/urls&gt;&lt;electronic-resource-num&gt;10.1039/c5cp05837f&lt;/electronic-resource-num&gt;&lt;/record&gt;&lt;/Cite&gt;&lt;/EndNote&gt;</w:instrText>
      </w:r>
      <w:r w:rsidR="003767DA" w:rsidRPr="0082018B">
        <w:fldChar w:fldCharType="separate"/>
      </w:r>
      <w:r w:rsidR="003767DA" w:rsidRPr="0082018B">
        <w:rPr>
          <w:noProof/>
          <w:vertAlign w:val="superscript"/>
        </w:rPr>
        <w:t>[44]</w:t>
      </w:r>
      <w:r w:rsidR="003767DA" w:rsidRPr="0082018B">
        <w:fldChar w:fldCharType="end"/>
      </w:r>
      <w:r w:rsidRPr="0082018B">
        <w:t>，</w:t>
      </w:r>
      <w:r w:rsidR="00817798" w:rsidRPr="0082018B">
        <w:rPr>
          <w:rFonts w:hint="eastAsia"/>
        </w:rPr>
        <w:t>滑动</w:t>
      </w:r>
      <w:r w:rsidRPr="0082018B">
        <w:t>速度</w:t>
      </w:r>
      <w:r w:rsidR="003767DA" w:rsidRPr="0082018B">
        <w:fldChar w:fldCharType="begin"/>
      </w:r>
      <w:r w:rsidR="003767DA" w:rsidRPr="0082018B">
        <w:instrText xml:space="preserve"> ADDIN EN.CITE &lt;EndNote&gt;&lt;Cite&gt;&lt;Author&gt;Burrell&lt;/Author&gt;&lt;Year&gt;2010&lt;/Year&gt;&lt;RecNum&gt;51&lt;/RecNum&gt;&lt;DisplayText&gt;&lt;style face="superscript"&gt;[45]&lt;/style&gt;&lt;/DisplayText&gt;&lt;record&gt;&lt;rec-number&gt;51&lt;/rec-number&gt;&lt;foreign-keys&gt;&lt;key app="EN" db-id="zfwte50rcpd99ves2saxp20700x0se5evfz2" timestamp="1766391534"&gt;51&lt;/key&gt;&lt;key app="ENWeb" db-id=""&gt;0&lt;/key&gt;&lt;/foreign-keys&gt;&lt;ref-type name="Journal Article"&gt;17&lt;/ref-type&gt;&lt;contributors&gt;&lt;authors&gt;&lt;author&gt;Burrell, Geoffrey L.&lt;/author&gt;&lt;author&gt;Dunlop, Noel F.&lt;/author&gt;&lt;author&gt;Separovic, Frances&lt;/author&gt;&lt;/authors&gt;&lt;/contributors&gt;&lt;titles&gt;&lt;title&gt;Non-Newtonian viscous shear thinning in ionic liquids&lt;/title&gt;&lt;secondary-title&gt;Soft Matter&lt;/secondary-title&gt;&lt;/titles&gt;&lt;periodical&gt;&lt;full-title&gt;Soft Matter&lt;/full-title&gt;&lt;/periodical&gt;&lt;volume&gt;6&lt;/volume&gt;&lt;number&gt;9&lt;/number&gt;&lt;section&gt;2080&lt;/section&gt;&lt;dates&gt;&lt;year&gt;2010&lt;/year&gt;&lt;/dates&gt;&lt;isbn&gt;1744-683X&amp;#xD;1744-6848&lt;/isbn&gt;&lt;urls&gt;&lt;/urls&gt;&lt;electronic-resource-num&gt;10.1039/b916049n&lt;/electronic-resource-num&gt;&lt;/record&gt;&lt;/Cite&gt;&lt;/EndNote&gt;</w:instrText>
      </w:r>
      <w:r w:rsidR="003767DA" w:rsidRPr="0082018B">
        <w:fldChar w:fldCharType="separate"/>
      </w:r>
      <w:r w:rsidR="003767DA" w:rsidRPr="0082018B">
        <w:rPr>
          <w:noProof/>
          <w:vertAlign w:val="superscript"/>
        </w:rPr>
        <w:t>[45]</w:t>
      </w:r>
      <w:r w:rsidR="003767DA" w:rsidRPr="0082018B">
        <w:fldChar w:fldCharType="end"/>
      </w:r>
      <w:r w:rsidRPr="0082018B">
        <w:t>等改变时，同样会引起界面处离子液体的排布差异，导致截然不同的润滑性质</w:t>
      </w:r>
      <w:r w:rsidR="003767DA" w:rsidRPr="0082018B">
        <w:fldChar w:fldCharType="begin"/>
      </w:r>
      <w:r w:rsidR="003767DA" w:rsidRPr="0082018B">
        <w:instrText xml:space="preserve"> ADDIN EN.CITE &lt;EndNote&gt;&lt;Cite&gt;&lt;Author&gt;Fedorov&lt;/Author&gt;&lt;Year&gt;2014&lt;/Year&gt;&lt;RecNum&gt;50&lt;/RecNum&gt;&lt;DisplayText&gt;&lt;style face="superscript"&gt;[13, 46]&lt;/style&gt;&lt;/DisplayText&gt;&lt;record&gt;&lt;rec-number&gt;50&lt;/rec-number&gt;&lt;foreign-keys&gt;&lt;key app="EN" db-id="zfwte50rcpd99ves2saxp20700x0se5evfz2" timestamp="1766391515"&gt;50&lt;/key&gt;&lt;key app="ENWeb" db-id=""&gt;0&lt;/key&gt;&lt;/foreign-keys&gt;&lt;ref-type name="Journal Article"&gt;17&lt;/ref-type&gt;&lt;contributors&gt;&lt;authors&gt;&lt;author&gt;Fedorov, Maxim V.&lt;/author&gt;&lt;author&gt;Kornyshev, Alexei A.&lt;/author&gt;&lt;/authors&gt;&lt;/contributors&gt;&lt;titles&gt;&lt;title&gt;Ionic Liquids at Electrified Interfaces&lt;/title&gt;&lt;secondary-title&gt;Chemical Reviews&lt;/secondary-title&gt;&lt;/titles&gt;&lt;periodical&gt;&lt;full-title&gt;Chemical Reviews&lt;/full-title&gt;&lt;/periodical&gt;&lt;pages&gt;2978-3036&lt;/pages&gt;&lt;volume&gt;114&lt;/volume&gt;&lt;number&gt;5&lt;/number&gt;&lt;section&gt;2978&lt;/section&gt;&lt;dates&gt;&lt;year&gt;2014&lt;/year&gt;&lt;/dates&gt;&lt;isbn&gt;0009-2665&amp;#xD;1520-6890&lt;/isbn&gt;&lt;urls&gt;&lt;/urls&gt;&lt;electronic-resource-num&gt;10.1021/cr400374x&lt;/electronic-resource-num&gt;&lt;/record&gt;&lt;/Cite&gt;&lt;Cite&gt;&lt;Author&gt;Zhou&lt;/Author&gt;&lt;Year&gt;2017&lt;/Year&gt;&lt;RecNum&gt;16&lt;/RecNum&gt;&lt;record&gt;&lt;rec-number&gt;16&lt;/rec-number&gt;&lt;foreign-keys&gt;&lt;key app="EN" db-id="zfwte50rcpd99ves2saxp20700x0se5evfz2" timestamp="1766310705"&gt;16&lt;/key&gt;&lt;key app="ENWeb" db-id=""&gt;0&lt;/key&gt;&lt;/foreign-keys&gt;&lt;ref-type name="Journal Article"&gt;17&lt;/ref-type&gt;&lt;contributors&gt;&lt;authors&gt;&lt;author&gt;Zhou, Yan&lt;/author&gt;&lt;author&gt;Qu, Jun&lt;/author&gt;&lt;/authors&gt;&lt;/contributors&gt;&lt;titles&gt;&lt;title&gt;Ionic Liquids as Lubricant Additives: A Review&lt;/title&gt;&lt;secondary-title&gt;ACS Applied Materials &amp;amp; Interfaces&lt;/secondary-title&gt;&lt;/titles&gt;&lt;periodical&gt;&lt;full-title&gt;ACS Applied Materials &amp;amp; Interfaces&lt;/full-title&gt;&lt;/periodical&gt;&lt;pages&gt;3209-3222&lt;/pages&gt;&lt;volume&gt;9&lt;/volume&gt;&lt;number&gt;4&lt;/number&gt;&lt;section&gt;3209&lt;/section&gt;&lt;dates&gt;&lt;year&gt;2017&lt;/year&gt;&lt;/dates&gt;&lt;isbn&gt;1944-8244&amp;#xD;1944-8252&lt;/isbn&gt;&lt;urls&gt;&lt;/urls&gt;&lt;electronic-resource-num&gt;10.1021/acsami.6b12489&lt;/electronic-resource-num&gt;&lt;/record&gt;&lt;/Cite&gt;&lt;/EndNote&gt;</w:instrText>
      </w:r>
      <w:r w:rsidR="003767DA" w:rsidRPr="0082018B">
        <w:fldChar w:fldCharType="separate"/>
      </w:r>
      <w:r w:rsidR="003767DA" w:rsidRPr="0082018B">
        <w:rPr>
          <w:noProof/>
          <w:vertAlign w:val="superscript"/>
        </w:rPr>
        <w:t>[13,46]</w:t>
      </w:r>
      <w:r w:rsidR="003767DA" w:rsidRPr="0082018B">
        <w:fldChar w:fldCharType="end"/>
      </w:r>
      <w:r w:rsidRPr="0082018B">
        <w:t>。</w:t>
      </w:r>
      <w:r w:rsidR="002F11C6" w:rsidRPr="0082018B">
        <w:rPr>
          <w:rFonts w:hint="eastAsia"/>
        </w:rPr>
        <w:t>因此，</w:t>
      </w:r>
      <w:r w:rsidR="00FB3B03" w:rsidRPr="0082018B">
        <w:rPr>
          <w:rFonts w:hint="eastAsia"/>
        </w:rPr>
        <w:t>离子液体在固体</w:t>
      </w:r>
      <w:r w:rsidRPr="0082018B">
        <w:rPr>
          <w:rFonts w:hint="eastAsia"/>
        </w:rPr>
        <w:t>界面处的纳米摩擦性能由多种因素共同决定</w:t>
      </w:r>
      <w:r w:rsidR="002F11C6" w:rsidRPr="0082018B">
        <w:rPr>
          <w:rFonts w:hint="eastAsia"/>
        </w:rPr>
        <w:t>（</w:t>
      </w:r>
      <w:r w:rsidR="00A13A16" w:rsidRPr="0082018B">
        <w:rPr>
          <w:rFonts w:hint="eastAsia"/>
        </w:rPr>
        <w:t>图</w:t>
      </w:r>
      <w:r w:rsidR="00A13A16" w:rsidRPr="0082018B">
        <w:rPr>
          <w:rFonts w:hint="eastAsia"/>
        </w:rPr>
        <w:t>1</w:t>
      </w:r>
      <w:r w:rsidR="002F11C6" w:rsidRPr="0082018B">
        <w:t>.</w:t>
      </w:r>
      <w:r w:rsidR="00A13A16" w:rsidRPr="0082018B">
        <w:t>3</w:t>
      </w:r>
      <w:r w:rsidR="002F11C6" w:rsidRPr="0082018B">
        <w:rPr>
          <w:rFonts w:hint="eastAsia"/>
        </w:rPr>
        <w:t>）</w:t>
      </w:r>
      <w:r w:rsidRPr="0082018B">
        <w:rPr>
          <w:rFonts w:hint="eastAsia"/>
        </w:rPr>
        <w:t>，可概括为三大类：离子液体自身的理化性质、固体</w:t>
      </w:r>
      <w:r w:rsidRPr="00BF2F2D">
        <w:rPr>
          <w:rFonts w:hint="eastAsia"/>
        </w:rPr>
        <w:t>界面性质，以及外界环境与工况条件（如电位、温度、载荷与滑动速度等）。这些因</w:t>
      </w:r>
      <w:r w:rsidR="00D15DD3">
        <w:rPr>
          <w:rFonts w:hint="eastAsia"/>
        </w:rPr>
        <w:t>素通过调控界面处离子层的厚度、有序程度以及重排动力学，最终导致</w:t>
      </w:r>
      <w:r w:rsidRPr="00BF2F2D">
        <w:rPr>
          <w:rFonts w:hint="eastAsia"/>
        </w:rPr>
        <w:t>摩擦系数与磨损行为的显著变化。</w:t>
      </w:r>
    </w:p>
    <w:p w14:paraId="41280EEC" w14:textId="77777777" w:rsidR="00B776E8" w:rsidRDefault="00B776E8" w:rsidP="00B776E8">
      <w:pPr>
        <w:pStyle w:val="ac"/>
      </w:pPr>
      <w:r>
        <w:rPr>
          <w:noProof/>
        </w:rPr>
        <w:drawing>
          <wp:inline distT="0" distB="0" distL="0" distR="0" wp14:anchorId="294568A0" wp14:editId="66CB96A4">
            <wp:extent cx="3086761" cy="222934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328" t="2521" r="16672" b="8925"/>
                    <a:stretch/>
                  </pic:blipFill>
                  <pic:spPr bwMode="auto">
                    <a:xfrm>
                      <a:off x="0" y="0"/>
                      <a:ext cx="3087110" cy="2229601"/>
                    </a:xfrm>
                    <a:prstGeom prst="rect">
                      <a:avLst/>
                    </a:prstGeom>
                    <a:noFill/>
                    <a:ln>
                      <a:noFill/>
                    </a:ln>
                    <a:extLst>
                      <a:ext uri="{53640926-AAD7-44D8-BBD7-CCE9431645EC}">
                        <a14:shadowObscured xmlns:a14="http://schemas.microsoft.com/office/drawing/2010/main"/>
                      </a:ext>
                    </a:extLst>
                  </pic:spPr>
                </pic:pic>
              </a:graphicData>
            </a:graphic>
          </wp:inline>
        </w:drawing>
      </w:r>
    </w:p>
    <w:p w14:paraId="38D13B37" w14:textId="77777777" w:rsidR="00DA64AE" w:rsidRDefault="00B776E8" w:rsidP="00B776E8">
      <w:pPr>
        <w:pStyle w:val="ac"/>
      </w:pPr>
      <w:r>
        <w:rPr>
          <w:rFonts w:hint="eastAsia"/>
        </w:rPr>
        <w:t>图</w:t>
      </w:r>
      <w:r>
        <w:rPr>
          <w:rFonts w:hint="eastAsia"/>
        </w:rPr>
        <w:t>1</w:t>
      </w:r>
      <w:r>
        <w:t xml:space="preserve">.3 </w:t>
      </w:r>
      <w:r w:rsidRPr="00B776E8">
        <w:rPr>
          <w:rFonts w:hint="eastAsia"/>
        </w:rPr>
        <w:t>固体界面处离子液体纳米摩擦性能影响因素</w:t>
      </w:r>
      <w:r>
        <w:rPr>
          <w:rFonts w:hint="eastAsia"/>
        </w:rPr>
        <w:t>汇总示意图</w:t>
      </w:r>
    </w:p>
    <w:p w14:paraId="4DD991C2" w14:textId="77777777" w:rsidR="00DA64AE" w:rsidRDefault="00DA64AE" w:rsidP="00B75597">
      <w:pPr>
        <w:pStyle w:val="a"/>
      </w:pPr>
      <w:r>
        <w:rPr>
          <w:rFonts w:hint="eastAsia"/>
        </w:rPr>
        <w:t>离子液体理化性质</w:t>
      </w:r>
    </w:p>
    <w:p w14:paraId="2EB9A515" w14:textId="77777777" w:rsidR="00587E87" w:rsidRDefault="00BF2F2D" w:rsidP="00142F7E">
      <w:pPr>
        <w:ind w:firstLine="480"/>
      </w:pPr>
      <w:r>
        <w:rPr>
          <w:rFonts w:hint="eastAsia"/>
        </w:rPr>
        <w:t>首先，</w:t>
      </w:r>
      <w:r>
        <w:t>离子液体的理化性质可通过改变阴</w:t>
      </w:r>
      <w:r w:rsidR="0044161B">
        <w:rPr>
          <w:rFonts w:hint="eastAsia"/>
        </w:rPr>
        <w:t>、</w:t>
      </w:r>
      <w:r w:rsidR="0044161B">
        <w:t>阳离子的结构</w:t>
      </w:r>
      <w:r w:rsidR="00A63322">
        <w:rPr>
          <w:rFonts w:hint="eastAsia"/>
        </w:rPr>
        <w:t>及其</w:t>
      </w:r>
      <w:r w:rsidR="0044161B">
        <w:rPr>
          <w:rFonts w:hint="eastAsia"/>
        </w:rPr>
        <w:t>组合方式</w:t>
      </w:r>
      <w:r>
        <w:t>来调控</w:t>
      </w:r>
      <w:r w:rsidR="007D5C94">
        <w:rPr>
          <w:rFonts w:hint="eastAsia"/>
        </w:rPr>
        <w:t>。</w:t>
      </w:r>
      <w:r w:rsidR="008B094E" w:rsidRPr="0044161B">
        <w:rPr>
          <w:rFonts w:hint="eastAsia"/>
        </w:rPr>
        <w:t>离子液体的</w:t>
      </w:r>
      <w:r w:rsidR="00A13A16">
        <w:rPr>
          <w:rFonts w:hint="eastAsia"/>
        </w:rPr>
        <w:t>理化性质直接决定了体相黏度、极性、氢键网络以及</w:t>
      </w:r>
      <w:r w:rsidR="007D5C94">
        <w:rPr>
          <w:rFonts w:hint="eastAsia"/>
        </w:rPr>
        <w:t>固体界面</w:t>
      </w:r>
      <w:r w:rsidR="008B094E" w:rsidRPr="0044161B">
        <w:rPr>
          <w:rFonts w:hint="eastAsia"/>
        </w:rPr>
        <w:t>附</w:t>
      </w:r>
      <w:r w:rsidR="008B094E" w:rsidRPr="0044161B">
        <w:rPr>
          <w:rFonts w:hint="eastAsia"/>
        </w:rPr>
        <w:lastRenderedPageBreak/>
        <w:t>近的层状结构</w:t>
      </w:r>
      <w:r w:rsidR="008B094E">
        <w:rPr>
          <w:rFonts w:hint="eastAsia"/>
        </w:rPr>
        <w:t>，</w:t>
      </w:r>
      <w:r w:rsidR="0044161B">
        <w:rPr>
          <w:rFonts w:hint="eastAsia"/>
        </w:rPr>
        <w:t>是界面摩擦性能的内在基础</w:t>
      </w:r>
      <w:r w:rsidR="00C27144">
        <w:fldChar w:fldCharType="begin"/>
      </w:r>
      <w:r w:rsidR="00C27144">
        <w:instrText xml:space="preserve"> ADDIN EN.CITE &lt;EndNote&gt;&lt;Cite&gt;&lt;Author&gt;Hayes&lt;/Author&gt;&lt;Year&gt;2015&lt;/Year&gt;&lt;RecNum&gt;49&lt;/RecNum&gt;&lt;DisplayText&gt;&lt;style face="superscript"&gt;[47]&lt;/style&gt;&lt;/DisplayText&gt;&lt;record&gt;&lt;rec-number&gt;49&lt;/rec-number&gt;&lt;foreign-keys&gt;&lt;key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Rob&lt;/author&gt;&lt;/authors&gt;&lt;/contributors&gt;&lt;titles&gt;&lt;title&gt;Structure and Nanostructure in Ionic Liquids&lt;/title&gt;&lt;secondary-title&gt;Chemical Reviews&lt;/secondary-title&gt;&lt;/titles&gt;&lt;periodical&gt;&lt;full-title&gt;Chemical Reviews&lt;/full-title&gt;&lt;/periodical&gt;&lt;pages&gt;6357-6426&lt;/pages&gt;&lt;volume&gt;115&lt;/volume&gt;&lt;number&gt;13&lt;/number&gt;&lt;section&gt;6357&lt;/section&gt;&lt;dates&gt;&lt;year&gt;2015&lt;/year&gt;&lt;/dates&gt;&lt;isbn&gt;0009-2665&amp;#xD;1520-6890&lt;/isbn&gt;&lt;urls&gt;&lt;/urls&gt;&lt;electronic-resource-num&gt;10.1021/cr500411q&lt;/electronic-resource-num&gt;&lt;/record&gt;&lt;/Cite&gt;&lt;/EndNote&gt;</w:instrText>
      </w:r>
      <w:r w:rsidR="00C27144">
        <w:fldChar w:fldCharType="separate"/>
      </w:r>
      <w:r w:rsidR="00C27144" w:rsidRPr="00C27144">
        <w:rPr>
          <w:noProof/>
          <w:vertAlign w:val="superscript"/>
        </w:rPr>
        <w:t>[47]</w:t>
      </w:r>
      <w:r w:rsidR="00C27144">
        <w:fldChar w:fldCharType="end"/>
      </w:r>
      <w:r>
        <w:t>。</w:t>
      </w:r>
    </w:p>
    <w:p w14:paraId="22FED5CC" w14:textId="77777777" w:rsidR="004A1A89" w:rsidRDefault="00B232A7" w:rsidP="00FA4D65">
      <w:pPr>
        <w:ind w:firstLine="480"/>
      </w:pPr>
      <w:r>
        <w:t>Cooper</w:t>
      </w:r>
      <w:r w:rsidR="00157E0A">
        <w:fldChar w:fldCharType="begin"/>
      </w:r>
      <w:r w:rsidR="00157E0A">
        <w:instrText xml:space="preserve"> ADDIN EN.CITE &lt;EndNote&gt;&lt;Cite&gt;&lt;Author&gt;Cooper&lt;/Author&gt;&lt;Year&gt;2017&lt;/Year&gt;&lt;RecNum&gt;65&lt;/RecNum&gt;&lt;DisplayText&gt;&lt;style face="superscript"&gt;[48]&lt;/style&gt;&lt;/DisplayText&gt;&lt;record&gt;&lt;rec-number&gt;65&lt;/rec-number&gt;&lt;foreign-keys&gt;&lt;key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157E0A">
        <w:fldChar w:fldCharType="separate"/>
      </w:r>
      <w:r w:rsidR="00157E0A" w:rsidRPr="00157E0A">
        <w:rPr>
          <w:noProof/>
          <w:vertAlign w:val="superscript"/>
        </w:rPr>
        <w:t>[48]</w:t>
      </w:r>
      <w:r w:rsidR="00157E0A">
        <w:fldChar w:fldCharType="end"/>
      </w:r>
      <w:r>
        <w:rPr>
          <w:rFonts w:hint="eastAsia"/>
        </w:rPr>
        <w:t>等</w:t>
      </w:r>
      <w:r w:rsidR="00142F7E" w:rsidRPr="00142F7E">
        <w:rPr>
          <w:rFonts w:hint="eastAsia"/>
        </w:rPr>
        <w:t>在不锈钢界面</w:t>
      </w:r>
      <w:r w:rsidR="00142F7E">
        <w:rPr>
          <w:rFonts w:hint="eastAsia"/>
        </w:rPr>
        <w:t>，借助</w:t>
      </w:r>
      <w:r w:rsidR="00142F7E">
        <w:rPr>
          <w:rFonts w:hint="eastAsia"/>
        </w:rPr>
        <w:t>A</w:t>
      </w:r>
      <w:r w:rsidR="00142F7E">
        <w:t>FM</w:t>
      </w:r>
      <w:r w:rsidRPr="00C05A01">
        <w:rPr>
          <w:rFonts w:hint="eastAsia"/>
        </w:rPr>
        <w:t>比较了</w:t>
      </w:r>
      <w:r>
        <w:rPr>
          <w:rFonts w:hint="eastAsia"/>
        </w:rPr>
        <w:t>6</w:t>
      </w:r>
      <w:r w:rsidR="004C37FA">
        <w:rPr>
          <w:rFonts w:hint="eastAsia"/>
        </w:rPr>
        <w:t>种阴阳</w:t>
      </w:r>
      <w:r>
        <w:rPr>
          <w:rFonts w:hint="eastAsia"/>
        </w:rPr>
        <w:t>离子组合的离子液体</w:t>
      </w:r>
      <w:r w:rsidR="00A13A16">
        <w:rPr>
          <w:rFonts w:hint="eastAsia"/>
        </w:rPr>
        <w:t>的</w:t>
      </w:r>
      <w:r>
        <w:rPr>
          <w:rFonts w:hint="eastAsia"/>
        </w:rPr>
        <w:t>润滑性能，发</w:t>
      </w:r>
      <w:r w:rsidRPr="00C05A01">
        <w:rPr>
          <w:rFonts w:hint="eastAsia"/>
        </w:rPr>
        <w:t>现</w:t>
      </w:r>
      <w:r w:rsidR="00A13A16">
        <w:rPr>
          <w:rFonts w:hint="eastAsia"/>
        </w:rPr>
        <w:t>纳米</w:t>
      </w:r>
      <w:r w:rsidRPr="00C05A01">
        <w:rPr>
          <w:rFonts w:hint="eastAsia"/>
        </w:rPr>
        <w:t>摩擦系数随阴</w:t>
      </w:r>
      <w:r w:rsidR="004C37FA">
        <w:rPr>
          <w:rFonts w:hint="eastAsia"/>
        </w:rPr>
        <w:t>、阳</w:t>
      </w:r>
      <w:r w:rsidRPr="00C05A01">
        <w:rPr>
          <w:rFonts w:hint="eastAsia"/>
        </w:rPr>
        <w:t>离子种类</w:t>
      </w:r>
      <w:r w:rsidR="00C27144">
        <w:rPr>
          <w:rFonts w:hint="eastAsia"/>
        </w:rPr>
        <w:t>和阳离子烷基链长度</w:t>
      </w:r>
      <w:r w:rsidRPr="00C05A01">
        <w:rPr>
          <w:rFonts w:hint="eastAsia"/>
        </w:rPr>
        <w:t>发生显著变化</w:t>
      </w:r>
      <w:r>
        <w:rPr>
          <w:rFonts w:hint="eastAsia"/>
        </w:rPr>
        <w:t>（</w:t>
      </w:r>
      <w:r w:rsidR="006508A2">
        <w:rPr>
          <w:rFonts w:hint="eastAsia"/>
        </w:rPr>
        <w:t>图</w:t>
      </w:r>
      <w:r w:rsidR="00A13A16">
        <w:rPr>
          <w:rFonts w:hint="eastAsia"/>
        </w:rPr>
        <w:t>1</w:t>
      </w:r>
      <w:r w:rsidR="004C37FA">
        <w:t>.4</w:t>
      </w:r>
      <w:r>
        <w:rPr>
          <w:rFonts w:hint="eastAsia"/>
        </w:rPr>
        <w:t>a</w:t>
      </w:r>
      <w:r>
        <w:rPr>
          <w:rFonts w:hint="eastAsia"/>
        </w:rPr>
        <w:t>）</w:t>
      </w:r>
      <w:r w:rsidRPr="00C05A01">
        <w:rPr>
          <w:rFonts w:hint="eastAsia"/>
        </w:rPr>
        <w:t>。</w:t>
      </w:r>
      <w:r w:rsidR="00A13A16">
        <w:rPr>
          <w:rFonts w:hint="eastAsia"/>
        </w:rPr>
        <w:t>该现象在</w:t>
      </w:r>
      <w:r w:rsidR="00A13A16">
        <w:rPr>
          <w:rFonts w:hint="eastAsia"/>
        </w:rPr>
        <w:t>Li</w:t>
      </w:r>
      <w:r w:rsidR="00A13A16">
        <w:rPr>
          <w:rFonts w:hint="eastAsia"/>
        </w:rPr>
        <w:t>等的研究中同样出现，</w:t>
      </w:r>
      <w:r w:rsidR="00681B29">
        <w:t>Li</w:t>
      </w:r>
      <w:r w:rsidR="00157E0A">
        <w:fldChar w:fldCharType="begin"/>
      </w:r>
      <w:r w:rsidR="00157E0A">
        <w:instrText xml:space="preserve"> ADDIN EN.CITE &lt;EndNote&gt;&lt;Cite&gt;&lt;Author&gt;Li&lt;/Author&gt;&lt;RecNum&gt;57&lt;/RecNum&gt;&lt;DisplayText&gt;&lt;style face="superscript"&gt;[49]&lt;/style&gt;&lt;/DisplayText&gt;&lt;record&gt;&lt;rec-number&gt;57&lt;/rec-number&gt;&lt;foreign-keys&gt;&lt;key app="EN" db-id="zfwte50rcpd99ves2saxp20700x0se5evfz2" timestamp="1766393030"&gt;57&lt;/key&gt;&lt;key app="ENWeb" db-id=""&gt;0&lt;/key&gt;&lt;/foreign-keys&gt;&lt;ref-type name="Journal Article"&gt;17&lt;/ref-type&gt;&lt;contributors&gt;&lt;authors&gt;&lt;author&gt;Hua Li&lt;/author&gt;&lt;/authors&gt;&lt;/contributors&gt;&lt;titles&gt;&lt;title&gt;Ionic liquid lubrication: influence of ion structure, surface potential and sliding velocity&lt;/title&gt;&lt;/titles&gt;&lt;dates&gt;&lt;/dates&gt;&lt;urls&gt;&lt;/urls&gt;&lt;electronic-resource-num&gt;10.1039/c3cp52638k&lt;/electronic-resource-num&gt;&lt;/record&gt;&lt;/Cite&gt;&lt;/EndNote&gt;</w:instrText>
      </w:r>
      <w:r w:rsidR="00157E0A">
        <w:fldChar w:fldCharType="separate"/>
      </w:r>
      <w:r w:rsidR="00157E0A" w:rsidRPr="00157E0A">
        <w:rPr>
          <w:noProof/>
          <w:vertAlign w:val="superscript"/>
        </w:rPr>
        <w:t>[49]</w:t>
      </w:r>
      <w:r w:rsidR="00157E0A">
        <w:fldChar w:fldCharType="end"/>
      </w:r>
      <w:r w:rsidR="00681B29">
        <w:rPr>
          <w:rFonts w:hint="eastAsia"/>
        </w:rPr>
        <w:t>等采用电位控制的胶体探针</w:t>
      </w:r>
      <w:r w:rsidR="00681B29">
        <w:t>AFM</w:t>
      </w:r>
      <w:r w:rsidR="00681B29">
        <w:rPr>
          <w:rFonts w:hint="eastAsia"/>
        </w:rPr>
        <w:t>研究</w:t>
      </w:r>
      <w:r w:rsidR="004F0672">
        <w:rPr>
          <w:rFonts w:hint="eastAsia"/>
        </w:rPr>
        <w:t>了一系列咪唑类</w:t>
      </w:r>
      <w:r w:rsidR="00681B29">
        <w:rPr>
          <w:rFonts w:hint="eastAsia"/>
        </w:rPr>
        <w:t>离子液体</w:t>
      </w:r>
      <w:r w:rsidR="004C37FA">
        <w:rPr>
          <w:rFonts w:hint="eastAsia"/>
        </w:rPr>
        <w:t>（如</w:t>
      </w:r>
      <w:r w:rsidR="004C37FA" w:rsidRPr="004C37FA">
        <w:rPr>
          <w:rFonts w:hint="eastAsia"/>
        </w:rPr>
        <w:t>[BMIM][FAP]</w:t>
      </w:r>
      <w:r w:rsidR="004C37FA" w:rsidRPr="004C37FA">
        <w:rPr>
          <w:rFonts w:hint="eastAsia"/>
        </w:rPr>
        <w:t>、</w:t>
      </w:r>
      <w:r w:rsidR="004C37FA" w:rsidRPr="004C37FA">
        <w:rPr>
          <w:rFonts w:hint="eastAsia"/>
        </w:rPr>
        <w:t>[BMIM][I]</w:t>
      </w:r>
      <w:r w:rsidR="004C37FA" w:rsidRPr="004C37FA">
        <w:rPr>
          <w:rFonts w:hint="eastAsia"/>
        </w:rPr>
        <w:t>、</w:t>
      </w:r>
      <w:r w:rsidR="004C37FA" w:rsidRPr="004C37FA">
        <w:rPr>
          <w:rFonts w:hint="eastAsia"/>
        </w:rPr>
        <w:t>[EMIM][FAP]</w:t>
      </w:r>
      <w:r w:rsidR="004C37FA" w:rsidRPr="004C37FA">
        <w:rPr>
          <w:rFonts w:hint="eastAsia"/>
        </w:rPr>
        <w:t>及</w:t>
      </w:r>
      <w:r w:rsidR="004C37FA" w:rsidRPr="004C37FA">
        <w:rPr>
          <w:rFonts w:hint="eastAsia"/>
        </w:rPr>
        <w:t>[HMIM][FAP]</w:t>
      </w:r>
      <w:r w:rsidR="004C37FA">
        <w:rPr>
          <w:rFonts w:hint="eastAsia"/>
        </w:rPr>
        <w:t>等）</w:t>
      </w:r>
      <w:r w:rsidR="00681B29">
        <w:rPr>
          <w:rFonts w:hint="eastAsia"/>
        </w:rPr>
        <w:t>在</w:t>
      </w:r>
      <w:r w:rsidR="004C37FA">
        <w:t>Au(111)</w:t>
      </w:r>
      <w:r w:rsidR="00681B29">
        <w:rPr>
          <w:rFonts w:hint="eastAsia"/>
        </w:rPr>
        <w:t>表面上的纳米摩擦行为，</w:t>
      </w:r>
      <w:r w:rsidR="004C37FA">
        <w:rPr>
          <w:rFonts w:hint="eastAsia"/>
        </w:rPr>
        <w:t>对比其</w:t>
      </w:r>
      <w:r w:rsidR="004F0672">
        <w:rPr>
          <w:rFonts w:hint="eastAsia"/>
        </w:rPr>
        <w:t>摩擦力</w:t>
      </w:r>
      <w:r w:rsidR="004F0672">
        <w:rPr>
          <w:rFonts w:hint="eastAsia"/>
        </w:rPr>
        <w:t>-</w:t>
      </w:r>
      <w:r w:rsidR="004F0672" w:rsidRPr="004F0672">
        <w:rPr>
          <w:rFonts w:hint="eastAsia"/>
        </w:rPr>
        <w:t>载荷曲线</w:t>
      </w:r>
      <w:r>
        <w:rPr>
          <w:rFonts w:hint="eastAsia"/>
        </w:rPr>
        <w:t>（</w:t>
      </w:r>
      <w:r w:rsidR="006508A2">
        <w:rPr>
          <w:rFonts w:hint="eastAsia"/>
        </w:rPr>
        <w:t>图</w:t>
      </w:r>
      <w:r w:rsidR="00A13A16">
        <w:rPr>
          <w:rFonts w:hint="eastAsia"/>
        </w:rPr>
        <w:t>1</w:t>
      </w:r>
      <w:r w:rsidR="004C37FA">
        <w:rPr>
          <w:rFonts w:hint="eastAsia"/>
        </w:rPr>
        <w:t>.</w:t>
      </w:r>
      <w:r w:rsidR="004C37FA">
        <w:t>4</w:t>
      </w:r>
      <w:r>
        <w:rPr>
          <w:rFonts w:hint="eastAsia"/>
        </w:rPr>
        <w:t>b</w:t>
      </w:r>
      <w:r>
        <w:rPr>
          <w:rFonts w:hint="eastAsia"/>
        </w:rPr>
        <w:t>）</w:t>
      </w:r>
      <w:r w:rsidR="00A13A16">
        <w:rPr>
          <w:rFonts w:hint="eastAsia"/>
        </w:rPr>
        <w:t>发</w:t>
      </w:r>
      <w:r w:rsidR="00A13A16" w:rsidRPr="00C05A01">
        <w:rPr>
          <w:rFonts w:hint="eastAsia"/>
        </w:rPr>
        <w:t>现</w:t>
      </w:r>
      <w:r w:rsidR="004C37FA">
        <w:rPr>
          <w:rFonts w:hint="eastAsia"/>
        </w:rPr>
        <w:t>：</w:t>
      </w:r>
      <w:r w:rsidR="009405B9">
        <w:rPr>
          <w:rFonts w:hint="eastAsia"/>
        </w:rPr>
        <w:t>阳离子同为</w:t>
      </w:r>
      <w:r w:rsidR="00FE314D">
        <w:t>BMIM</w:t>
      </w:r>
      <w:r w:rsidR="009405B9" w:rsidRPr="009405B9">
        <w:rPr>
          <w:vertAlign w:val="superscript"/>
        </w:rPr>
        <w:t>+</w:t>
      </w:r>
      <w:r w:rsidR="009405B9">
        <w:rPr>
          <w:rFonts w:hint="eastAsia"/>
        </w:rPr>
        <w:t>时</w:t>
      </w:r>
      <w:r w:rsidR="00271D8F">
        <w:rPr>
          <w:rFonts w:hint="eastAsia"/>
        </w:rPr>
        <w:t>，</w:t>
      </w:r>
      <w:r>
        <w:rPr>
          <w:rFonts w:hint="eastAsia"/>
        </w:rPr>
        <w:t>在</w:t>
      </w:r>
      <w:r w:rsidR="009405B9">
        <w:rPr>
          <w:rFonts w:hint="eastAsia"/>
        </w:rPr>
        <w:t>负电位下，</w:t>
      </w:r>
      <w:r>
        <w:rPr>
          <w:rFonts w:hint="eastAsia"/>
        </w:rPr>
        <w:t>体积</w:t>
      </w:r>
      <w:r w:rsidR="009405B9">
        <w:rPr>
          <w:rFonts w:hint="eastAsia"/>
        </w:rPr>
        <w:t>大的</w:t>
      </w:r>
      <w:r w:rsidR="009405B9">
        <w:t>FAP⁻</w:t>
      </w:r>
      <w:r w:rsidR="004C37FA">
        <w:rPr>
          <w:rFonts w:hint="eastAsia"/>
        </w:rPr>
        <w:t>较体积</w:t>
      </w:r>
      <w:r w:rsidR="009405B9">
        <w:rPr>
          <w:rFonts w:hint="eastAsia"/>
        </w:rPr>
        <w:t>小的</w:t>
      </w:r>
      <w:r w:rsidR="009405B9">
        <w:t>I⁻</w:t>
      </w:r>
      <w:r w:rsidR="00A13A16">
        <w:rPr>
          <w:rFonts w:hint="eastAsia"/>
        </w:rPr>
        <w:t>，摩擦系数未见</w:t>
      </w:r>
      <w:r>
        <w:rPr>
          <w:rFonts w:hint="eastAsia"/>
        </w:rPr>
        <w:t>明显变化；</w:t>
      </w:r>
      <w:r w:rsidR="009405B9">
        <w:rPr>
          <w:rFonts w:hint="eastAsia"/>
        </w:rPr>
        <w:t>但</w:t>
      </w:r>
      <w:r>
        <w:rPr>
          <w:rFonts w:hint="eastAsia"/>
        </w:rPr>
        <w:t>正电位下，体积大的</w:t>
      </w:r>
      <w:r>
        <w:t>FAP⁻</w:t>
      </w:r>
      <w:r>
        <w:rPr>
          <w:rFonts w:hint="eastAsia"/>
        </w:rPr>
        <w:t>较</w:t>
      </w:r>
      <w:r w:rsidR="004C37FA">
        <w:rPr>
          <w:rFonts w:hint="eastAsia"/>
        </w:rPr>
        <w:t>体积</w:t>
      </w:r>
      <w:r>
        <w:rPr>
          <w:rFonts w:hint="eastAsia"/>
        </w:rPr>
        <w:t>小的</w:t>
      </w:r>
      <w:r>
        <w:t>I⁻</w:t>
      </w:r>
      <w:r>
        <w:rPr>
          <w:rFonts w:hint="eastAsia"/>
        </w:rPr>
        <w:t>摩擦系数显著增加。</w:t>
      </w:r>
    </w:p>
    <w:p w14:paraId="255CAB4F" w14:textId="77777777" w:rsidR="004A1A89" w:rsidRDefault="004A1A89" w:rsidP="00FA4D65">
      <w:pPr>
        <w:pStyle w:val="ac"/>
      </w:pPr>
      <w:r w:rsidRPr="00FA4D65">
        <w:rPr>
          <w:rFonts w:hint="eastAsia"/>
          <w:noProof/>
        </w:rPr>
        <w:drawing>
          <wp:inline distT="0" distB="0" distL="0" distR="0" wp14:anchorId="2B5F0D96" wp14:editId="7898FE91">
            <wp:extent cx="5292000" cy="1550773"/>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 IL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2000" cy="1550773"/>
                    </a:xfrm>
                    <a:prstGeom prst="rect">
                      <a:avLst/>
                    </a:prstGeom>
                  </pic:spPr>
                </pic:pic>
              </a:graphicData>
            </a:graphic>
          </wp:inline>
        </w:drawing>
      </w:r>
    </w:p>
    <w:p w14:paraId="6F24B204" w14:textId="77777777" w:rsidR="00E53717" w:rsidRPr="00E53717" w:rsidRDefault="00FE314D" w:rsidP="003819BD">
      <w:pPr>
        <w:pStyle w:val="ac"/>
      </w:pPr>
      <w:r w:rsidRPr="00E53717">
        <w:rPr>
          <w:rFonts w:hint="eastAsia"/>
        </w:rPr>
        <w:t>图</w:t>
      </w:r>
      <w:r w:rsidRPr="00E53717">
        <w:rPr>
          <w:rFonts w:hint="eastAsia"/>
        </w:rPr>
        <w:t>1</w:t>
      </w:r>
      <w:r w:rsidRPr="00E53717">
        <w:t>.4 (a)</w:t>
      </w:r>
      <w:r w:rsidR="00670217" w:rsidRPr="00E53717">
        <w:t xml:space="preserve"> </w:t>
      </w:r>
      <w:r w:rsidRPr="00E53717">
        <w:rPr>
          <w:rFonts w:hint="eastAsia"/>
        </w:rPr>
        <w:t>AFM</w:t>
      </w:r>
      <w:r w:rsidR="00670217" w:rsidRPr="00E53717">
        <w:rPr>
          <w:rFonts w:hint="eastAsia"/>
        </w:rPr>
        <w:t>硅尖端在不锈钢表面</w:t>
      </w:r>
      <w:r w:rsidRPr="00E53717">
        <w:rPr>
          <w:rFonts w:hint="eastAsia"/>
        </w:rPr>
        <w:t>以</w:t>
      </w:r>
      <w:r w:rsidRPr="00E53717">
        <w:rPr>
          <w:rFonts w:hint="eastAsia"/>
        </w:rPr>
        <w:t>6</w:t>
      </w:r>
      <w:r w:rsidRPr="00E53717">
        <w:rPr>
          <w:rFonts w:hint="eastAsia"/>
        </w:rPr>
        <w:t>μ</w:t>
      </w:r>
      <w:r w:rsidRPr="00E53717">
        <w:rPr>
          <w:rFonts w:hint="eastAsia"/>
        </w:rPr>
        <w:t>m</w:t>
      </w:r>
      <w:r w:rsidR="00670217" w:rsidRPr="00E53717">
        <w:t>/s</w:t>
      </w:r>
      <w:r w:rsidR="00670217" w:rsidRPr="00E53717">
        <w:rPr>
          <w:rFonts w:hint="eastAsia"/>
        </w:rPr>
        <w:t>速度滑动时，</w:t>
      </w:r>
      <w:r w:rsidR="00670217" w:rsidRPr="00E53717">
        <w:rPr>
          <w:rFonts w:hint="eastAsia"/>
        </w:rPr>
        <w:t>6</w:t>
      </w:r>
      <w:r w:rsidR="00670217" w:rsidRPr="00E53717">
        <w:rPr>
          <w:rFonts w:hint="eastAsia"/>
        </w:rPr>
        <w:t>种离子液体的横向力与法向载荷关系示意图</w:t>
      </w:r>
      <w:r w:rsidR="00157E0A">
        <w:fldChar w:fldCharType="begin"/>
      </w:r>
      <w:r w:rsidR="00157E0A">
        <w:instrText xml:space="preserve"> ADDIN EN.CITE &lt;EndNote&gt;&lt;Cite&gt;&lt;Author&gt;Cooper&lt;/Author&gt;&lt;Year&gt;2017&lt;/Year&gt;&lt;RecNum&gt;65&lt;/RecNum&gt;&lt;DisplayText&gt;&lt;style face="superscript"&gt;[48]&lt;/style&gt;&lt;/DisplayText&gt;&lt;record&gt;&lt;rec-number&gt;65&lt;/rec-number&gt;&lt;foreign-keys&gt;&lt;key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157E0A">
        <w:fldChar w:fldCharType="separate"/>
      </w:r>
      <w:r w:rsidR="00157E0A" w:rsidRPr="00157E0A">
        <w:rPr>
          <w:noProof/>
          <w:vertAlign w:val="superscript"/>
        </w:rPr>
        <w:t>[48]</w:t>
      </w:r>
      <w:r w:rsidR="00157E0A">
        <w:fldChar w:fldCharType="end"/>
      </w:r>
      <w:r w:rsidR="00670217" w:rsidRPr="00E53717">
        <w:rPr>
          <w:rFonts w:hint="eastAsia"/>
        </w:rPr>
        <w:t>，（</w:t>
      </w:r>
      <w:r w:rsidR="00670217" w:rsidRPr="00E53717">
        <w:t>b</w:t>
      </w:r>
      <w:r w:rsidR="00670217" w:rsidRPr="00E53717">
        <w:rPr>
          <w:rFonts w:hint="eastAsia"/>
        </w:rPr>
        <w:t>）</w:t>
      </w:r>
      <w:r w:rsidR="00670217" w:rsidRPr="00E53717">
        <w:rPr>
          <w:rFonts w:hint="eastAsia"/>
        </w:rPr>
        <w:t xml:space="preserve"> </w:t>
      </w:r>
      <w:r w:rsidR="00670217" w:rsidRPr="00E53717">
        <w:t>AFM</w:t>
      </w:r>
      <w:r w:rsidR="00670217" w:rsidRPr="00E53717">
        <w:t>测量</w:t>
      </w:r>
      <w:r w:rsidR="00670217" w:rsidRPr="00E53717">
        <w:rPr>
          <w:rFonts w:hint="eastAsia"/>
        </w:rPr>
        <w:t>离子液体</w:t>
      </w:r>
      <w:r w:rsidR="00670217" w:rsidRPr="00E53717">
        <w:rPr>
          <w:rFonts w:hint="eastAsia"/>
        </w:rPr>
        <w:t>[BMIM][FAP]</w:t>
      </w:r>
      <w:r w:rsidR="00670217" w:rsidRPr="00E53717">
        <w:rPr>
          <w:rFonts w:hint="eastAsia"/>
        </w:rPr>
        <w:t>和</w:t>
      </w:r>
      <w:r w:rsidR="00670217" w:rsidRPr="00E53717">
        <w:rPr>
          <w:rFonts w:hint="eastAsia"/>
        </w:rPr>
        <w:t>[BMIM][I]</w:t>
      </w:r>
      <w:r w:rsidR="00670217" w:rsidRPr="00E53717">
        <w:rPr>
          <w:rFonts w:hint="eastAsia"/>
        </w:rPr>
        <w:t>在</w:t>
      </w:r>
      <w:r w:rsidR="00670217" w:rsidRPr="00E53717">
        <w:t>Au(111)</w:t>
      </w:r>
      <w:r w:rsidR="00670217" w:rsidRPr="00E53717">
        <w:rPr>
          <w:rFonts w:hint="eastAsia"/>
        </w:rPr>
        <w:t>表面的横向力与法向载荷关系示意图</w:t>
      </w:r>
      <w:r w:rsidR="00157E0A">
        <w:fldChar w:fldCharType="begin"/>
      </w:r>
      <w:r w:rsidR="00157E0A">
        <w:instrText xml:space="preserve"> ADDIN EN.CITE &lt;EndNote&gt;&lt;Cite&gt;&lt;Author&gt;Li&lt;/Author&gt;&lt;RecNum&gt;57&lt;/RecNum&gt;&lt;DisplayText&gt;&lt;style face="superscript"&gt;[49]&lt;/style&gt;&lt;/DisplayText&gt;&lt;record&gt;&lt;rec-number&gt;57&lt;/rec-number&gt;&lt;foreign-keys&gt;&lt;key app="EN" db-id="zfwte50rcpd99ves2saxp20700x0se5evfz2" timestamp="1766393030"&gt;57&lt;/key&gt;&lt;key app="ENWeb" db-id=""&gt;0&lt;/key&gt;&lt;/foreign-keys&gt;&lt;ref-type name="Journal Article"&gt;17&lt;/ref-type&gt;&lt;contributors&gt;&lt;authors&gt;&lt;author&gt;Hua Li&lt;/author&gt;&lt;/authors&gt;&lt;/contributors&gt;&lt;titles&gt;&lt;title&gt;Ionic liquid lubrication: influence of ion structure, surface potential and sliding velocity&lt;/title&gt;&lt;/titles&gt;&lt;dates&gt;&lt;/dates&gt;&lt;urls&gt;&lt;/urls&gt;&lt;electronic-resource-num&gt;10.1039/c3cp52638k&lt;/electronic-resource-num&gt;&lt;/record&gt;&lt;/Cite&gt;&lt;/EndNote&gt;</w:instrText>
      </w:r>
      <w:r w:rsidR="00157E0A">
        <w:fldChar w:fldCharType="separate"/>
      </w:r>
      <w:r w:rsidR="00157E0A" w:rsidRPr="00157E0A">
        <w:rPr>
          <w:noProof/>
          <w:vertAlign w:val="superscript"/>
        </w:rPr>
        <w:t>[49]</w:t>
      </w:r>
      <w:r w:rsidR="00157E0A">
        <w:fldChar w:fldCharType="end"/>
      </w:r>
      <w:r w:rsidR="00670217" w:rsidRPr="00E53717">
        <w:rPr>
          <w:rFonts w:hint="eastAsia"/>
        </w:rPr>
        <w:t>。</w:t>
      </w:r>
    </w:p>
    <w:p w14:paraId="6DCE25C2" w14:textId="77777777" w:rsidR="00FA4D65" w:rsidRDefault="005A3DA4" w:rsidP="00FA4D65">
      <w:pPr>
        <w:ind w:firstLine="480"/>
      </w:pPr>
      <w:r>
        <w:rPr>
          <w:rFonts w:hint="eastAsia"/>
        </w:rPr>
        <w:t>在实际润滑</w:t>
      </w:r>
      <w:r w:rsidR="00157E0A">
        <w:rPr>
          <w:rFonts w:hint="eastAsia"/>
        </w:rPr>
        <w:t>技术</w:t>
      </w:r>
      <w:r>
        <w:rPr>
          <w:rFonts w:hint="eastAsia"/>
        </w:rPr>
        <w:t>中，离子液体往往以低浓度添加剂形式存在，此时界面摩擦更多由界面</w:t>
      </w:r>
      <w:r w:rsidR="0001225F">
        <w:rPr>
          <w:rFonts w:hint="eastAsia"/>
        </w:rPr>
        <w:t>处离子液体</w:t>
      </w:r>
      <w:r>
        <w:rPr>
          <w:rFonts w:hint="eastAsia"/>
        </w:rPr>
        <w:t>富集层而非体相</w:t>
      </w:r>
      <w:r w:rsidR="0001225F">
        <w:rPr>
          <w:rFonts w:hint="eastAsia"/>
        </w:rPr>
        <w:t>离子液体</w:t>
      </w:r>
      <w:r>
        <w:rPr>
          <w:rFonts w:hint="eastAsia"/>
        </w:rPr>
        <w:t>浓度控制。</w:t>
      </w:r>
      <w:r w:rsidR="0001225F">
        <w:rPr>
          <w:rFonts w:hint="eastAsia"/>
        </w:rPr>
        <w:t>Li</w:t>
      </w:r>
      <w:r w:rsidR="004066AC">
        <w:fldChar w:fldCharType="begin"/>
      </w:r>
      <w:r w:rsidR="004066AC">
        <w:instrText xml:space="preserve"> ADDIN EN.CITE &lt;EndNote&gt;&lt;Cite&gt;&lt;Author&gt;Li&lt;/Author&gt;&lt;Year&gt;2014&lt;/Year&gt;&lt;RecNum&gt;60&lt;/RecNum&gt;&lt;DisplayText&gt;&lt;style face="superscript"&gt;[50]&lt;/style&gt;&lt;/DisplayText&gt;&lt;record&gt;&lt;rec-number&gt;60&lt;/rec-number&gt;&lt;foreign-keys&gt;&lt;key app="EN" db-id="zfwte50rcpd99ves2saxp20700x0se5evfz2" timestamp="1766395037"&gt;60&lt;/key&gt;&lt;key app="ENWeb" db-id=""&gt;0&lt;/key&gt;&lt;/foreign-keys&gt;&lt;ref-type name="Journal Article"&gt;17&lt;/ref-type&gt;&lt;contributors&gt;&lt;authors&gt;&lt;author&gt;Li, Hua&lt;/author&gt;&lt;author&gt;Cooper, Peter K.&lt;/author&gt;&lt;author&gt;Somers, Anthony E.&lt;/author&gt;&lt;author&gt;Rutland, Mark W.&lt;/author&gt;&lt;author&gt;Howlett, Patrick C.&lt;/author&gt;&lt;author&gt;Forsyth, Maria&lt;/author&gt;&lt;author&gt;Atkin, Rob&lt;/author&gt;&lt;/authors&gt;&lt;/contributors&gt;&lt;titles&gt;&lt;title&gt;Ionic Liquid Adsorption and Nanotribology at the Silica–Oil Interface: Hundred-Fold Dilution in Oil Lubricates as Effectively as the Pure Ionic Liquid&lt;/title&gt;&lt;secondary-title&gt;The Journal of Physical Chemistry Letters&lt;/secondary-title&gt;&lt;/titles&gt;&lt;periodical&gt;&lt;full-title&gt;The Journal of Physical Chemistry Letters&lt;/full-title&gt;&lt;/periodical&gt;&lt;pages&gt;4095-4099&lt;/pages&gt;&lt;volume&gt;5&lt;/volume&gt;&lt;number&gt;23&lt;/number&gt;&lt;section&gt;4095&lt;/section&gt;&lt;dates&gt;&lt;year&gt;2014&lt;/year&gt;&lt;/dates&gt;&lt;isbn&gt;1948-7185&amp;#xD;1948-7185&lt;/isbn&gt;&lt;urls&gt;&lt;/urls&gt;&lt;electronic-resource-num&gt;10.1021/jz5021422&lt;/electronic-resource-num&gt;&lt;/record&gt;&lt;/Cite&gt;&lt;/EndNote&gt;</w:instrText>
      </w:r>
      <w:r w:rsidR="004066AC">
        <w:fldChar w:fldCharType="separate"/>
      </w:r>
      <w:r w:rsidR="004066AC" w:rsidRPr="004066AC">
        <w:rPr>
          <w:noProof/>
          <w:vertAlign w:val="superscript"/>
        </w:rPr>
        <w:t>[50]</w:t>
      </w:r>
      <w:r w:rsidR="004066AC">
        <w:fldChar w:fldCharType="end"/>
      </w:r>
      <w:r>
        <w:rPr>
          <w:rFonts w:hint="eastAsia"/>
        </w:rPr>
        <w:t>等通过</w:t>
      </w:r>
      <w:r w:rsidR="0099767B">
        <w:rPr>
          <w:rFonts w:ascii="Arial" w:hAnsi="Arial" w:cs="Arial"/>
          <w:color w:val="151515"/>
          <w:shd w:val="clear" w:color="auto" w:fill="FFFFFF"/>
        </w:rPr>
        <w:t>石英晶体微量天平</w:t>
      </w:r>
      <w:r w:rsidR="0099767B">
        <w:rPr>
          <w:rFonts w:hint="eastAsia"/>
        </w:rPr>
        <w:t>（</w:t>
      </w:r>
      <w:proofErr w:type="spellStart"/>
      <w:r w:rsidR="0099767B">
        <w:rPr>
          <w:rFonts w:hint="eastAsia"/>
        </w:rPr>
        <w:t>Q</w:t>
      </w:r>
      <w:r w:rsidR="0099767B">
        <w:t>uartzCrystalM</w:t>
      </w:r>
      <w:r w:rsidR="0099767B" w:rsidRPr="0099767B">
        <w:t>icrobalance</w:t>
      </w:r>
      <w:proofErr w:type="spellEnd"/>
      <w:r w:rsidR="0099767B">
        <w:rPr>
          <w:rFonts w:hint="eastAsia"/>
        </w:rPr>
        <w:t>，</w:t>
      </w:r>
      <w:r w:rsidR="0099767B">
        <w:t>QCM</w:t>
      </w:r>
      <w:r w:rsidR="0099767B">
        <w:rPr>
          <w:rFonts w:hint="eastAsia"/>
        </w:rPr>
        <w:t>）和</w:t>
      </w:r>
      <w:r>
        <w:rPr>
          <w:rFonts w:hint="eastAsia"/>
        </w:rPr>
        <w:t>AFM</w:t>
      </w:r>
      <w:r>
        <w:rPr>
          <w:rFonts w:hint="eastAsia"/>
        </w:rPr>
        <w:t>组合的手段</w:t>
      </w:r>
      <w:r>
        <w:t>系统考察了</w:t>
      </w:r>
      <w:r>
        <w:rPr>
          <w:rFonts w:hint="eastAsia"/>
        </w:rPr>
        <w:t>I</w:t>
      </w:r>
      <w:r w:rsidR="006B2F0F">
        <w:t>Ls</w:t>
      </w:r>
      <w:r w:rsidR="006B2F0F">
        <w:rPr>
          <w:rFonts w:hint="eastAsia"/>
        </w:rPr>
        <w:t>添加至</w:t>
      </w:r>
      <w:r>
        <w:t>辛烷</w:t>
      </w:r>
      <w:r w:rsidR="006B2F0F">
        <w:rPr>
          <w:rFonts w:hint="eastAsia"/>
        </w:rPr>
        <w:t>溶液</w:t>
      </w:r>
      <w:r>
        <w:t>中</w:t>
      </w:r>
      <w:r w:rsidR="0099767B">
        <w:rPr>
          <w:rFonts w:hint="eastAsia"/>
        </w:rPr>
        <w:t>在二氧化硅表面</w:t>
      </w:r>
      <w:r>
        <w:t>的吸附与纳米摩擦行为</w:t>
      </w:r>
      <w:r>
        <w:rPr>
          <w:rFonts w:hint="eastAsia"/>
        </w:rPr>
        <w:t>（图</w:t>
      </w:r>
      <w:r>
        <w:rPr>
          <w:rFonts w:hint="eastAsia"/>
        </w:rPr>
        <w:t>1</w:t>
      </w:r>
      <w:r w:rsidR="0001225F">
        <w:rPr>
          <w:rFonts w:hint="eastAsia"/>
        </w:rPr>
        <w:t>.</w:t>
      </w:r>
      <w:r w:rsidR="0001225F">
        <w:t>5</w:t>
      </w:r>
      <w:r w:rsidR="008A7854">
        <w:t>a</w:t>
      </w:r>
      <w:r>
        <w:rPr>
          <w:rFonts w:hint="eastAsia"/>
        </w:rPr>
        <w:t>）。</w:t>
      </w:r>
      <w:r w:rsidR="00E52E9B">
        <w:rPr>
          <w:rFonts w:hint="eastAsia"/>
        </w:rPr>
        <w:t>研究</w:t>
      </w:r>
      <w:r>
        <w:rPr>
          <w:rFonts w:hint="eastAsia"/>
        </w:rPr>
        <w:t>发现当体相</w:t>
      </w:r>
      <w:r w:rsidR="0099767B">
        <w:rPr>
          <w:rFonts w:hint="eastAsia"/>
        </w:rPr>
        <w:t>I</w:t>
      </w:r>
      <w:r w:rsidR="0099767B">
        <w:t>Ls</w:t>
      </w:r>
      <w:r>
        <w:rPr>
          <w:rFonts w:hint="eastAsia"/>
        </w:rPr>
        <w:t>浓度达到约</w:t>
      </w:r>
      <w:r w:rsidR="0001225F">
        <w:rPr>
          <w:rFonts w:hint="eastAsia"/>
        </w:rPr>
        <w:t>1</w:t>
      </w:r>
      <w:r>
        <w:rPr>
          <w:rFonts w:hint="eastAsia"/>
        </w:rPr>
        <w:t>mol%</w:t>
      </w:r>
      <w:r>
        <w:rPr>
          <w:rFonts w:hint="eastAsia"/>
        </w:rPr>
        <w:t>时二氧化硅表面覆盖接近饱和，</w:t>
      </w:r>
      <w:r w:rsidR="0099767B">
        <w:rPr>
          <w:rFonts w:hint="eastAsia"/>
        </w:rPr>
        <w:t>AFM</w:t>
      </w:r>
      <w:r w:rsidR="0099767B">
        <w:rPr>
          <w:rFonts w:hint="eastAsia"/>
        </w:rPr>
        <w:t>测得的摩擦系数与纯离子液体相当，</w:t>
      </w:r>
      <w:r>
        <w:rPr>
          <w:rFonts w:hint="eastAsia"/>
        </w:rPr>
        <w:t>在低于阈值浓度时，摩擦系数显著升高且易出现探针和固体表面直接接触的“击穿”现象。</w:t>
      </w:r>
    </w:p>
    <w:p w14:paraId="188B694F" w14:textId="77777777" w:rsidR="00FA4D65" w:rsidRDefault="00BD0A79" w:rsidP="00FA4D65">
      <w:pPr>
        <w:ind w:firstLine="480"/>
      </w:pPr>
      <w:r w:rsidRPr="00BD0A79">
        <w:rPr>
          <w:rFonts w:hint="eastAsia"/>
        </w:rPr>
        <w:t>在更接近工程条件的体系中，</w:t>
      </w:r>
      <w:r w:rsidRPr="00BD0A79">
        <w:rPr>
          <w:rFonts w:hint="eastAsia"/>
        </w:rPr>
        <w:t>Qiu</w:t>
      </w:r>
      <w:r w:rsidR="004066AC">
        <w:fldChar w:fldCharType="begin"/>
      </w:r>
      <w:r w:rsidR="004066AC">
        <w:instrText xml:space="preserve"> ADDIN EN.CITE &lt;EndNote&gt;&lt;Cite&gt;&lt;Author&gt;Qiu&lt;/Author&gt;&lt;Year&gt;2021&lt;/Year&gt;&lt;RecNum&gt;66&lt;/RecNum&gt;&lt;DisplayText&gt;&lt;style face="superscript"&gt;[51]&lt;/style&gt;&lt;/DisplayText&gt;&lt;record&gt;&lt;rec-number&gt;66&lt;/rec-number&gt;&lt;foreign-keys&gt;&lt;key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Xiuhua&lt;/author&gt;&lt;author&gt;Lu, Linghong&lt;/author&gt;&lt;author&gt;Qu, Zhenyu&lt;/author&gt;&lt;author&gt;Liao,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4066AC">
        <w:fldChar w:fldCharType="separate"/>
      </w:r>
      <w:r w:rsidR="004066AC" w:rsidRPr="004066AC">
        <w:rPr>
          <w:noProof/>
          <w:vertAlign w:val="superscript"/>
        </w:rPr>
        <w:t>[51]</w:t>
      </w:r>
      <w:r w:rsidR="004066AC">
        <w:fldChar w:fldCharType="end"/>
      </w:r>
      <w:r w:rsidRPr="00BD0A79">
        <w:rPr>
          <w:rFonts w:hint="eastAsia"/>
        </w:rPr>
        <w:t>等</w:t>
      </w:r>
      <w:r w:rsidR="002A0AF5" w:rsidRPr="002A0AF5">
        <w:rPr>
          <w:rFonts w:hint="eastAsia"/>
        </w:rPr>
        <w:t>利用</w:t>
      </w:r>
      <w:r w:rsidR="002A0AF5" w:rsidRPr="002A0AF5">
        <w:rPr>
          <w:rFonts w:hint="eastAsia"/>
        </w:rPr>
        <w:t>AFM</w:t>
      </w:r>
      <w:r w:rsidRPr="00BD0A79">
        <w:rPr>
          <w:rFonts w:hint="eastAsia"/>
        </w:rPr>
        <w:t>考察</w:t>
      </w:r>
      <w:r w:rsidR="00267DD2">
        <w:rPr>
          <w:rFonts w:hint="eastAsia"/>
        </w:rPr>
        <w:t>了</w:t>
      </w:r>
      <w:r w:rsidR="002A0AF5">
        <w:rPr>
          <w:rFonts w:hint="eastAsia"/>
        </w:rPr>
        <w:t>非卤代磷基</w:t>
      </w:r>
      <w:r w:rsidR="002A0AF5">
        <w:rPr>
          <w:rFonts w:hint="eastAsia"/>
        </w:rPr>
        <w:t>I</w:t>
      </w:r>
      <w:r w:rsidR="002A0AF5">
        <w:t>L</w:t>
      </w:r>
      <w:r w:rsidR="002A0AF5">
        <w:rPr>
          <w:rFonts w:hint="eastAsia"/>
        </w:rPr>
        <w:t>s</w:t>
      </w:r>
      <w:r w:rsidR="00267DD2" w:rsidRPr="00267DD2">
        <w:rPr>
          <w:rFonts w:hint="eastAsia"/>
        </w:rPr>
        <w:t>与二乙二醇二丁醚以</w:t>
      </w:r>
      <w:r w:rsidR="00267DD2" w:rsidRPr="00267DD2">
        <w:t>1</w:t>
      </w:r>
      <w:r w:rsidR="00267DD2" w:rsidRPr="00267DD2">
        <w:rPr>
          <w:rFonts w:hint="eastAsia"/>
        </w:rPr>
        <w:t>：</w:t>
      </w:r>
      <w:r w:rsidR="00267DD2" w:rsidRPr="00267DD2">
        <w:t>10</w:t>
      </w:r>
      <w:r w:rsidR="00267DD2" w:rsidRPr="00267DD2">
        <w:rPr>
          <w:rFonts w:hint="eastAsia"/>
        </w:rPr>
        <w:t>和</w:t>
      </w:r>
      <w:r w:rsidR="00267DD2" w:rsidRPr="00267DD2">
        <w:t>1</w:t>
      </w:r>
      <w:r w:rsidR="00267DD2" w:rsidRPr="00267DD2">
        <w:rPr>
          <w:rFonts w:hint="eastAsia"/>
        </w:rPr>
        <w:t>：</w:t>
      </w:r>
      <w:r w:rsidR="00267DD2" w:rsidRPr="00267DD2">
        <w:t>70</w:t>
      </w:r>
      <w:r w:rsidR="00267DD2" w:rsidRPr="00267DD2">
        <w:rPr>
          <w:rFonts w:hint="eastAsia"/>
        </w:rPr>
        <w:t>摩尔比混合</w:t>
      </w:r>
      <w:r w:rsidR="00267DD2">
        <w:rPr>
          <w:rFonts w:hint="eastAsia"/>
        </w:rPr>
        <w:t>时</w:t>
      </w:r>
      <w:r w:rsidR="002A0AF5" w:rsidRPr="002A0AF5">
        <w:rPr>
          <w:rFonts w:hint="eastAsia"/>
        </w:rPr>
        <w:t>在</w:t>
      </w:r>
      <w:proofErr w:type="spellStart"/>
      <w:r w:rsidR="002A0AF5" w:rsidRPr="002A0AF5">
        <w:rPr>
          <w:rFonts w:hint="eastAsia"/>
        </w:rPr>
        <w:t>Ti</w:t>
      </w:r>
      <w:proofErr w:type="spellEnd"/>
      <w:r w:rsidR="002A0AF5" w:rsidRPr="002A0AF5">
        <w:rPr>
          <w:rFonts w:hint="eastAsia"/>
        </w:rPr>
        <w:t>表面</w:t>
      </w:r>
      <w:r w:rsidR="00267DD2" w:rsidRPr="00267DD2">
        <w:rPr>
          <w:rFonts w:hint="eastAsia"/>
        </w:rPr>
        <w:t>的纳米摩擦行</w:t>
      </w:r>
      <w:r w:rsidR="00267DD2">
        <w:rPr>
          <w:rFonts w:hint="eastAsia"/>
        </w:rPr>
        <w:t>为</w:t>
      </w:r>
      <w:r w:rsidR="008A7854">
        <w:rPr>
          <w:rFonts w:hint="eastAsia"/>
        </w:rPr>
        <w:t>（图</w:t>
      </w:r>
      <w:r w:rsidR="008A7854">
        <w:rPr>
          <w:rFonts w:hint="eastAsia"/>
        </w:rPr>
        <w:t>1</w:t>
      </w:r>
      <w:r w:rsidR="008A7854">
        <w:t>.5</w:t>
      </w:r>
      <w:r w:rsidR="008A7854">
        <w:rPr>
          <w:rFonts w:hint="eastAsia"/>
        </w:rPr>
        <w:t>b</w:t>
      </w:r>
      <w:r w:rsidR="008A7854">
        <w:rPr>
          <w:rFonts w:hint="eastAsia"/>
        </w:rPr>
        <w:t>）</w:t>
      </w:r>
      <w:r w:rsidR="002A0AF5">
        <w:rPr>
          <w:rFonts w:hint="eastAsia"/>
        </w:rPr>
        <w:t>。发现高</w:t>
      </w:r>
      <w:r w:rsidR="002A0AF5">
        <w:rPr>
          <w:rFonts w:hint="eastAsia"/>
        </w:rPr>
        <w:t>I</w:t>
      </w:r>
      <w:r w:rsidR="002A0AF5">
        <w:t>L</w:t>
      </w:r>
      <w:r w:rsidR="002A0AF5">
        <w:rPr>
          <w:rFonts w:hint="eastAsia"/>
        </w:rPr>
        <w:t>浓度（</w:t>
      </w:r>
      <w:r w:rsidR="00267DD2">
        <w:rPr>
          <w:rFonts w:hint="eastAsia"/>
        </w:rPr>
        <w:t>1:10</w:t>
      </w:r>
      <w:r w:rsidR="002A0AF5">
        <w:rPr>
          <w:rFonts w:hint="eastAsia"/>
        </w:rPr>
        <w:t>）的</w:t>
      </w:r>
      <w:r w:rsidR="002A0AF5">
        <w:rPr>
          <w:rFonts w:hint="eastAsia"/>
        </w:rPr>
        <w:t>I</w:t>
      </w:r>
      <w:r w:rsidR="002A0AF5">
        <w:t>L-</w:t>
      </w:r>
      <w:r w:rsidR="002A0AF5">
        <w:rPr>
          <w:rFonts w:hint="eastAsia"/>
        </w:rPr>
        <w:t>油混合物</w:t>
      </w:r>
      <w:r w:rsidRPr="00BD0A79">
        <w:rPr>
          <w:rFonts w:hint="eastAsia"/>
        </w:rPr>
        <w:t>可</w:t>
      </w:r>
      <w:r w:rsidR="002A0AF5">
        <w:rPr>
          <w:rFonts w:hint="eastAsia"/>
        </w:rPr>
        <w:t>在</w:t>
      </w:r>
      <w:proofErr w:type="spellStart"/>
      <w:r w:rsidR="002A0AF5">
        <w:rPr>
          <w:rFonts w:hint="eastAsia"/>
        </w:rPr>
        <w:t>Ti</w:t>
      </w:r>
      <w:proofErr w:type="spellEnd"/>
      <w:r w:rsidR="002A0AF5">
        <w:rPr>
          <w:rFonts w:hint="eastAsia"/>
        </w:rPr>
        <w:t>界面</w:t>
      </w:r>
      <w:r w:rsidRPr="00BD0A79">
        <w:rPr>
          <w:rFonts w:hint="eastAsia"/>
        </w:rPr>
        <w:t>形成完整</w:t>
      </w:r>
      <w:r w:rsidR="002A0AF5">
        <w:rPr>
          <w:rFonts w:hint="eastAsia"/>
        </w:rPr>
        <w:t>IL-rich</w:t>
      </w:r>
      <w:r w:rsidRPr="00BD0A79">
        <w:rPr>
          <w:rFonts w:hint="eastAsia"/>
        </w:rPr>
        <w:t>层，摩擦系数约</w:t>
      </w:r>
      <w:r w:rsidRPr="00BD0A79">
        <w:rPr>
          <w:rFonts w:hint="eastAsia"/>
        </w:rPr>
        <w:t>0.05</w:t>
      </w:r>
      <w:r w:rsidR="002A0AF5">
        <w:rPr>
          <w:rFonts w:hint="eastAsia"/>
        </w:rPr>
        <w:t>。</w:t>
      </w:r>
      <w:r w:rsidRPr="00BD0A79">
        <w:rPr>
          <w:rFonts w:hint="eastAsia"/>
        </w:rPr>
        <w:t>而</w:t>
      </w:r>
      <w:r w:rsidR="002A0AF5">
        <w:rPr>
          <w:rFonts w:hint="eastAsia"/>
        </w:rPr>
        <w:t>低</w:t>
      </w:r>
      <w:r w:rsidR="002A0AF5">
        <w:rPr>
          <w:rFonts w:hint="eastAsia"/>
        </w:rPr>
        <w:t>I</w:t>
      </w:r>
      <w:r w:rsidR="002A0AF5">
        <w:t>L</w:t>
      </w:r>
      <w:r w:rsidR="002A0AF5">
        <w:rPr>
          <w:rFonts w:hint="eastAsia"/>
        </w:rPr>
        <w:t>浓度（</w:t>
      </w:r>
      <w:r w:rsidR="002A0AF5">
        <w:rPr>
          <w:rFonts w:hint="eastAsia"/>
        </w:rPr>
        <w:t>1:</w:t>
      </w:r>
      <w:r w:rsidR="002A0AF5">
        <w:t>7</w:t>
      </w:r>
      <w:r w:rsidR="002A0AF5">
        <w:rPr>
          <w:rFonts w:hint="eastAsia"/>
        </w:rPr>
        <w:t>0</w:t>
      </w:r>
      <w:r w:rsidR="002A0AF5">
        <w:rPr>
          <w:rFonts w:hint="eastAsia"/>
        </w:rPr>
        <w:t>）</w:t>
      </w:r>
      <w:r w:rsidRPr="00BD0A79">
        <w:rPr>
          <w:rFonts w:hint="eastAsia"/>
        </w:rPr>
        <w:t>时层状</w:t>
      </w:r>
      <w:r w:rsidR="002A0AF5">
        <w:rPr>
          <w:rFonts w:hint="eastAsia"/>
        </w:rPr>
        <w:t>有序</w:t>
      </w:r>
      <w:r w:rsidRPr="00BD0A79">
        <w:rPr>
          <w:rFonts w:hint="eastAsia"/>
        </w:rPr>
        <w:t>结构基本消失，摩擦系数上升至约</w:t>
      </w:r>
      <w:r w:rsidRPr="00BD0A79">
        <w:rPr>
          <w:rFonts w:hint="eastAsia"/>
        </w:rPr>
        <w:t>0.10</w:t>
      </w:r>
      <w:r w:rsidR="004066AC">
        <w:rPr>
          <w:rFonts w:hint="eastAsia"/>
        </w:rPr>
        <w:t>，与基础油相当</w:t>
      </w:r>
      <w:r w:rsidR="002A0AF5">
        <w:rPr>
          <w:rFonts w:hint="eastAsia"/>
        </w:rPr>
        <w:t>。由此可见，当界面吸附量达到多层或单</w:t>
      </w:r>
      <w:r w:rsidRPr="00BD0A79">
        <w:rPr>
          <w:rFonts w:hint="eastAsia"/>
        </w:rPr>
        <w:t>层饱和，即便体相</w:t>
      </w:r>
      <w:r w:rsidR="002A0AF5">
        <w:rPr>
          <w:rFonts w:hint="eastAsia"/>
        </w:rPr>
        <w:t>I</w:t>
      </w:r>
      <w:r w:rsidR="002A0AF5">
        <w:t>L</w:t>
      </w:r>
      <w:r w:rsidR="002A0AF5">
        <w:rPr>
          <w:rFonts w:hint="eastAsia"/>
        </w:rPr>
        <w:t>s</w:t>
      </w:r>
      <w:r w:rsidRPr="00BD0A79">
        <w:rPr>
          <w:rFonts w:hint="eastAsia"/>
        </w:rPr>
        <w:t>浓度远低于纯</w:t>
      </w:r>
      <w:r w:rsidRPr="00BD0A79">
        <w:rPr>
          <w:rFonts w:hint="eastAsia"/>
        </w:rPr>
        <w:t>ILs</w:t>
      </w:r>
      <w:r w:rsidRPr="00BD0A79">
        <w:rPr>
          <w:rFonts w:hint="eastAsia"/>
        </w:rPr>
        <w:t>，也能获得与纯</w:t>
      </w:r>
      <w:r w:rsidRPr="00BD0A79">
        <w:rPr>
          <w:rFonts w:hint="eastAsia"/>
        </w:rPr>
        <w:t>ILs</w:t>
      </w:r>
      <w:r w:rsidRPr="00BD0A79">
        <w:rPr>
          <w:rFonts w:hint="eastAsia"/>
        </w:rPr>
        <w:t>相当的减摩效果，反之，吸附不足则导致摩擦显著上升。</w:t>
      </w:r>
    </w:p>
    <w:p w14:paraId="3753A97B" w14:textId="77777777" w:rsidR="00BD0A79" w:rsidRDefault="004A1A89" w:rsidP="00FA4D65">
      <w:pPr>
        <w:pStyle w:val="ac"/>
      </w:pPr>
      <w:r>
        <w:rPr>
          <w:rFonts w:hint="eastAsia"/>
          <w:noProof/>
        </w:rPr>
        <w:lastRenderedPageBreak/>
        <w:drawing>
          <wp:inline distT="0" distB="0" distL="0" distR="0" wp14:anchorId="206B0108" wp14:editId="4413493A">
            <wp:extent cx="3600000" cy="3437915"/>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5 IL%.png"/>
                    <pic:cNvPicPr/>
                  </pic:nvPicPr>
                  <pic:blipFill>
                    <a:blip r:embed="rId12">
                      <a:extLst>
                        <a:ext uri="{28A0092B-C50C-407E-A947-70E740481C1C}">
                          <a14:useLocalDpi xmlns:a14="http://schemas.microsoft.com/office/drawing/2010/main" val="0"/>
                        </a:ext>
                      </a:extLst>
                    </a:blip>
                    <a:stretch>
                      <a:fillRect/>
                    </a:stretch>
                  </pic:blipFill>
                  <pic:spPr>
                    <a:xfrm>
                      <a:off x="0" y="0"/>
                      <a:ext cx="3600000" cy="3437915"/>
                    </a:xfrm>
                    <a:prstGeom prst="rect">
                      <a:avLst/>
                    </a:prstGeom>
                  </pic:spPr>
                </pic:pic>
              </a:graphicData>
            </a:graphic>
          </wp:inline>
        </w:drawing>
      </w:r>
    </w:p>
    <w:p w14:paraId="1F99ACDA" w14:textId="77777777" w:rsidR="00BD0A79" w:rsidRDefault="006B2F0F" w:rsidP="00641DA8">
      <w:pPr>
        <w:pStyle w:val="ac"/>
      </w:pPr>
      <w:r>
        <w:rPr>
          <w:rFonts w:hint="eastAsia"/>
        </w:rPr>
        <w:t>图</w:t>
      </w:r>
      <w:r>
        <w:rPr>
          <w:rFonts w:hint="eastAsia"/>
        </w:rPr>
        <w:t>1</w:t>
      </w:r>
      <w:r>
        <w:t xml:space="preserve">.5 </w:t>
      </w:r>
      <w:r w:rsidR="00BD0A79">
        <w:t xml:space="preserve">(a) </w:t>
      </w:r>
      <w:r>
        <w:t>AFM</w:t>
      </w:r>
      <w:r>
        <w:rPr>
          <w:rFonts w:hint="eastAsia"/>
        </w:rPr>
        <w:t>测量不同浓度的</w:t>
      </w:r>
      <w:r w:rsidRPr="006B2F0F">
        <w:rPr>
          <w:rFonts w:hint="eastAsia"/>
        </w:rPr>
        <w:t>IL</w:t>
      </w:r>
      <w:r w:rsidR="00BD0A79">
        <w:t>-</w:t>
      </w:r>
      <w:r w:rsidR="00641DA8">
        <w:rPr>
          <w:rFonts w:hint="eastAsia"/>
        </w:rPr>
        <w:t>辛烷混合物</w:t>
      </w:r>
      <w:r>
        <w:rPr>
          <w:rFonts w:hint="eastAsia"/>
        </w:rPr>
        <w:t>在硅表面的横向力与法向载荷关系示意图</w:t>
      </w:r>
      <w:r w:rsidR="004066AC">
        <w:fldChar w:fldCharType="begin"/>
      </w:r>
      <w:r w:rsidR="004066AC">
        <w:instrText xml:space="preserve"> ADDIN EN.CITE &lt;EndNote&gt;&lt;Cite&gt;&lt;Author&gt;Li&lt;/Author&gt;&lt;Year&gt;2014&lt;/Year&gt;&lt;RecNum&gt;60&lt;/RecNum&gt;&lt;DisplayText&gt;&lt;style face="superscript"&gt;[50]&lt;/style&gt;&lt;/DisplayText&gt;&lt;record&gt;&lt;rec-number&gt;60&lt;/rec-number&gt;&lt;foreign-keys&gt;&lt;key app="EN" db-id="zfwte50rcpd99ves2saxp20700x0se5evfz2" timestamp="1766395037"&gt;60&lt;/key&gt;&lt;key app="ENWeb" db-id=""&gt;0&lt;/key&gt;&lt;/foreign-keys&gt;&lt;ref-type name="Journal Article"&gt;17&lt;/ref-type&gt;&lt;contributors&gt;&lt;authors&gt;&lt;author&gt;Li, Hua&lt;/author&gt;&lt;author&gt;Cooper, Peter K.&lt;/author&gt;&lt;author&gt;Somers, Anthony E.&lt;/author&gt;&lt;author&gt;Rutland, Mark W.&lt;/author&gt;&lt;author&gt;Howlett, Patrick C.&lt;/author&gt;&lt;author&gt;Forsyth, Maria&lt;/author&gt;&lt;author&gt;Atkin, Rob&lt;/author&gt;&lt;/authors&gt;&lt;/contributors&gt;&lt;titles&gt;&lt;title&gt;Ionic Liquid Adsorption and Nanotribology at the Silica–Oil Interface: Hundred-Fold Dilution in Oil Lubricates as Effectively as the Pure Ionic Liquid&lt;/title&gt;&lt;secondary-title&gt;The Journal of Physical Chemistry Letters&lt;/secondary-title&gt;&lt;/titles&gt;&lt;periodical&gt;&lt;full-title&gt;The Journal of Physical Chemistry Letters&lt;/full-title&gt;&lt;/periodical&gt;&lt;pages&gt;4095-4099&lt;/pages&gt;&lt;volume&gt;5&lt;/volume&gt;&lt;number&gt;23&lt;/number&gt;&lt;section&gt;4095&lt;/section&gt;&lt;dates&gt;&lt;year&gt;2014&lt;/year&gt;&lt;/dates&gt;&lt;isbn&gt;1948-7185&amp;#xD;1948-7185&lt;/isbn&gt;&lt;urls&gt;&lt;/urls&gt;&lt;electronic-resource-num&gt;10.1021/jz5021422&lt;/electronic-resource-num&gt;&lt;/record&gt;&lt;/Cite&gt;&lt;/EndNote&gt;</w:instrText>
      </w:r>
      <w:r w:rsidR="004066AC">
        <w:fldChar w:fldCharType="separate"/>
      </w:r>
      <w:r w:rsidR="004066AC" w:rsidRPr="004066AC">
        <w:rPr>
          <w:noProof/>
          <w:vertAlign w:val="superscript"/>
        </w:rPr>
        <w:t>[50]</w:t>
      </w:r>
      <w:r w:rsidR="004066AC">
        <w:fldChar w:fldCharType="end"/>
      </w:r>
      <w:r w:rsidR="00BD0A79">
        <w:rPr>
          <w:rFonts w:hint="eastAsia"/>
        </w:rPr>
        <w:t>，</w:t>
      </w:r>
      <w:r w:rsidR="00BD0A79">
        <w:rPr>
          <w:rFonts w:hint="eastAsia"/>
        </w:rPr>
        <w:t>(</w:t>
      </w:r>
      <w:r w:rsidR="00BD0A79">
        <w:t xml:space="preserve">b) </w:t>
      </w:r>
      <w:r w:rsidR="00966DD5">
        <w:t>AFM</w:t>
      </w:r>
      <w:r w:rsidR="00966DD5">
        <w:rPr>
          <w:rFonts w:hint="eastAsia"/>
        </w:rPr>
        <w:t>测量</w:t>
      </w:r>
      <w:r w:rsidR="00966DD5">
        <w:rPr>
          <w:rFonts w:hint="eastAsia"/>
        </w:rPr>
        <w:t>1:7</w:t>
      </w:r>
      <w:r w:rsidR="00966DD5">
        <w:t>0</w:t>
      </w:r>
      <w:r w:rsidR="00966DD5">
        <w:rPr>
          <w:rFonts w:hint="eastAsia"/>
        </w:rPr>
        <w:t>和</w:t>
      </w:r>
      <w:r w:rsidR="00966DD5">
        <w:rPr>
          <w:rFonts w:hint="eastAsia"/>
        </w:rPr>
        <w:t>1:10</w:t>
      </w:r>
      <w:r w:rsidR="00966DD5">
        <w:rPr>
          <w:rFonts w:hint="eastAsia"/>
        </w:rPr>
        <w:t>摩尔比的</w:t>
      </w:r>
      <w:r w:rsidR="00641DA8">
        <w:rPr>
          <w:rFonts w:hint="eastAsia"/>
        </w:rPr>
        <w:t>I</w:t>
      </w:r>
      <w:r w:rsidR="00641DA8">
        <w:t>L</w:t>
      </w:r>
      <w:r w:rsidR="00966DD5">
        <w:t>-</w:t>
      </w:r>
      <w:r w:rsidR="00966DD5">
        <w:rPr>
          <w:rFonts w:hint="eastAsia"/>
        </w:rPr>
        <w:t>油混合物</w:t>
      </w:r>
      <w:r w:rsidR="00641DA8">
        <w:rPr>
          <w:rFonts w:hint="eastAsia"/>
        </w:rPr>
        <w:t>在</w:t>
      </w:r>
      <w:proofErr w:type="spellStart"/>
      <w:r w:rsidR="00641DA8">
        <w:rPr>
          <w:rFonts w:hint="eastAsia"/>
        </w:rPr>
        <w:t>T</w:t>
      </w:r>
      <w:r w:rsidR="00641DA8">
        <w:t>i</w:t>
      </w:r>
      <w:proofErr w:type="spellEnd"/>
      <w:r w:rsidR="00641DA8">
        <w:rPr>
          <w:rFonts w:hint="eastAsia"/>
        </w:rPr>
        <w:t>界面处的</w:t>
      </w:r>
      <w:r w:rsidR="00641DA8">
        <w:rPr>
          <w:rFonts w:ascii="Helvetica" w:hAnsi="Helvetica" w:cs="Helvetica"/>
          <w:color w:val="111133"/>
          <w:spacing w:val="1"/>
          <w:shd w:val="clear" w:color="auto" w:fill="FFFFFF"/>
        </w:rPr>
        <w:t>吸附行为及其分层结构特征</w:t>
      </w:r>
      <w:r w:rsidR="00641DA8">
        <w:rPr>
          <w:rFonts w:ascii="Helvetica" w:hAnsi="Helvetica" w:cs="Helvetica" w:hint="eastAsia"/>
          <w:color w:val="111133"/>
          <w:spacing w:val="1"/>
          <w:shd w:val="clear" w:color="auto" w:fill="FFFFFF"/>
        </w:rPr>
        <w:t>示意图</w:t>
      </w:r>
      <w:r w:rsidR="004066AC">
        <w:rPr>
          <w:rFonts w:ascii="Helvetica" w:hAnsi="Helvetica" w:cs="Helvetica"/>
          <w:color w:val="111133"/>
          <w:spacing w:val="1"/>
          <w:shd w:val="clear" w:color="auto" w:fill="FFFFFF"/>
        </w:rPr>
        <w:fldChar w:fldCharType="begin"/>
      </w:r>
      <w:r w:rsidR="004066AC">
        <w:rPr>
          <w:rFonts w:ascii="Helvetica" w:hAnsi="Helvetica" w:cs="Helvetica"/>
          <w:color w:val="111133"/>
          <w:spacing w:val="1"/>
          <w:shd w:val="clear" w:color="auto" w:fill="FFFFFF"/>
        </w:rPr>
        <w:instrText xml:space="preserve"> ADDIN EN.CITE &lt;EndNote&gt;&lt;Cite&gt;&lt;Author&gt;Qiu&lt;/Author&gt;&lt;Year&gt;2021&lt;/Year&gt;&lt;RecNum&gt;66&lt;/RecNum&gt;&lt;DisplayText&gt;&lt;style face="superscript"&gt;[51]&lt;/style&gt;&lt;/DisplayText&gt;&lt;record&gt;&lt;rec-number&gt;66&lt;/rec-number&gt;&lt;foreign-keys&gt;&lt;key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Xiuhua&lt;/author&gt;&lt;author&gt;Lu, Linghong&lt;/author&gt;&lt;author&gt;Qu, Zhenyu&lt;/author&gt;&lt;author&gt;Liao,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4066AC">
        <w:rPr>
          <w:rFonts w:ascii="Helvetica" w:hAnsi="Helvetica" w:cs="Helvetica"/>
          <w:color w:val="111133"/>
          <w:spacing w:val="1"/>
          <w:shd w:val="clear" w:color="auto" w:fill="FFFFFF"/>
        </w:rPr>
        <w:fldChar w:fldCharType="separate"/>
      </w:r>
      <w:r w:rsidR="004066AC" w:rsidRPr="004066AC">
        <w:rPr>
          <w:rFonts w:ascii="Helvetica" w:hAnsi="Helvetica" w:cs="Helvetica"/>
          <w:noProof/>
          <w:color w:val="111133"/>
          <w:spacing w:val="1"/>
          <w:shd w:val="clear" w:color="auto" w:fill="FFFFFF"/>
          <w:vertAlign w:val="superscript"/>
        </w:rPr>
        <w:t>[51]</w:t>
      </w:r>
      <w:r w:rsidR="004066AC">
        <w:rPr>
          <w:rFonts w:ascii="Helvetica" w:hAnsi="Helvetica" w:cs="Helvetica"/>
          <w:color w:val="111133"/>
          <w:spacing w:val="1"/>
          <w:shd w:val="clear" w:color="auto" w:fill="FFFFFF"/>
        </w:rPr>
        <w:fldChar w:fldCharType="end"/>
      </w:r>
      <w:r w:rsidR="00641DA8">
        <w:rPr>
          <w:rFonts w:hint="eastAsia"/>
        </w:rPr>
        <w:t>。</w:t>
      </w:r>
    </w:p>
    <w:p w14:paraId="6588E083" w14:textId="77777777" w:rsidR="006A04BD" w:rsidRDefault="00267DD2" w:rsidP="00F77D55">
      <w:pPr>
        <w:ind w:firstLine="480"/>
      </w:pPr>
      <w:r>
        <w:rPr>
          <w:rFonts w:hint="eastAsia"/>
        </w:rPr>
        <w:t>不仅阴</w:t>
      </w:r>
      <w:r w:rsidR="005A3DA4">
        <w:rPr>
          <w:rFonts w:hint="eastAsia"/>
        </w:rPr>
        <w:t>阳离子种类、</w:t>
      </w:r>
      <w:r w:rsidR="006508A2">
        <w:rPr>
          <w:rFonts w:hint="eastAsia"/>
        </w:rPr>
        <w:t>组合方式</w:t>
      </w:r>
      <w:r w:rsidR="00F3045D">
        <w:rPr>
          <w:rFonts w:hint="eastAsia"/>
        </w:rPr>
        <w:t>及摩尔比</w:t>
      </w:r>
      <w:r w:rsidR="006508A2">
        <w:rPr>
          <w:rFonts w:hint="eastAsia"/>
        </w:rPr>
        <w:t>可以影响界面处的纳米摩擦性能，</w:t>
      </w:r>
      <w:r w:rsidR="00A13A16">
        <w:rPr>
          <w:rFonts w:hint="eastAsia"/>
        </w:rPr>
        <w:t>界面处</w:t>
      </w:r>
      <w:r w:rsidR="006508A2">
        <w:t>IL</w:t>
      </w:r>
      <w:r w:rsidR="006508A2">
        <w:rPr>
          <w:rFonts w:hint="eastAsia"/>
        </w:rPr>
        <w:t>s</w:t>
      </w:r>
      <w:r w:rsidR="006508A2" w:rsidRPr="006508A2">
        <w:rPr>
          <w:rFonts w:hint="eastAsia"/>
        </w:rPr>
        <w:t>膜厚与层状结构</w:t>
      </w:r>
      <w:r w:rsidR="006508A2">
        <w:rPr>
          <w:rFonts w:hint="eastAsia"/>
        </w:rPr>
        <w:t>的</w:t>
      </w:r>
      <w:r w:rsidR="006508A2" w:rsidRPr="006508A2">
        <w:rPr>
          <w:rFonts w:hint="eastAsia"/>
        </w:rPr>
        <w:t>有序性</w:t>
      </w:r>
      <w:r w:rsidR="00A13A16">
        <w:rPr>
          <w:rFonts w:hint="eastAsia"/>
        </w:rPr>
        <w:t>同样</w:t>
      </w:r>
      <w:r w:rsidR="006508A2">
        <w:rPr>
          <w:rFonts w:hint="eastAsia"/>
        </w:rPr>
        <w:t>可以</w:t>
      </w:r>
      <w:r w:rsidR="006A04BD">
        <w:rPr>
          <w:rFonts w:hint="eastAsia"/>
        </w:rPr>
        <w:t>直接控制纳米摩擦行为。</w:t>
      </w:r>
      <w:r w:rsidR="00FC75FE" w:rsidRPr="00FC75FE">
        <w:rPr>
          <w:rFonts w:hint="eastAsia"/>
        </w:rPr>
        <w:t>大量</w:t>
      </w:r>
      <w:r w:rsidR="00FC75FE" w:rsidRPr="00FC75FE">
        <w:rPr>
          <w:rFonts w:hint="eastAsia"/>
        </w:rPr>
        <w:t>SFA</w:t>
      </w:r>
      <w:r w:rsidR="00F77D55">
        <w:rPr>
          <w:rFonts w:hint="eastAsia"/>
        </w:rPr>
        <w:t>和</w:t>
      </w:r>
      <w:r w:rsidR="00FC75FE" w:rsidRPr="00FC75FE">
        <w:rPr>
          <w:rFonts w:hint="eastAsia"/>
        </w:rPr>
        <w:t>AFM</w:t>
      </w:r>
      <w:r w:rsidR="00FC75FE" w:rsidRPr="00FC75FE">
        <w:rPr>
          <w:rFonts w:hint="eastAsia"/>
        </w:rPr>
        <w:t>研究一致表明，</w:t>
      </w:r>
      <w:r w:rsidR="006A04BD">
        <w:t>离子液体在纳米受限条件</w:t>
      </w:r>
      <w:r w:rsidR="00A13A16">
        <w:t>下形成的层状结构与摩擦系数之间存在定量关联：受限层数越少、结构</w:t>
      </w:r>
      <w:r w:rsidR="006A04BD">
        <w:t>刚性</w:t>
      </w:r>
      <w:r w:rsidR="00A13A16">
        <w:rPr>
          <w:rFonts w:hint="eastAsia"/>
        </w:rPr>
        <w:t>越强</w:t>
      </w:r>
      <w:r w:rsidR="00A13A16">
        <w:t>，摩擦系数通常越大；反之，当保持多层结构且层间滑移通道</w:t>
      </w:r>
      <w:r w:rsidR="00A13A16">
        <w:rPr>
          <w:rFonts w:hint="eastAsia"/>
        </w:rPr>
        <w:t>通</w:t>
      </w:r>
      <w:r w:rsidR="006A04BD">
        <w:t>畅时，可实现极低摩擦甚至接近超润滑。</w:t>
      </w:r>
    </w:p>
    <w:p w14:paraId="4F1A0011" w14:textId="77777777" w:rsidR="006E7BBE" w:rsidRDefault="00F252D7" w:rsidP="006E7BBE">
      <w:pPr>
        <w:ind w:firstLine="480"/>
      </w:pPr>
      <w:r>
        <w:rPr>
          <w:rFonts w:hint="eastAsia"/>
        </w:rPr>
        <w:t>一方面，界面层状结构对应的膜层厚度是重要因素。</w:t>
      </w:r>
      <w:r w:rsidR="006508A2">
        <w:rPr>
          <w:rFonts w:hint="eastAsia"/>
        </w:rPr>
        <w:t>Smith</w:t>
      </w:r>
      <w:r w:rsidR="00342A74">
        <w:fldChar w:fldCharType="begin"/>
      </w:r>
      <w:r w:rsidR="00342A74">
        <w:instrText xml:space="preserve"> ADDIN EN.CITE &lt;EndNote&gt;&lt;Cite&gt;&lt;Author&gt;Smith&lt;/Author&gt;&lt;Year&gt;2013&lt;/Year&gt;&lt;RecNum&gt;23&lt;/RecNum&gt;&lt;DisplayText&gt;&lt;style face="superscript"&gt;[25]&lt;/style&gt;&lt;/DisplayText&gt;&lt;record&gt;&lt;rec-number&gt;23&lt;/rec-number&gt;&lt;foreign-keys&gt;&lt;key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 Alexander M.&lt;/author&gt;&lt;author&gt;Lovelock, Kevin R. J.&lt;/author&gt;&lt;author&gt;Gosvami, Nitya Nand&lt;/author&gt;&lt;author&gt;Welton, Tom&lt;/author&gt;&lt;author&gt;Perkin, Susan&lt;/author&gt;&lt;/authors&gt;&lt;/contributors&gt;&lt;titles&gt;&lt;title&gt;Quantized friction across ionic liquid thin films&lt;/title&gt;&lt;secondary-title&gt;Physical Chemistry Chemical Physics&lt;/secondary-title&gt;&lt;/titles&gt;&lt;periodical&gt;&lt;full-title&gt;Physical Chemistry Chemical Physics&lt;/full-title&gt;&lt;/periodical&gt;&lt;volume&gt;15&lt;/volume&gt;&lt;number&gt;37&lt;/number&gt;&lt;section&gt;15317&lt;/section&gt;&lt;dates&gt;&lt;year&gt;2013&lt;/year&gt;&lt;/dates&gt;&lt;isbn&gt;1463-9076&amp;#xD;1463-9084&lt;/isbn&gt;&lt;urls&gt;&lt;/urls&gt;&lt;electronic-resource-num&gt;10.1039/c3cp52779d&lt;/electronic-resource-num&gt;&lt;/record&gt;&lt;/Cite&gt;&lt;/EndNote&gt;</w:instrText>
      </w:r>
      <w:r w:rsidR="00342A74">
        <w:fldChar w:fldCharType="separate"/>
      </w:r>
      <w:r w:rsidR="00342A74" w:rsidRPr="00342A74">
        <w:rPr>
          <w:noProof/>
          <w:vertAlign w:val="superscript"/>
        </w:rPr>
        <w:t>[25]</w:t>
      </w:r>
      <w:r w:rsidR="00342A74">
        <w:fldChar w:fldCharType="end"/>
      </w:r>
      <w:r w:rsidR="006508A2">
        <w:rPr>
          <w:rFonts w:hint="eastAsia"/>
        </w:rPr>
        <w:t>等</w:t>
      </w:r>
      <w:r w:rsidR="006508A2">
        <w:t>利用</w:t>
      </w:r>
      <w:r w:rsidR="00342A74">
        <w:t>SFA</w:t>
      </w:r>
      <w:r w:rsidR="006508A2">
        <w:t>在云母之间研究</w:t>
      </w:r>
      <w:r w:rsidR="00342A74">
        <w:t>[</w:t>
      </w:r>
      <w:proofErr w:type="spellStart"/>
      <w:r w:rsidR="00342A74">
        <w:t>C₄C₁Pyrr</w:t>
      </w:r>
      <w:proofErr w:type="spellEnd"/>
      <w:r w:rsidR="00342A74">
        <w:t>][</w:t>
      </w:r>
      <w:proofErr w:type="spellStart"/>
      <w:r w:rsidR="00342A74">
        <w:t>NTf</w:t>
      </w:r>
      <w:proofErr w:type="spellEnd"/>
      <w:r w:rsidR="00342A74">
        <w:t>₂]</w:t>
      </w:r>
      <w:r w:rsidR="006508A2">
        <w:t>等体系</w:t>
      </w:r>
      <w:r w:rsidR="006508A2">
        <w:rPr>
          <w:rFonts w:hint="eastAsia"/>
        </w:rPr>
        <w:t>，</w:t>
      </w:r>
      <w:r w:rsidR="006508A2">
        <w:t>首次报告了</w:t>
      </w:r>
      <w:r w:rsidR="006508A2">
        <w:t>“</w:t>
      </w:r>
      <w:r w:rsidR="006508A2">
        <w:t>量子化摩擦</w:t>
      </w:r>
      <w:r w:rsidR="006508A2">
        <w:t>”</w:t>
      </w:r>
      <w:r w:rsidR="00342A74">
        <w:t>：在相同载荷下，不同层数对应不同的</w:t>
      </w:r>
      <w:r w:rsidR="006508A2">
        <w:t>摩擦</w:t>
      </w:r>
      <w:r w:rsidR="00342A74">
        <w:rPr>
          <w:rFonts w:hint="eastAsia"/>
        </w:rPr>
        <w:t>力</w:t>
      </w:r>
      <w:r w:rsidR="006508A2">
        <w:t>–</w:t>
      </w:r>
      <w:r w:rsidR="00342A74">
        <w:rPr>
          <w:rFonts w:hint="eastAsia"/>
        </w:rPr>
        <w:t>法向</w:t>
      </w:r>
      <w:r w:rsidR="006508A2">
        <w:t>载荷关系</w:t>
      </w:r>
      <w:r>
        <w:rPr>
          <w:rFonts w:hint="eastAsia"/>
        </w:rPr>
        <w:t>（图</w:t>
      </w:r>
      <w:r>
        <w:rPr>
          <w:rFonts w:hint="eastAsia"/>
        </w:rPr>
        <w:t>1.</w:t>
      </w:r>
      <w:r>
        <w:t>2c</w:t>
      </w:r>
      <w:r>
        <w:rPr>
          <w:rFonts w:hint="eastAsia"/>
        </w:rPr>
        <w:t>）</w:t>
      </w:r>
      <w:r w:rsidR="006508A2">
        <w:t>，且摩擦系数随层数减少呈阶梯式跃迁</w:t>
      </w:r>
      <w:r w:rsidR="006508A2">
        <w:rPr>
          <w:rFonts w:hint="eastAsia"/>
        </w:rPr>
        <w:t>，</w:t>
      </w:r>
      <w:r w:rsidR="006A04BD">
        <w:rPr>
          <w:rFonts w:hint="eastAsia"/>
        </w:rPr>
        <w:t>随着受限层数</w:t>
      </w:r>
      <w:r w:rsidR="006508A2" w:rsidRPr="006508A2">
        <w:rPr>
          <w:rFonts w:hint="eastAsia"/>
        </w:rPr>
        <w:t>减至</w:t>
      </w:r>
      <w:r w:rsidR="006508A2" w:rsidRPr="006508A2">
        <w:rPr>
          <w:rFonts w:hint="eastAsia"/>
        </w:rPr>
        <w:t>2</w:t>
      </w:r>
      <w:r w:rsidR="005A3DA4">
        <w:rPr>
          <w:rFonts w:hint="eastAsia"/>
        </w:rPr>
        <w:t>-3</w:t>
      </w:r>
      <w:r w:rsidR="006A04BD">
        <w:rPr>
          <w:rFonts w:hint="eastAsia"/>
        </w:rPr>
        <w:t>层时，摩擦系数显著增加（图</w:t>
      </w:r>
      <w:r w:rsidR="005A3DA4">
        <w:rPr>
          <w:rFonts w:hint="eastAsia"/>
        </w:rPr>
        <w:t>1</w:t>
      </w:r>
      <w:r>
        <w:rPr>
          <w:rFonts w:hint="eastAsia"/>
        </w:rPr>
        <w:t>.</w:t>
      </w:r>
      <w:r w:rsidR="005A3DA4">
        <w:t>2</w:t>
      </w:r>
      <w:r w:rsidR="005A3DA4">
        <w:rPr>
          <w:rFonts w:hint="eastAsia"/>
        </w:rPr>
        <w:t>d</w:t>
      </w:r>
      <w:r w:rsidR="006A04BD">
        <w:rPr>
          <w:rFonts w:hint="eastAsia"/>
        </w:rPr>
        <w:t>）。</w:t>
      </w:r>
      <w:r w:rsidR="006508A2" w:rsidRPr="006508A2">
        <w:rPr>
          <w:rFonts w:hint="eastAsia"/>
        </w:rPr>
        <w:t>这</w:t>
      </w:r>
      <w:r w:rsidR="006A04BD">
        <w:rPr>
          <w:rFonts w:hint="eastAsia"/>
        </w:rPr>
        <w:t>类结果</w:t>
      </w:r>
      <w:r w:rsidR="006508A2" w:rsidRPr="006508A2">
        <w:rPr>
          <w:rFonts w:hint="eastAsia"/>
        </w:rPr>
        <w:t>说明</w:t>
      </w:r>
      <w:r w:rsidR="006A04BD">
        <w:rPr>
          <w:rFonts w:hint="eastAsia"/>
        </w:rPr>
        <w:t>：</w:t>
      </w:r>
      <w:r w:rsidR="006508A2" w:rsidRPr="006508A2">
        <w:rPr>
          <w:rFonts w:hint="eastAsia"/>
        </w:rPr>
        <w:t>在极薄</w:t>
      </w:r>
      <w:r w:rsidR="005A3DA4">
        <w:rPr>
          <w:rFonts w:hint="eastAsia"/>
        </w:rPr>
        <w:t>的</w:t>
      </w:r>
      <w:r w:rsidR="006508A2" w:rsidRPr="006508A2">
        <w:rPr>
          <w:rFonts w:hint="eastAsia"/>
        </w:rPr>
        <w:t>膜</w:t>
      </w:r>
      <w:r w:rsidR="005A3DA4">
        <w:rPr>
          <w:rFonts w:hint="eastAsia"/>
        </w:rPr>
        <w:t>厚</w:t>
      </w:r>
      <w:r>
        <w:rPr>
          <w:rFonts w:hint="eastAsia"/>
        </w:rPr>
        <w:t>下，剪切从“层内滑移”向“强层间断裂”转变，能量耗散显著增强</w:t>
      </w:r>
      <w:r w:rsidR="006508A2" w:rsidRPr="006508A2">
        <w:rPr>
          <w:rFonts w:hint="eastAsia"/>
        </w:rPr>
        <w:t>。</w:t>
      </w:r>
    </w:p>
    <w:p w14:paraId="33817D65" w14:textId="77777777" w:rsidR="000C3AE4" w:rsidRDefault="006A04BD" w:rsidP="000C3AE4">
      <w:pPr>
        <w:ind w:firstLine="480"/>
      </w:pPr>
      <w:r>
        <w:rPr>
          <w:rFonts w:hint="eastAsia"/>
        </w:rPr>
        <w:t>另一方面，界面层状结构的有序性同样是关键因素。</w:t>
      </w:r>
      <w:r w:rsidR="00F252D7">
        <w:t>Cooper</w:t>
      </w:r>
      <w:r w:rsidR="00DF1ED6">
        <w:fldChar w:fldCharType="begin"/>
      </w:r>
      <w:r w:rsidR="00DF1ED6">
        <w:instrText xml:space="preserve"> ADDIN EN.CITE &lt;EndNote&gt;&lt;Cite&gt;&lt;Author&gt;Cooper&lt;/Author&gt;&lt;Year&gt;2017&lt;/Year&gt;&lt;RecNum&gt;65&lt;/RecNum&gt;&lt;DisplayText&gt;&lt;style face="superscript"&gt;[48]&lt;/style&gt;&lt;/DisplayText&gt;&lt;record&gt;&lt;rec-number&gt;65&lt;/rec-number&gt;&lt;foreign-keys&gt;&lt;key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DF1ED6">
        <w:fldChar w:fldCharType="separate"/>
      </w:r>
      <w:r w:rsidR="00DF1ED6" w:rsidRPr="00DF1ED6">
        <w:rPr>
          <w:noProof/>
          <w:vertAlign w:val="superscript"/>
        </w:rPr>
        <w:t>[48]</w:t>
      </w:r>
      <w:r w:rsidR="00DF1ED6">
        <w:fldChar w:fldCharType="end"/>
      </w:r>
      <w:r>
        <w:rPr>
          <w:rFonts w:hint="eastAsia"/>
        </w:rPr>
        <w:t>等通过拟合不锈钢界面的结构力曲线，将不同</w:t>
      </w:r>
      <w:r w:rsidR="00FC75FE">
        <w:t>IL</w:t>
      </w:r>
      <w:r w:rsidR="00F252D7">
        <w:rPr>
          <w:rFonts w:hint="eastAsia"/>
        </w:rPr>
        <w:t>s</w:t>
      </w:r>
      <w:r>
        <w:rPr>
          <w:rFonts w:hint="eastAsia"/>
        </w:rPr>
        <w:t>的近表面相互作用能量</w:t>
      </w:r>
      <w:r w:rsidR="00F252D7">
        <w:t>v₀</w:t>
      </w:r>
      <w:r>
        <w:rPr>
          <w:rFonts w:hint="eastAsia"/>
        </w:rPr>
        <w:t>与摩擦系数</w:t>
      </w:r>
      <w:r w:rsidR="00F252D7">
        <w:t>μ</w:t>
      </w:r>
      <w:r>
        <w:rPr>
          <w:rFonts w:hint="eastAsia"/>
        </w:rPr>
        <w:t>对比，发现</w:t>
      </w:r>
      <w:r w:rsidR="00F252D7">
        <w:t>v₀</w:t>
      </w:r>
      <w:r>
        <w:rPr>
          <w:rFonts w:hint="eastAsia"/>
        </w:rPr>
        <w:t>越大、层状结构越显著的体系（如</w:t>
      </w:r>
      <w:r w:rsidR="005A3DA4">
        <w:rPr>
          <w:rFonts w:hint="eastAsia"/>
        </w:rPr>
        <w:t>[</w:t>
      </w:r>
      <w:r w:rsidR="00F252D7">
        <w:t>HMIM</w:t>
      </w:r>
      <w:r w:rsidR="005A3DA4">
        <w:t>][</w:t>
      </w:r>
      <w:r>
        <w:t>FAP</w:t>
      </w:r>
      <w:r w:rsidR="005A3DA4">
        <w:t>]</w:t>
      </w:r>
      <w:r>
        <w:rPr>
          <w:rFonts w:hint="eastAsia"/>
        </w:rPr>
        <w:t>）在高载荷下的摩擦系数反而更高，而层状结构较弱的</w:t>
      </w:r>
      <w:r w:rsidR="003024A9">
        <w:t>[P₆,₆,₆,₁₄][TFSI]</w:t>
      </w:r>
      <w:r>
        <w:rPr>
          <w:rFonts w:hint="eastAsia"/>
        </w:rPr>
        <w:t>体系则表现出最低摩擦</w:t>
      </w:r>
      <w:r w:rsidR="005A3DA4">
        <w:rPr>
          <w:rFonts w:hint="eastAsia"/>
        </w:rPr>
        <w:t>（图</w:t>
      </w:r>
      <w:r w:rsidR="005A3DA4">
        <w:rPr>
          <w:rFonts w:hint="eastAsia"/>
        </w:rPr>
        <w:t>1</w:t>
      </w:r>
      <w:r w:rsidR="00F252D7">
        <w:t>.6</w:t>
      </w:r>
      <w:r w:rsidR="005A3DA4">
        <w:rPr>
          <w:rFonts w:hint="eastAsia"/>
        </w:rPr>
        <w:t>）</w:t>
      </w:r>
      <w:r w:rsidR="000C3AE4">
        <w:rPr>
          <w:rFonts w:hint="eastAsia"/>
        </w:rPr>
        <w:t>。</w:t>
      </w:r>
      <w:r w:rsidR="00B223A7">
        <w:rPr>
          <w:rFonts w:hint="eastAsia"/>
        </w:rPr>
        <w:t>Qiu</w:t>
      </w:r>
      <w:r w:rsidR="00DF1ED6">
        <w:fldChar w:fldCharType="begin"/>
      </w:r>
      <w:r w:rsidR="00DF1ED6">
        <w:instrText xml:space="preserve"> ADDIN EN.CITE &lt;EndNote&gt;&lt;Cite&gt;&lt;Author&gt;Qiu&lt;/Author&gt;&lt;Year&gt;2021&lt;/Year&gt;&lt;RecNum&gt;66&lt;/RecNum&gt;&lt;DisplayText&gt;&lt;style face="superscript"&gt;[51]&lt;/style&gt;&lt;/DisplayText&gt;&lt;record&gt;&lt;rec-number&gt;66&lt;/rec-number&gt;&lt;foreign-keys&gt;&lt;key app="EN" db-id="zfwte50rcpd99ves2saxp20700x0se5evfz2" timestamp="1766396253"&gt;66&lt;/key&gt;&lt;key app="ENWeb" db-id=""&gt;0&lt;/key&gt;&lt;/foreign-keys&gt;&lt;ref-type name="Journal Article"&gt;17&lt;/ref-type&gt;&lt;contributors&gt;&lt;authors&gt;&lt;author&gt;Qiu, Xiuhua&lt;/author&gt;&lt;author&gt;Lu, Linghong&lt;/author&gt;&lt;author&gt;Qu, Zhenyu&lt;/author&gt;&lt;author&gt;Liao, Jiongtao&lt;/author&gt;&lt;author&gt;Fan, Qi&lt;/author&gt;&lt;author&gt;Shah, Faiz Ullah&lt;/author&gt;&lt;author&gt;Zhang, Wenling&lt;/author&gt;&lt;author&gt;An, Rong&lt;/author&gt;&lt;/authors&gt;&lt;/contributors&gt;&lt;titles&gt;&lt;title&gt;Probing the nanofriction of non-halogenated phosphonium-based ionic liquid additives in glycol ether oil on titanium surface&lt;/title&gt;&lt;secondary-title&gt;Friction&lt;/secondary-title&gt;&lt;/titles&gt;&lt;periodical&gt;&lt;full-title&gt;Friction&lt;/full-title&gt;&lt;/periodical&gt;&lt;pages&gt;268-281&lt;/pages&gt;&lt;volume&gt;10&lt;/volume&gt;&lt;number&gt;2&lt;/number&gt;&lt;section&gt;268&lt;/section&gt;&lt;dates&gt;&lt;year&gt;2021&lt;/year&gt;&lt;/dates&gt;&lt;isbn&gt;2223-7690&amp;#xD;2223-7704&lt;/isbn&gt;&lt;urls&gt;&lt;/urls&gt;&lt;electronic-resource-num&gt;10.1007/s40544-021-0486-4&lt;/electronic-resource-num&gt;&lt;/record&gt;&lt;/Cite&gt;&lt;/EndNote&gt;</w:instrText>
      </w:r>
      <w:r w:rsidR="00DF1ED6">
        <w:fldChar w:fldCharType="separate"/>
      </w:r>
      <w:r w:rsidR="00DF1ED6" w:rsidRPr="00DF1ED6">
        <w:rPr>
          <w:noProof/>
          <w:vertAlign w:val="superscript"/>
        </w:rPr>
        <w:t>[51]</w:t>
      </w:r>
      <w:r w:rsidR="00DF1ED6">
        <w:fldChar w:fldCharType="end"/>
      </w:r>
      <w:r w:rsidR="006E7BBE">
        <w:rPr>
          <w:rFonts w:hint="eastAsia"/>
        </w:rPr>
        <w:t>等</w:t>
      </w:r>
      <w:r w:rsidR="00392FEB">
        <w:rPr>
          <w:rFonts w:hint="eastAsia"/>
        </w:rPr>
        <w:t>的工作表明，</w:t>
      </w:r>
      <w:proofErr w:type="spellStart"/>
      <w:r w:rsidR="00FC75FE">
        <w:rPr>
          <w:rFonts w:hint="eastAsia"/>
        </w:rPr>
        <w:t>Ti</w:t>
      </w:r>
      <w:proofErr w:type="spellEnd"/>
      <w:r>
        <w:rPr>
          <w:rFonts w:hint="eastAsia"/>
        </w:rPr>
        <w:t>界面处由致密层与松散层组成的</w:t>
      </w:r>
      <w:r w:rsidR="000C3AE4">
        <w:rPr>
          <w:rFonts w:hint="eastAsia"/>
        </w:rPr>
        <w:t>IL-rich</w:t>
      </w:r>
      <w:r>
        <w:rPr>
          <w:rFonts w:hint="eastAsia"/>
        </w:rPr>
        <w:t>区厚度</w:t>
      </w:r>
      <w:proofErr w:type="spellStart"/>
      <w:r w:rsidR="00DF1ED6">
        <w:rPr>
          <w:rFonts w:hint="eastAsia"/>
        </w:rPr>
        <w:t>t</w:t>
      </w:r>
      <w:r w:rsidR="00DF1ED6">
        <w:softHyphen/>
      </w:r>
      <w:r w:rsidR="00DF1ED6" w:rsidRPr="00DF1ED6">
        <w:rPr>
          <w:vertAlign w:val="subscript"/>
        </w:rPr>
        <w:t>L</w:t>
      </w:r>
      <w:proofErr w:type="spellEnd"/>
      <w:r>
        <w:rPr>
          <w:rFonts w:hint="eastAsia"/>
        </w:rPr>
        <w:t>与摩擦系数呈反比关系</w:t>
      </w:r>
      <w:r w:rsidR="000C3AE4">
        <w:rPr>
          <w:rFonts w:hint="eastAsia"/>
        </w:rPr>
        <w:t>（图</w:t>
      </w:r>
      <w:r w:rsidR="000C3AE4">
        <w:rPr>
          <w:rFonts w:hint="eastAsia"/>
        </w:rPr>
        <w:t>1</w:t>
      </w:r>
      <w:r w:rsidR="000C3AE4">
        <w:t>.5</w:t>
      </w:r>
      <w:r w:rsidR="000C3AE4">
        <w:rPr>
          <w:rFonts w:hint="eastAsia"/>
        </w:rPr>
        <w:t>b</w:t>
      </w:r>
      <w:r w:rsidR="000C3AE4">
        <w:rPr>
          <w:rFonts w:hint="eastAsia"/>
        </w:rPr>
        <w:t>）</w:t>
      </w:r>
      <w:r>
        <w:rPr>
          <w:rFonts w:hint="eastAsia"/>
        </w:rPr>
        <w:t>：当</w:t>
      </w:r>
      <w:proofErr w:type="spellStart"/>
      <w:r w:rsidR="00DF1ED6">
        <w:rPr>
          <w:rFonts w:hint="eastAsia"/>
        </w:rPr>
        <w:t>t</w:t>
      </w:r>
      <w:r w:rsidR="00DF1ED6">
        <w:softHyphen/>
      </w:r>
      <w:r w:rsidR="00DF1ED6" w:rsidRPr="00DF1ED6">
        <w:rPr>
          <w:vertAlign w:val="subscript"/>
        </w:rPr>
        <w:t>L</w:t>
      </w:r>
      <w:proofErr w:type="spellEnd"/>
      <w:r>
        <w:rPr>
          <w:rFonts w:hint="eastAsia"/>
        </w:rPr>
        <w:t>减小、仅剩不完整致密层时，摩擦系数显著</w:t>
      </w:r>
      <w:r>
        <w:rPr>
          <w:rFonts w:hint="eastAsia"/>
        </w:rPr>
        <w:lastRenderedPageBreak/>
        <w:t>上升。</w:t>
      </w:r>
      <w:r w:rsidR="00FC75FE">
        <w:rPr>
          <w:rFonts w:hint="eastAsia"/>
        </w:rPr>
        <w:t>而适度“软化”的</w:t>
      </w:r>
      <w:r w:rsidR="000C3AE4">
        <w:rPr>
          <w:rFonts w:hint="eastAsia"/>
        </w:rPr>
        <w:t>IL-rich</w:t>
      </w:r>
      <w:r w:rsidR="00FC75FE">
        <w:rPr>
          <w:rFonts w:hint="eastAsia"/>
        </w:rPr>
        <w:t>区（较大的有效膜厚</w:t>
      </w:r>
      <w:proofErr w:type="spellStart"/>
      <w:r w:rsidR="00DF1ED6">
        <w:rPr>
          <w:rFonts w:hint="eastAsia"/>
        </w:rPr>
        <w:t>t</w:t>
      </w:r>
      <w:r w:rsidR="00DF1ED6">
        <w:softHyphen/>
      </w:r>
      <w:r w:rsidR="00DF1ED6" w:rsidRPr="00DF1ED6">
        <w:rPr>
          <w:vertAlign w:val="subscript"/>
        </w:rPr>
        <w:t>L</w:t>
      </w:r>
      <w:proofErr w:type="spellEnd"/>
      <w:r w:rsidR="00FC75FE">
        <w:rPr>
          <w:rFonts w:hint="eastAsia"/>
        </w:rPr>
        <w:t>）能够在阻止固</w:t>
      </w:r>
      <w:r w:rsidR="00FC75FE">
        <w:rPr>
          <w:rFonts w:hint="eastAsia"/>
        </w:rPr>
        <w:t>-</w:t>
      </w:r>
      <w:r w:rsidR="00FC75FE">
        <w:rPr>
          <w:rFonts w:hint="eastAsia"/>
        </w:rPr>
        <w:t>固接触的同时保持低剪切强度，实现更低摩擦。</w:t>
      </w:r>
      <w:r w:rsidR="000F2D39">
        <w:rPr>
          <w:rFonts w:hint="eastAsia"/>
        </w:rPr>
        <w:t>结合这些结果可以认为，界面层状结构需要既足够有序以阻止固</w:t>
      </w:r>
      <w:r w:rsidR="000F2D39">
        <w:t>-</w:t>
      </w:r>
      <w:r>
        <w:rPr>
          <w:rFonts w:hint="eastAsia"/>
        </w:rPr>
        <w:t>固接触，又不过度“刚化”以避免剪切能量在断裂强层间键时大量耗散。</w:t>
      </w:r>
    </w:p>
    <w:p w14:paraId="09B450C7" w14:textId="77777777" w:rsidR="000C3AE4" w:rsidRDefault="000C3AE4" w:rsidP="000C3AE4">
      <w:pPr>
        <w:pStyle w:val="ac"/>
      </w:pPr>
      <w:r>
        <w:rPr>
          <w:rFonts w:hint="eastAsia"/>
          <w:noProof/>
        </w:rPr>
        <w:drawing>
          <wp:inline distT="0" distB="0" distL="0" distR="0" wp14:anchorId="32ED0E30" wp14:editId="4B46124A">
            <wp:extent cx="3960000" cy="17516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6 IL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000" cy="1751630"/>
                    </a:xfrm>
                    <a:prstGeom prst="rect">
                      <a:avLst/>
                    </a:prstGeom>
                  </pic:spPr>
                </pic:pic>
              </a:graphicData>
            </a:graphic>
          </wp:inline>
        </w:drawing>
      </w:r>
    </w:p>
    <w:p w14:paraId="658BA7E6" w14:textId="77777777" w:rsidR="000C3AE4" w:rsidRDefault="0062119D" w:rsidP="000C3AE4">
      <w:pPr>
        <w:pStyle w:val="ac"/>
      </w:pPr>
      <w:r>
        <w:rPr>
          <w:rFonts w:hint="eastAsia"/>
        </w:rPr>
        <w:t>图</w:t>
      </w:r>
      <w:r>
        <w:rPr>
          <w:rFonts w:hint="eastAsia"/>
        </w:rPr>
        <w:t>1</w:t>
      </w:r>
      <w:r>
        <w:t xml:space="preserve">.6 </w:t>
      </w:r>
      <w:r w:rsidR="00420F5C" w:rsidRPr="00420F5C">
        <w:rPr>
          <w:rFonts w:hint="eastAsia"/>
        </w:rPr>
        <w:t>AFM</w:t>
      </w:r>
      <w:r w:rsidR="00420F5C" w:rsidRPr="00420F5C">
        <w:rPr>
          <w:rFonts w:hint="eastAsia"/>
        </w:rPr>
        <w:t>硅尖</w:t>
      </w:r>
      <w:r w:rsidR="00420F5C">
        <w:rPr>
          <w:rFonts w:hint="eastAsia"/>
        </w:rPr>
        <w:t>测量</w:t>
      </w:r>
      <w:r w:rsidR="00420F5C">
        <w:rPr>
          <w:rFonts w:hint="eastAsia"/>
        </w:rPr>
        <w:t>[</w:t>
      </w:r>
      <w:r w:rsidR="00420F5C">
        <w:t>HMIM][FAP]</w:t>
      </w:r>
      <w:r w:rsidR="00420F5C">
        <w:rPr>
          <w:rFonts w:hint="eastAsia"/>
        </w:rPr>
        <w:t>和</w:t>
      </w:r>
      <w:r w:rsidR="00420F5C">
        <w:t>[P₆,₆,₆,₁₄][TFSI]</w:t>
      </w:r>
      <w:r w:rsidR="00420F5C">
        <w:rPr>
          <w:rFonts w:hint="eastAsia"/>
        </w:rPr>
        <w:t>在</w:t>
      </w:r>
      <w:r w:rsidR="00420F5C" w:rsidRPr="00420F5C">
        <w:rPr>
          <w:rFonts w:hint="eastAsia"/>
        </w:rPr>
        <w:t>不锈钢表面</w:t>
      </w:r>
      <w:r w:rsidR="00420F5C">
        <w:rPr>
          <w:rFonts w:hint="eastAsia"/>
        </w:rPr>
        <w:t>的</w:t>
      </w:r>
      <w:r w:rsidR="00420F5C" w:rsidRPr="00420F5C">
        <w:rPr>
          <w:rFonts w:hint="eastAsia"/>
        </w:rPr>
        <w:t>横向力与法向载荷关系示意图</w:t>
      </w:r>
      <w:r w:rsidR="00420F5C">
        <w:rPr>
          <w:rFonts w:hint="eastAsia"/>
        </w:rPr>
        <w:t>（左），力与距离曲线图（右）</w:t>
      </w:r>
      <w:r w:rsidR="00DF1ED6">
        <w:fldChar w:fldCharType="begin"/>
      </w:r>
      <w:r w:rsidR="00DF1ED6">
        <w:instrText xml:space="preserve"> ADDIN EN.CITE &lt;EndNote&gt;&lt;Cite&gt;&lt;Author&gt;Cooper&lt;/Author&gt;&lt;Year&gt;2017&lt;/Year&gt;&lt;RecNum&gt;65&lt;/RecNum&gt;&lt;DisplayText&gt;&lt;style face="superscript"&gt;[48]&lt;/style&gt;&lt;/DisplayText&gt;&lt;record&gt;&lt;rec-number&gt;65&lt;/rec-number&gt;&lt;foreign-keys&gt;&lt;key app="EN" db-id="zfwte50rcpd99ves2saxp20700x0se5evfz2" timestamp="1766396018"&gt;65&lt;/key&gt;&lt;key app="ENWeb" db-id=""&gt;0&lt;/key&gt;&lt;/foreign-keys&gt;&lt;ref-type name="Journal Article"&gt;17&lt;/ref-type&gt;&lt;contributors&gt;&lt;authors&gt;&lt;author&gt;Cooper, Peter K.&lt;/author&gt;&lt;author&gt;Wear, Callan J.&lt;/author&gt;&lt;author&gt;Li, Hua&lt;/author&gt;&lt;author&gt;Atkin, Rob&lt;/author&gt;&lt;/authors&gt;&lt;/contributors&gt;&lt;titles&gt;&lt;title&gt;Ionic Liquid Lubrication of Stainless Steel: Friction is Inversely Correlated with Interfacial Liquid Nanostructure&lt;/title&gt;&lt;secondary-title&gt;ACS Sustainable Chemistry &amp;amp; Engineering&lt;/secondary-title&gt;&lt;/titles&gt;&lt;periodical&gt;&lt;full-title&gt;ACS Sustainable Chemistry &amp;amp; Engineering&lt;/full-title&gt;&lt;/periodical&gt;&lt;pages&gt;11737-11743&lt;/pages&gt;&lt;volume&gt;5&lt;/volume&gt;&lt;number&gt;12&lt;/number&gt;&lt;section&gt;11737&lt;/section&gt;&lt;dates&gt;&lt;year&gt;2017&lt;/year&gt;&lt;/dates&gt;&lt;isbn&gt;2168-0485&amp;#xD;2168-0485&lt;/isbn&gt;&lt;urls&gt;&lt;/urls&gt;&lt;electronic-resource-num&gt;10.1021/acssuschemeng.7b03262&lt;/electronic-resource-num&gt;&lt;/record&gt;&lt;/Cite&gt;&lt;/EndNote&gt;</w:instrText>
      </w:r>
      <w:r w:rsidR="00DF1ED6">
        <w:fldChar w:fldCharType="separate"/>
      </w:r>
      <w:r w:rsidR="00DF1ED6" w:rsidRPr="00DF1ED6">
        <w:rPr>
          <w:noProof/>
          <w:vertAlign w:val="superscript"/>
        </w:rPr>
        <w:t>[48]</w:t>
      </w:r>
      <w:r w:rsidR="00DF1ED6">
        <w:fldChar w:fldCharType="end"/>
      </w:r>
    </w:p>
    <w:p w14:paraId="39B518F1" w14:textId="77777777" w:rsidR="00587E87" w:rsidRDefault="00681B29" w:rsidP="000C3AE4">
      <w:pPr>
        <w:ind w:firstLine="480"/>
      </w:pPr>
      <w:r>
        <w:rPr>
          <w:rFonts w:hint="eastAsia"/>
        </w:rPr>
        <w:t>因</w:t>
      </w:r>
      <w:r w:rsidR="000C3AE4">
        <w:rPr>
          <w:rFonts w:hint="eastAsia"/>
        </w:rPr>
        <w:t>此，从离子液体自身理化性质</w:t>
      </w:r>
      <w:r>
        <w:rPr>
          <w:rFonts w:hint="eastAsia"/>
        </w:rPr>
        <w:t>出发，</w:t>
      </w:r>
      <w:r w:rsidR="000C3AE4">
        <w:rPr>
          <w:rFonts w:hint="eastAsia"/>
        </w:rPr>
        <w:t>阴阳离子</w:t>
      </w:r>
      <w:r>
        <w:rPr>
          <w:rFonts w:hint="eastAsia"/>
        </w:rPr>
        <w:t>类型、</w:t>
      </w:r>
      <w:r w:rsidR="000C3AE4">
        <w:rPr>
          <w:rFonts w:hint="eastAsia"/>
        </w:rPr>
        <w:t>离子液体</w:t>
      </w:r>
      <w:r>
        <w:rPr>
          <w:rFonts w:hint="eastAsia"/>
        </w:rPr>
        <w:t>含量以及在界面形成的层</w:t>
      </w:r>
      <w:r w:rsidR="004110A0">
        <w:rPr>
          <w:rFonts w:hint="eastAsia"/>
        </w:rPr>
        <w:t>状结构和膜厚需要</w:t>
      </w:r>
      <w:r w:rsidR="000C3AE4">
        <w:rPr>
          <w:rFonts w:hint="eastAsia"/>
        </w:rPr>
        <w:t>协同优化，才能在保证界面稳定的前提下实现超润滑</w:t>
      </w:r>
      <w:r>
        <w:rPr>
          <w:rFonts w:hint="eastAsia"/>
        </w:rPr>
        <w:t>。</w:t>
      </w:r>
    </w:p>
    <w:p w14:paraId="738AAF16" w14:textId="77777777" w:rsidR="00D218AE" w:rsidRDefault="0062119D" w:rsidP="0062119D">
      <w:pPr>
        <w:pStyle w:val="a"/>
      </w:pPr>
      <w:r>
        <w:rPr>
          <w:rFonts w:hint="eastAsia"/>
        </w:rPr>
        <w:t>固体表面性质</w:t>
      </w:r>
    </w:p>
    <w:p w14:paraId="2A6BE185" w14:textId="77777777" w:rsidR="00420F5C" w:rsidRDefault="00FC7B99" w:rsidP="002C094D">
      <w:pPr>
        <w:ind w:firstLine="480"/>
      </w:pPr>
      <w:r w:rsidRPr="00FC7B99">
        <w:rPr>
          <w:rFonts w:hint="eastAsia"/>
        </w:rPr>
        <w:t>固体表面</w:t>
      </w:r>
      <w:r w:rsidR="00400BF5">
        <w:rPr>
          <w:rFonts w:hint="eastAsia"/>
        </w:rPr>
        <w:t>性质（如</w:t>
      </w:r>
      <w:r w:rsidRPr="00FC7B99">
        <w:rPr>
          <w:rFonts w:hint="eastAsia"/>
        </w:rPr>
        <w:t>材料类型、</w:t>
      </w:r>
      <w:r w:rsidR="00370566">
        <w:rPr>
          <w:rFonts w:hint="eastAsia"/>
        </w:rPr>
        <w:t>表面电荷、</w:t>
      </w:r>
      <w:r w:rsidR="00417371">
        <w:rPr>
          <w:rFonts w:hint="eastAsia"/>
        </w:rPr>
        <w:t>表面粗糙度、</w:t>
      </w:r>
      <w:r w:rsidR="00370566">
        <w:rPr>
          <w:rFonts w:hint="eastAsia"/>
        </w:rPr>
        <w:t>晶面取向</w:t>
      </w:r>
      <w:r w:rsidR="00400BF5">
        <w:rPr>
          <w:rFonts w:hint="eastAsia"/>
        </w:rPr>
        <w:t>、与润湿性</w:t>
      </w:r>
      <w:r w:rsidRPr="00FC7B99">
        <w:rPr>
          <w:rFonts w:hint="eastAsia"/>
        </w:rPr>
        <w:t>等</w:t>
      </w:r>
      <w:r w:rsidR="00400BF5">
        <w:rPr>
          <w:rFonts w:hint="eastAsia"/>
        </w:rPr>
        <w:t>）</w:t>
      </w:r>
      <w:r w:rsidRPr="00FC7B99">
        <w:rPr>
          <w:rFonts w:hint="eastAsia"/>
        </w:rPr>
        <w:t>是决定</w:t>
      </w:r>
      <w:r w:rsidR="00400BF5">
        <w:rPr>
          <w:rFonts w:hint="eastAsia"/>
        </w:rPr>
        <w:t>固体</w:t>
      </w:r>
      <w:r w:rsidR="00400BF5">
        <w:rPr>
          <w:rFonts w:hint="eastAsia"/>
        </w:rPr>
        <w:t>-</w:t>
      </w:r>
      <w:r w:rsidRPr="00FC7B99">
        <w:rPr>
          <w:rFonts w:hint="eastAsia"/>
        </w:rPr>
        <w:t>离子液体界面结构和摩擦响应的另一关键维度。</w:t>
      </w:r>
    </w:p>
    <w:p w14:paraId="07B76EFB" w14:textId="77777777" w:rsidR="00811ADA" w:rsidRDefault="00474E5E" w:rsidP="00811ADA">
      <w:pPr>
        <w:ind w:firstLine="480"/>
      </w:pPr>
      <w:r w:rsidRPr="00474E5E">
        <w:t>Prathima</w:t>
      </w:r>
      <w:r w:rsidR="000F22EA">
        <w:fldChar w:fldCharType="begin"/>
      </w:r>
      <w:r w:rsidR="000F22EA">
        <w:instrText xml:space="preserve"> ADDIN EN.CITE &lt;EndNote&gt;&lt;Cite&gt;&lt;Author&gt;Nalam&lt;/Author&gt;&lt;Year&gt;2020&lt;/Year&gt;&lt;RecNum&gt;69&lt;/RecNum&gt;&lt;DisplayText&gt;&lt;style face="superscript"&gt;[52]&lt;/style&gt;&lt;/DisplayText&gt;&lt;record&gt;&lt;rec-number&gt;69&lt;/rec-number&gt;&lt;foreign-keys&gt;&lt;key app="EN" db-id="zfwte50rcpd99ves2saxp20700x0se5evfz2" timestamp="1766430368"&gt;69&lt;/key&gt;&lt;key app="ENWeb" db-id=""&gt;0&lt;/key&gt;&lt;/foreign-keys&gt;&lt;ref-type name="Journal Article"&gt;17&lt;/ref-type&gt;&lt;contributors&gt;&lt;authors&gt;&lt;author&gt;Nalam, Prathima C.&lt;/author&gt;&lt;author&gt;Sheehan, Alexis&lt;/author&gt;&lt;author&gt;Han, Mengwei&lt;/author&gt;&lt;auth</w:instrText>
      </w:r>
      <w:r w:rsidR="000F22EA">
        <w:rPr>
          <w:rFonts w:hint="eastAsia"/>
        </w:rPr>
        <w:instrText>or&gt;Espinosa</w:instrText>
      </w:r>
      <w:r w:rsidR="000F22EA">
        <w:rPr>
          <w:rFonts w:hint="eastAsia"/>
        </w:rPr>
        <w:instrText>‐</w:instrText>
      </w:r>
      <w:r w:rsidR="000F22EA">
        <w:rPr>
          <w:rFonts w:hint="eastAsia"/>
        </w:rPr>
        <w:instrText>Marzal, Rosa M.&lt;/author&gt;&lt;/authors&gt;&lt;/contributors&gt;&lt;titles&gt;&lt;title&gt;Effects of Nanoscale Roughness on the Lubricious Behavior of an Ionic Liquid&lt;/title&gt;&lt;secondary-title&gt;Advanced Materials Interfaces&lt;/secondary-title&gt;&lt;/titles&gt;&lt;periodical&gt;&lt;full-titl</w:instrText>
      </w:r>
      <w:r w:rsidR="000F22EA">
        <w:instrText>e&gt;Advanced Materials Interfaces&lt;/full-title&gt;&lt;/periodical&gt;&lt;volume&gt;7&lt;/volume&gt;&lt;number&gt;17&lt;/number&gt;&lt;dates&gt;&lt;year&gt;2020&lt;/year&gt;&lt;/dates&gt;&lt;isbn&gt;2196-7350&amp;#xD;2196-7350&lt;/isbn&gt;&lt;urls&gt;&lt;/urls&gt;&lt;electronic-resource-num&gt;10.1002/admi.202000314&lt;/electronic-resource-num&gt;&lt;/record&gt;&lt;/Cite&gt;&lt;/EndNote&gt;</w:instrText>
      </w:r>
      <w:r w:rsidR="000F22EA">
        <w:fldChar w:fldCharType="separate"/>
      </w:r>
      <w:r w:rsidR="000F22EA" w:rsidRPr="000F22EA">
        <w:rPr>
          <w:noProof/>
          <w:vertAlign w:val="superscript"/>
        </w:rPr>
        <w:t>[52]</w:t>
      </w:r>
      <w:r w:rsidR="000F22EA">
        <w:fldChar w:fldCharType="end"/>
      </w:r>
      <w:r>
        <w:rPr>
          <w:rFonts w:hint="eastAsia"/>
        </w:rPr>
        <w:t>等采用</w:t>
      </w:r>
      <w:r>
        <w:rPr>
          <w:rFonts w:hint="eastAsia"/>
        </w:rPr>
        <w:t>A</w:t>
      </w:r>
      <w:r>
        <w:t>FM</w:t>
      </w:r>
      <w:r>
        <w:rPr>
          <w:rFonts w:hint="eastAsia"/>
        </w:rPr>
        <w:t>测量</w:t>
      </w:r>
      <w:r w:rsidRPr="0097796B">
        <w:rPr>
          <w:rFonts w:hint="eastAsia"/>
        </w:rPr>
        <w:t>[HMIM][TFSI]</w:t>
      </w:r>
      <w:r>
        <w:rPr>
          <w:rFonts w:hint="eastAsia"/>
        </w:rPr>
        <w:t>在不同粗糙度硅表</w:t>
      </w:r>
      <w:r w:rsidR="0097796B" w:rsidRPr="0097796B">
        <w:rPr>
          <w:rFonts w:hint="eastAsia"/>
        </w:rPr>
        <w:t>面</w:t>
      </w:r>
      <w:r>
        <w:rPr>
          <w:rFonts w:hint="eastAsia"/>
        </w:rPr>
        <w:t>的摩擦性能，发现当</w:t>
      </w:r>
      <w:r w:rsidR="0097796B" w:rsidRPr="0097796B">
        <w:rPr>
          <w:rFonts w:hint="eastAsia"/>
        </w:rPr>
        <w:t>施加较高应力时，在最光滑表面（</w:t>
      </w:r>
      <w:r w:rsidR="0097796B" w:rsidRPr="0097796B">
        <w:rPr>
          <w:rFonts w:hint="eastAsia"/>
        </w:rPr>
        <w:t>RMS</w:t>
      </w:r>
      <w:r w:rsidR="0097796B" w:rsidRPr="0097796B">
        <w:rPr>
          <w:rFonts w:hint="eastAsia"/>
        </w:rPr>
        <w:t>≈</w:t>
      </w:r>
      <w:r w:rsidR="00934E38">
        <w:rPr>
          <w:rFonts w:hint="eastAsia"/>
        </w:rPr>
        <w:t>0.</w:t>
      </w:r>
      <w:r w:rsidR="00934E38">
        <w:t>1</w:t>
      </w:r>
      <w:r w:rsidR="0097796B" w:rsidRPr="0097796B">
        <w:rPr>
          <w:rFonts w:hint="eastAsia"/>
        </w:rPr>
        <w:t>nm</w:t>
      </w:r>
      <w:r>
        <w:rPr>
          <w:rFonts w:hint="eastAsia"/>
        </w:rPr>
        <w:t>）上，摩擦</w:t>
      </w:r>
      <w:r>
        <w:rPr>
          <w:rFonts w:hint="eastAsia"/>
        </w:rPr>
        <w:t>-</w:t>
      </w:r>
      <w:r w:rsidR="0097796B" w:rsidRPr="0097796B">
        <w:rPr>
          <w:rFonts w:hint="eastAsia"/>
        </w:rPr>
        <w:t>载荷关系随载荷增加可分为三个不同线性区（</w:t>
      </w:r>
      <w:r w:rsidR="0097796B" w:rsidRPr="0097796B">
        <w:rPr>
          <w:rFonts w:hint="eastAsia"/>
        </w:rPr>
        <w:t>I</w:t>
      </w:r>
      <w:r w:rsidR="0097796B" w:rsidRPr="0097796B">
        <w:rPr>
          <w:rFonts w:hint="eastAsia"/>
        </w:rPr>
        <w:t>、</w:t>
      </w:r>
      <w:r w:rsidR="0097796B" w:rsidRPr="0097796B">
        <w:rPr>
          <w:rFonts w:hint="eastAsia"/>
        </w:rPr>
        <w:t>II</w:t>
      </w:r>
      <w:r w:rsidR="0097796B" w:rsidRPr="0097796B">
        <w:rPr>
          <w:rFonts w:hint="eastAsia"/>
        </w:rPr>
        <w:t>、</w:t>
      </w:r>
      <w:r w:rsidR="0097796B" w:rsidRPr="0097796B">
        <w:rPr>
          <w:rFonts w:hint="eastAsia"/>
        </w:rPr>
        <w:t>III</w:t>
      </w:r>
      <w:r>
        <w:rPr>
          <w:rFonts w:hint="eastAsia"/>
        </w:rPr>
        <w:t>），</w:t>
      </w:r>
      <w:r w:rsidR="0097796B" w:rsidRPr="0097796B">
        <w:rPr>
          <w:rFonts w:hint="eastAsia"/>
        </w:rPr>
        <w:t>而在更粗糙表面（</w:t>
      </w:r>
      <w:r w:rsidR="0097796B" w:rsidRPr="0097796B">
        <w:rPr>
          <w:rFonts w:hint="eastAsia"/>
        </w:rPr>
        <w:t>RMS</w:t>
      </w:r>
      <w:r w:rsidR="0097796B" w:rsidRPr="0097796B">
        <w:rPr>
          <w:rFonts w:hint="eastAsia"/>
        </w:rPr>
        <w:t>≈</w:t>
      </w:r>
      <w:r w:rsidR="0097796B" w:rsidRPr="0097796B">
        <w:rPr>
          <w:rFonts w:hint="eastAsia"/>
        </w:rPr>
        <w:t>4.9nm</w:t>
      </w:r>
      <w:r w:rsidR="0097796B" w:rsidRPr="0097796B">
        <w:rPr>
          <w:rFonts w:hint="eastAsia"/>
        </w:rPr>
        <w:t>与</w:t>
      </w:r>
      <w:r w:rsidR="0097796B" w:rsidRPr="0097796B">
        <w:rPr>
          <w:rFonts w:hint="eastAsia"/>
        </w:rPr>
        <w:t>6nm</w:t>
      </w:r>
      <w:r w:rsidR="0097796B" w:rsidRPr="0097796B">
        <w:rPr>
          <w:rFonts w:hint="eastAsia"/>
        </w:rPr>
        <w:t>）上仅出现一个线性区（图</w:t>
      </w:r>
      <w:r w:rsidR="0062669B">
        <w:rPr>
          <w:rFonts w:hint="eastAsia"/>
        </w:rPr>
        <w:t>1</w:t>
      </w:r>
      <w:r w:rsidR="0062669B">
        <w:t>.7</w:t>
      </w:r>
      <w:r w:rsidR="0062669B">
        <w:rPr>
          <w:rFonts w:hint="eastAsia"/>
        </w:rPr>
        <w:t>a</w:t>
      </w:r>
      <w:r w:rsidR="0097796B" w:rsidRPr="0097796B">
        <w:rPr>
          <w:rFonts w:hint="eastAsia"/>
        </w:rPr>
        <w:t>）。</w:t>
      </w:r>
      <w:r>
        <w:rPr>
          <w:rFonts w:hint="eastAsia"/>
        </w:rPr>
        <w:t>在低粗糙度的光滑</w:t>
      </w:r>
      <w:r w:rsidR="0097796B" w:rsidRPr="0097796B">
        <w:rPr>
          <w:rFonts w:hint="eastAsia"/>
        </w:rPr>
        <w:t>表面上，低载荷区</w:t>
      </w:r>
      <w:r w:rsidR="0097796B" w:rsidRPr="0097796B">
        <w:rPr>
          <w:rFonts w:hint="eastAsia"/>
        </w:rPr>
        <w:t>I</w:t>
      </w:r>
      <w:r w:rsidR="0097796B" w:rsidRPr="0097796B">
        <w:rPr>
          <w:rFonts w:hint="eastAsia"/>
        </w:rPr>
        <w:t>对应多</w:t>
      </w:r>
      <w:r>
        <w:rPr>
          <w:rFonts w:hint="eastAsia"/>
        </w:rPr>
        <w:t>I</w:t>
      </w:r>
      <w:r>
        <w:t>L</w:t>
      </w:r>
      <w:r w:rsidR="0097796B" w:rsidRPr="0097796B">
        <w:rPr>
          <w:rFonts w:hint="eastAsia"/>
        </w:rPr>
        <w:t>层滑移，有利于降低摩擦</w:t>
      </w:r>
      <w:r>
        <w:rPr>
          <w:rFonts w:hint="eastAsia"/>
        </w:rPr>
        <w:t>系数，</w:t>
      </w:r>
      <w:r w:rsidR="0097796B" w:rsidRPr="0097796B">
        <w:rPr>
          <w:rFonts w:hint="eastAsia"/>
        </w:rPr>
        <w:t>更高载荷下的区</w:t>
      </w:r>
      <w:r w:rsidR="0097796B" w:rsidRPr="0097796B">
        <w:rPr>
          <w:rFonts w:hint="eastAsia"/>
        </w:rPr>
        <w:t>II</w:t>
      </w:r>
      <w:r w:rsidR="0097796B" w:rsidRPr="0097796B">
        <w:rPr>
          <w:rFonts w:hint="eastAsia"/>
        </w:rPr>
        <w:t>与区</w:t>
      </w:r>
      <w:r w:rsidR="0097796B" w:rsidRPr="0097796B">
        <w:rPr>
          <w:rFonts w:hint="eastAsia"/>
        </w:rPr>
        <w:t>III</w:t>
      </w:r>
      <w:r w:rsidR="0097796B" w:rsidRPr="0097796B">
        <w:rPr>
          <w:rFonts w:hint="eastAsia"/>
        </w:rPr>
        <w:t>对应更接近“吸附单</w:t>
      </w:r>
      <w:r>
        <w:rPr>
          <w:rFonts w:hint="eastAsia"/>
        </w:rPr>
        <w:t>I</w:t>
      </w:r>
      <w:r>
        <w:t>L</w:t>
      </w:r>
      <w:r w:rsidR="0097796B" w:rsidRPr="0097796B">
        <w:rPr>
          <w:rFonts w:hint="eastAsia"/>
        </w:rPr>
        <w:t>层”主导的剪切。</w:t>
      </w:r>
      <w:r w:rsidR="00811ADA">
        <w:rPr>
          <w:rFonts w:hint="eastAsia"/>
        </w:rPr>
        <w:t>这表明</w:t>
      </w:r>
      <w:r w:rsidR="00811ADA" w:rsidRPr="00811ADA">
        <w:rPr>
          <w:rFonts w:hint="eastAsia"/>
        </w:rPr>
        <w:t>纳米尺度表面粗糙度会破坏理想的分层结构，在一定范围内提高承载能力、降低黏着，但过大的粗糙度则可能增加真实接触面积、放大能量耗散，表现为摩擦上升。</w:t>
      </w:r>
    </w:p>
    <w:p w14:paraId="2329477C" w14:textId="77777777" w:rsidR="00474E5E" w:rsidRDefault="00474E5E" w:rsidP="00811ADA">
      <w:pPr>
        <w:ind w:firstLine="480"/>
      </w:pPr>
      <w:r>
        <w:rPr>
          <w:rFonts w:hint="eastAsia"/>
        </w:rPr>
        <w:t>除了固体界面的粗糙度外，</w:t>
      </w:r>
      <w:r w:rsidR="006C04C2">
        <w:t>An</w:t>
      </w:r>
      <w:r w:rsidR="000F22EA">
        <w:fldChar w:fldCharType="begin"/>
      </w:r>
      <w:r w:rsidR="000F22EA">
        <w:instrText xml:space="preserve"> ADDIN EN.CITE &lt;EndNote&gt;&lt;Cite&gt;&lt;Author&gt;An&lt;/Author&gt;&lt;Year&gt;2022&lt;/Year&gt;&lt;RecNum&gt;68&lt;/RecNum&gt;&lt;DisplayText&gt;&lt;style face="superscript"&gt;[53]&lt;/style&gt;&lt;/DisplayText&gt;&lt;record&gt;&lt;rec-number&gt;68&lt;/rec-number&gt;&lt;foreign-keys&gt;&lt;key app="EN" db-id="zfwte50rcpd99ves2saxp20700x0se5evfz2" timestamp="1766423185"&gt;68&lt;/key&gt;&lt;key app="ENWeb" db-id=""&gt;0&lt;/key&gt;&lt;/foreign-keys&gt;&lt;ref-type name="Journal Article"&gt;17&lt;/ref-type&gt;&lt;contributors&gt;&lt;authors&gt;&lt;author&gt;An, Rong&lt;/author&gt;&lt;author&gt;Wei, Yudi&lt;/author&gt;&lt;author&gt;Qiu, Xiuhua&lt;/author&gt;&lt;author&gt;Dai, Zhongyang&lt;/author&gt;&lt;author&gt;Wu, Muqiu&lt;/author&gt;&lt;author&gt;Gnecco, Enrico&lt;/author&gt;&lt;author&gt;Shah, Faiz Ullah&lt;/author&gt;&lt;author&gt;Zhang, Wenling&lt;/author&gt;&lt;/authors&gt;&lt;/contributors&gt;&lt;titles&gt;&lt;title&gt;Ionic liquids on uncharged and charged surfaces: In situ microstructures and nanofriction&lt;/title&gt;&lt;secondary-title&gt;Friction&lt;/secondary-title&gt;&lt;/titles&gt;&lt;periodical&gt;&lt;full-title&gt;Friction&lt;/full-title&gt;&lt;/periodical&gt;&lt;pages&gt;1893-1912&lt;/pages&gt;&lt;volume&gt;10&lt;/volume&gt;&lt;number&gt;11&lt;/number&gt;&lt;section&gt;1893&lt;/section&gt;&lt;dates&gt;&lt;year&gt;2022&lt;/year&gt;&lt;/dates&gt;&lt;isbn&gt;2223-7690&amp;#xD;2223-7704&lt;/isbn&gt;&lt;urls&gt;&lt;/urls&gt;&lt;electronic-resource-num&gt;10.1007/s40544-021-0566-5&lt;/electronic-resource-num&gt;&lt;/record&gt;&lt;/Cite&gt;&lt;/EndNote&gt;</w:instrText>
      </w:r>
      <w:r w:rsidR="000F22EA">
        <w:fldChar w:fldCharType="separate"/>
      </w:r>
      <w:r w:rsidR="000F22EA" w:rsidRPr="000F22EA">
        <w:rPr>
          <w:noProof/>
          <w:vertAlign w:val="superscript"/>
        </w:rPr>
        <w:t>[53]</w:t>
      </w:r>
      <w:r w:rsidR="000F22EA">
        <w:fldChar w:fldCharType="end"/>
      </w:r>
      <w:r w:rsidR="00FC7B99" w:rsidRPr="00FC7B99">
        <w:rPr>
          <w:rFonts w:hint="eastAsia"/>
        </w:rPr>
        <w:t>等利用</w:t>
      </w:r>
      <w:r w:rsidR="00417371">
        <w:rPr>
          <w:rFonts w:hint="eastAsia"/>
        </w:rPr>
        <w:t>不同粗糙度的</w:t>
      </w:r>
      <w:r w:rsidR="00417371">
        <w:rPr>
          <w:rFonts w:hint="eastAsia"/>
        </w:rPr>
        <w:t>P</w:t>
      </w:r>
      <w:r w:rsidR="00417371">
        <w:t>MMA</w:t>
      </w:r>
      <w:r w:rsidR="00417371">
        <w:rPr>
          <w:rFonts w:hint="eastAsia"/>
        </w:rPr>
        <w:t>和</w:t>
      </w:r>
      <w:r w:rsidR="00417371">
        <w:rPr>
          <w:rFonts w:hint="eastAsia"/>
        </w:rPr>
        <w:t>Si</w:t>
      </w:r>
      <w:r w:rsidR="00417371">
        <w:t>O</w:t>
      </w:r>
      <w:r w:rsidR="00417371" w:rsidRPr="00417371">
        <w:rPr>
          <w:vertAlign w:val="subscript"/>
        </w:rPr>
        <w:t>2</w:t>
      </w:r>
      <w:r w:rsidR="00FC7B99" w:rsidRPr="00FC7B99">
        <w:rPr>
          <w:rFonts w:hint="eastAsia"/>
        </w:rPr>
        <w:t>胶体探针</w:t>
      </w:r>
      <w:r w:rsidR="0093724A">
        <w:rPr>
          <w:rFonts w:hint="eastAsia"/>
        </w:rPr>
        <w:t>（图</w:t>
      </w:r>
      <w:r w:rsidR="0093724A">
        <w:rPr>
          <w:rFonts w:hint="eastAsia"/>
        </w:rPr>
        <w:t>1</w:t>
      </w:r>
      <w:r w:rsidR="0093724A">
        <w:t>.7b</w:t>
      </w:r>
      <w:r w:rsidR="0093724A">
        <w:rPr>
          <w:rFonts w:hint="eastAsia"/>
        </w:rPr>
        <w:t>）</w:t>
      </w:r>
      <w:r w:rsidR="006C04C2">
        <w:t>AFM</w:t>
      </w:r>
      <w:r w:rsidR="00FC7B99" w:rsidRPr="00FC7B99">
        <w:rPr>
          <w:rFonts w:hint="eastAsia"/>
        </w:rPr>
        <w:t>系统考察了</w:t>
      </w:r>
      <w:r w:rsidR="0062669B">
        <w:rPr>
          <w:rFonts w:hint="eastAsia"/>
        </w:rPr>
        <w:t>离子液体</w:t>
      </w:r>
      <w:r w:rsidR="00420F5C">
        <w:t>[BMIM][BF₄]</w:t>
      </w:r>
      <w:r w:rsidR="0062669B">
        <w:rPr>
          <w:rFonts w:hint="eastAsia"/>
        </w:rPr>
        <w:t>（</w:t>
      </w:r>
      <w:r w:rsidR="0062669B">
        <w:rPr>
          <w:rFonts w:hint="eastAsia"/>
        </w:rPr>
        <w:t>B</w:t>
      </w:r>
      <w:r w:rsidR="0062669B">
        <w:t>B</w:t>
      </w:r>
      <w:r w:rsidR="0062669B">
        <w:rPr>
          <w:rFonts w:hint="eastAsia"/>
        </w:rPr>
        <w:t>）和</w:t>
      </w:r>
      <w:r w:rsidR="00420F5C">
        <w:t>[BMIM][PF₆]</w:t>
      </w:r>
      <w:r w:rsidR="0062669B">
        <w:rPr>
          <w:rFonts w:hint="eastAsia"/>
        </w:rPr>
        <w:t>（</w:t>
      </w:r>
      <w:r w:rsidR="0062669B">
        <w:rPr>
          <w:rFonts w:hint="eastAsia"/>
        </w:rPr>
        <w:t>B</w:t>
      </w:r>
      <w:r w:rsidR="0062669B">
        <w:t>P</w:t>
      </w:r>
      <w:r w:rsidR="0062669B">
        <w:rPr>
          <w:rFonts w:hint="eastAsia"/>
        </w:rPr>
        <w:t>）</w:t>
      </w:r>
      <w:r w:rsidR="00FC7B99" w:rsidRPr="00FC7B99">
        <w:rPr>
          <w:rFonts w:hint="eastAsia"/>
        </w:rPr>
        <w:t>在</w:t>
      </w:r>
      <w:r w:rsidR="0062669B">
        <w:rPr>
          <w:rFonts w:hint="eastAsia"/>
        </w:rPr>
        <w:t>云母（</w:t>
      </w:r>
      <w:r w:rsidR="0062669B">
        <w:rPr>
          <w:rFonts w:hint="eastAsia"/>
        </w:rPr>
        <w:t>M</w:t>
      </w:r>
      <w:r w:rsidR="0062669B">
        <w:t>ica</w:t>
      </w:r>
      <w:r w:rsidR="0062669B">
        <w:rPr>
          <w:rFonts w:hint="eastAsia"/>
        </w:rPr>
        <w:t>）、</w:t>
      </w:r>
      <w:r w:rsidR="00417371">
        <w:rPr>
          <w:rFonts w:hint="eastAsia"/>
        </w:rPr>
        <w:t>高裂解石墨</w:t>
      </w:r>
      <w:r w:rsidR="0062669B">
        <w:rPr>
          <w:rFonts w:hint="eastAsia"/>
        </w:rPr>
        <w:t>（</w:t>
      </w:r>
      <w:r w:rsidR="00417371">
        <w:rPr>
          <w:rFonts w:hint="eastAsia"/>
        </w:rPr>
        <w:t>H</w:t>
      </w:r>
      <w:r w:rsidR="00417371">
        <w:t>OPG</w:t>
      </w:r>
      <w:r w:rsidR="0062669B">
        <w:rPr>
          <w:rFonts w:hint="eastAsia"/>
        </w:rPr>
        <w:t>)</w:t>
      </w:r>
      <w:r w:rsidR="00417371">
        <w:rPr>
          <w:rFonts w:hint="eastAsia"/>
        </w:rPr>
        <w:t>表面</w:t>
      </w:r>
      <w:r w:rsidR="00FC7B99" w:rsidRPr="00FC7B99">
        <w:rPr>
          <w:rFonts w:hint="eastAsia"/>
        </w:rPr>
        <w:t>上的纳米摩擦行为</w:t>
      </w:r>
      <w:r w:rsidR="0093724A">
        <w:rPr>
          <w:rFonts w:hint="eastAsia"/>
        </w:rPr>
        <w:t>（图</w:t>
      </w:r>
      <w:r w:rsidR="0093724A">
        <w:rPr>
          <w:rFonts w:hint="eastAsia"/>
        </w:rPr>
        <w:t>1</w:t>
      </w:r>
      <w:r w:rsidR="0093724A">
        <w:t>.7c</w:t>
      </w:r>
      <w:r w:rsidR="0093724A">
        <w:rPr>
          <w:rFonts w:hint="eastAsia"/>
        </w:rPr>
        <w:t>）</w:t>
      </w:r>
      <w:r w:rsidR="00FC7B99" w:rsidRPr="00FC7B99">
        <w:rPr>
          <w:rFonts w:hint="eastAsia"/>
        </w:rPr>
        <w:t>，发现</w:t>
      </w:r>
      <w:r>
        <w:rPr>
          <w:rFonts w:hint="eastAsia"/>
        </w:rPr>
        <w:t>在</w:t>
      </w:r>
      <w:r w:rsidR="00417371">
        <w:rPr>
          <w:rFonts w:hint="eastAsia"/>
        </w:rPr>
        <w:t>I</w:t>
      </w:r>
      <w:r w:rsidR="00417371">
        <w:t>L</w:t>
      </w:r>
      <w:r w:rsidR="00417371">
        <w:rPr>
          <w:rFonts w:hint="eastAsia"/>
        </w:rPr>
        <w:t>和固体表面</w:t>
      </w:r>
      <w:r w:rsidR="0062669B">
        <w:rPr>
          <w:rFonts w:hint="eastAsia"/>
        </w:rPr>
        <w:t>均相同的</w:t>
      </w:r>
      <w:r w:rsidR="00417371">
        <w:rPr>
          <w:rFonts w:hint="eastAsia"/>
        </w:rPr>
        <w:t>情况下，粗糙度大的</w:t>
      </w:r>
      <w:r w:rsidR="00417371">
        <w:rPr>
          <w:rFonts w:hint="eastAsia"/>
        </w:rPr>
        <w:t>P</w:t>
      </w:r>
      <w:r w:rsidR="00417371">
        <w:t>MMA</w:t>
      </w:r>
      <w:r w:rsidR="00417371">
        <w:rPr>
          <w:rFonts w:hint="eastAsia"/>
        </w:rPr>
        <w:t>胶体探针</w:t>
      </w:r>
      <w:r w:rsidR="00811ADA">
        <w:rPr>
          <w:rFonts w:hint="eastAsia"/>
        </w:rPr>
        <w:t>测量得到的</w:t>
      </w:r>
      <w:r w:rsidR="00811ADA" w:rsidRPr="00811ADA">
        <w:rPr>
          <w:rFonts w:hint="eastAsia"/>
        </w:rPr>
        <w:t>接触刚度更高</w:t>
      </w:r>
      <w:r w:rsidR="00811ADA">
        <w:rPr>
          <w:rFonts w:hint="eastAsia"/>
        </w:rPr>
        <w:t>，摩擦系数也更大。这表明</w:t>
      </w:r>
      <w:r w:rsidR="00811ADA">
        <w:t>更强的探针</w:t>
      </w:r>
      <w:r w:rsidR="00811ADA">
        <w:t>-IL</w:t>
      </w:r>
      <w:r w:rsidR="00811ADA">
        <w:t>相互作用与更强的界面有序化会</w:t>
      </w:r>
      <w:r w:rsidR="00811ADA">
        <w:rPr>
          <w:rFonts w:hint="eastAsia"/>
        </w:rPr>
        <w:t>增加</w:t>
      </w:r>
      <w:r w:rsidR="00811ADA">
        <w:t>摩擦响应</w:t>
      </w:r>
      <w:r w:rsidR="00811ADA">
        <w:rPr>
          <w:rFonts w:hint="eastAsia"/>
        </w:rPr>
        <w:t>。</w:t>
      </w:r>
    </w:p>
    <w:p w14:paraId="01A831A6" w14:textId="77777777" w:rsidR="0097796B" w:rsidRDefault="00811ADA" w:rsidP="00811ADA">
      <w:pPr>
        <w:ind w:firstLine="480"/>
      </w:pPr>
      <w:r w:rsidRPr="00811ADA">
        <w:rPr>
          <w:rFonts w:hint="eastAsia"/>
        </w:rPr>
        <w:lastRenderedPageBreak/>
        <w:t>表面化学组成也会影响界面离子液体的结构与动力学</w:t>
      </w:r>
      <w:r>
        <w:rPr>
          <w:rFonts w:hint="eastAsia"/>
        </w:rPr>
        <w:t>。</w:t>
      </w:r>
      <w:r w:rsidR="002D0390">
        <w:rPr>
          <w:rFonts w:hint="eastAsia"/>
        </w:rPr>
        <w:t>而</w:t>
      </w:r>
      <w:r w:rsidR="00FC7B99" w:rsidRPr="00FC7B99">
        <w:rPr>
          <w:rFonts w:hint="eastAsia"/>
        </w:rPr>
        <w:t>分子动力学模拟进一步指出，即便在电中性金表面，不同晶面取向（如</w:t>
      </w:r>
      <w:r w:rsidR="00420F5C">
        <w:rPr>
          <w:rFonts w:hint="eastAsia"/>
        </w:rPr>
        <w:t>Au(111)</w:t>
      </w:r>
      <w:r w:rsidR="00FC7B99" w:rsidRPr="00FC7B99">
        <w:rPr>
          <w:rFonts w:hint="eastAsia"/>
        </w:rPr>
        <w:t>与</w:t>
      </w:r>
      <w:r w:rsidR="00FC7B99" w:rsidRPr="00FC7B99">
        <w:rPr>
          <w:rFonts w:hint="eastAsia"/>
        </w:rPr>
        <w:t>Au(100)</w:t>
      </w:r>
      <w:r w:rsidR="00FC7B99" w:rsidRPr="00FC7B99">
        <w:rPr>
          <w:rFonts w:hint="eastAsia"/>
        </w:rPr>
        <w:t>）也会通过改变离子吸附构型和层内滑移模式，导致界面剪切强度和摩擦系数的差异</w:t>
      </w:r>
      <w:r w:rsidR="00AD1130">
        <w:fldChar w:fldCharType="begin"/>
      </w:r>
      <w:r w:rsidR="00AD1130">
        <w:instrText xml:space="preserve"> ADDIN EN.CITE &lt;EndNote&gt;&lt;Cite&gt;&lt;Author&gt;Di Lecce&lt;/Author&gt;&lt;Year&gt;2021&lt;/Year&gt;&lt;RecNum&gt;67&lt;/RecNum&gt;&lt;DisplayText&gt;&lt;style face="superscript"&gt;[54]&lt;/style&gt;&lt;/DisplayText&gt;&lt;record&gt;&lt;rec-number&gt;67&lt;/rec-number&gt;&lt;foreign-keys&gt;&lt;key app="EN" db-id="zfwte50rcpd99ves2saxp20700x0se5evfz2" timestamp="1766423040"&gt;67&lt;/key&gt;&lt;key app="ENWeb" db-id=""&gt;0&lt;/key&gt;&lt;/foreign-keys&gt;&lt;ref-type name="Journal Article"&gt;17&lt;/ref-type&gt;&lt;contributors&gt;&lt;authors&gt;&lt;author&gt;Di Lecce, Silvia&lt;/author&gt;&lt;author&gt;Kornyshev, Alexei A.&lt;/author&gt;&lt;author&gt;Urbakh, Michael&lt;/author&gt;&lt;author&gt;Bresme, Fernando&lt;/author&gt;&lt;/authors&gt;&lt;/contributors&gt;&lt;titles&gt;&lt;title&gt;Structural effects in nanotribology of nanoscale films of ionic liquids confined between metallic surfaces&lt;/title&gt;&lt;secondary-title&gt;Physical Chemistry Chemical Physics&lt;/secondary-title&gt;&lt;/titles&gt;&lt;periodical&gt;&lt;full-title&gt;Physical Chemistry Chemical Physics&lt;/full-title&gt;&lt;/periodical&gt;&lt;pages&gt;22174-22183&lt;/pages&gt;&lt;volume&gt;23&lt;/volume&gt;&lt;number&gt;38&lt;/number&gt;&lt;section&gt;22174&lt;/section&gt;&lt;dates&gt;&lt;year&gt;2021&lt;/year&gt;&lt;/dates&gt;&lt;isbn&gt;1463-9076&amp;#xD;1463-9084&lt;/isbn&gt;&lt;urls&gt;&lt;/urls&gt;&lt;electronic-resource-num&gt;10.1039/d1cp03345j&lt;/electronic-resource-num&gt;&lt;/record&gt;&lt;/Cite&gt;&lt;/EndNote&gt;</w:instrText>
      </w:r>
      <w:r w:rsidR="00AD1130">
        <w:fldChar w:fldCharType="separate"/>
      </w:r>
      <w:r w:rsidR="00AD1130" w:rsidRPr="00AD1130">
        <w:rPr>
          <w:noProof/>
          <w:vertAlign w:val="superscript"/>
        </w:rPr>
        <w:t>[54]</w:t>
      </w:r>
      <w:r w:rsidR="00AD1130">
        <w:fldChar w:fldCharType="end"/>
      </w:r>
      <w:r w:rsidR="00FC7B99" w:rsidRPr="00FC7B99">
        <w:rPr>
          <w:rFonts w:hint="eastAsia"/>
        </w:rPr>
        <w:t>。</w:t>
      </w:r>
      <w:r w:rsidR="00FC7B99" w:rsidRPr="00FC7B99">
        <w:rPr>
          <w:rFonts w:hint="eastAsia"/>
        </w:rPr>
        <w:t xml:space="preserve"> </w:t>
      </w:r>
    </w:p>
    <w:p w14:paraId="2C85595D" w14:textId="77777777" w:rsidR="00603E81" w:rsidRDefault="00603E81" w:rsidP="00603E81">
      <w:pPr>
        <w:pStyle w:val="ac"/>
      </w:pPr>
      <w:r>
        <w:rPr>
          <w:rFonts w:hint="eastAsia"/>
          <w:noProof/>
        </w:rPr>
        <w:drawing>
          <wp:inline distT="0" distB="0" distL="0" distR="0" wp14:anchorId="5A388C54" wp14:editId="466C5E7D">
            <wp:extent cx="4864009" cy="3636000"/>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 S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4009" cy="3636000"/>
                    </a:xfrm>
                    <a:prstGeom prst="rect">
                      <a:avLst/>
                    </a:prstGeom>
                  </pic:spPr>
                </pic:pic>
              </a:graphicData>
            </a:graphic>
          </wp:inline>
        </w:drawing>
      </w:r>
    </w:p>
    <w:p w14:paraId="12C21723" w14:textId="77777777" w:rsidR="00B707B2" w:rsidRDefault="00B707B2" w:rsidP="00B707B2">
      <w:pPr>
        <w:pStyle w:val="ac"/>
      </w:pPr>
      <w:r>
        <w:rPr>
          <w:rFonts w:hint="eastAsia"/>
        </w:rPr>
        <w:t>图</w:t>
      </w:r>
      <w:r>
        <w:rPr>
          <w:rFonts w:hint="eastAsia"/>
        </w:rPr>
        <w:t>1</w:t>
      </w:r>
      <w:r>
        <w:t xml:space="preserve">.7 (a) </w:t>
      </w:r>
      <w:r w:rsidRPr="00B707B2">
        <w:rPr>
          <w:rFonts w:hint="eastAsia"/>
        </w:rPr>
        <w:t>AFM</w:t>
      </w:r>
      <w:r w:rsidRPr="00B707B2">
        <w:rPr>
          <w:rFonts w:hint="eastAsia"/>
        </w:rPr>
        <w:t>测量</w:t>
      </w:r>
      <w:r w:rsidRPr="00B707B2">
        <w:rPr>
          <w:rFonts w:hint="eastAsia"/>
        </w:rPr>
        <w:t>[HMIM][TFSI]</w:t>
      </w:r>
      <w:r w:rsidRPr="00B707B2">
        <w:rPr>
          <w:rFonts w:hint="eastAsia"/>
        </w:rPr>
        <w:t>在不同粗糙度硅表面的摩擦</w:t>
      </w:r>
      <w:r>
        <w:rPr>
          <w:rFonts w:hint="eastAsia"/>
        </w:rPr>
        <w:t>力</w:t>
      </w:r>
      <w:r>
        <w:rPr>
          <w:rFonts w:hint="eastAsia"/>
        </w:rPr>
        <w:t>-</w:t>
      </w:r>
      <w:r>
        <w:rPr>
          <w:rFonts w:hint="eastAsia"/>
        </w:rPr>
        <w:t>法向载荷曲线示意图</w:t>
      </w:r>
      <w:r w:rsidR="000F22EA">
        <w:fldChar w:fldCharType="begin"/>
      </w:r>
      <w:r w:rsidR="000F22EA">
        <w:instrText xml:space="preserve"> ADDIN EN.CITE &lt;EndNote&gt;&lt;Cite&gt;&lt;Author&gt;Nalam&lt;/Author&gt;&lt;Year&gt;2020&lt;/Year&gt;&lt;RecNum&gt;69&lt;/RecNum&gt;&lt;DisplayText&gt;&lt;style face="superscript"&gt;[52]&lt;/style&gt;&lt;/DisplayText&gt;&lt;record&gt;&lt;rec-number&gt;69&lt;/rec-number&gt;&lt;foreign-keys&gt;&lt;key app="EN" db-id="zfwte50rcpd99ves2saxp20700x0se5evfz2" timestamp="1766430368"&gt;69&lt;/key&gt;&lt;key app="ENWeb" db-id=""&gt;0&lt;/key&gt;&lt;/foreign-keys&gt;&lt;ref-type name="Journal Article"&gt;17&lt;/ref-type&gt;&lt;contributors&gt;&lt;authors&gt;&lt;author&gt;Nalam, Prathima C.&lt;/author&gt;&lt;author&gt;Sheehan, Alexis&lt;/author&gt;&lt;author&gt;Han, Mengwei&lt;/author&gt;&lt;auth</w:instrText>
      </w:r>
      <w:r w:rsidR="000F22EA">
        <w:rPr>
          <w:rFonts w:hint="eastAsia"/>
        </w:rPr>
        <w:instrText>or&gt;Espinosa</w:instrText>
      </w:r>
      <w:r w:rsidR="000F22EA">
        <w:rPr>
          <w:rFonts w:hint="eastAsia"/>
        </w:rPr>
        <w:instrText>‐</w:instrText>
      </w:r>
      <w:r w:rsidR="000F22EA">
        <w:rPr>
          <w:rFonts w:hint="eastAsia"/>
        </w:rPr>
        <w:instrText>Marzal, Rosa M.&lt;/author&gt;&lt;/authors&gt;&lt;/contributors&gt;&lt;titles&gt;&lt;title&gt;Effects of Nanoscale Roughness on the Lubricious Behavior of an Ionic Liquid&lt;/title&gt;&lt;secondary-title&gt;Advanced Materials Interfaces&lt;/secondary-title&gt;&lt;/titles&gt;&lt;periodical&gt;&lt;full-titl</w:instrText>
      </w:r>
      <w:r w:rsidR="000F22EA">
        <w:instrText>e&gt;Advanced Materials Interfaces&lt;/full-title&gt;&lt;/periodical&gt;&lt;volume&gt;7&lt;/volume&gt;&lt;number&gt;17&lt;/number&gt;&lt;dates&gt;&lt;year&gt;2020&lt;/year&gt;&lt;/dates&gt;&lt;isbn&gt;2196-7350&amp;#xD;2196-7350&lt;/isbn&gt;&lt;urls&gt;&lt;/urls&gt;&lt;electronic-resource-num&gt;10.1002/admi.202000314&lt;/electronic-resource-num&gt;&lt;/record&gt;&lt;/Cite&gt;&lt;/EndNote&gt;</w:instrText>
      </w:r>
      <w:r w:rsidR="000F22EA">
        <w:fldChar w:fldCharType="separate"/>
      </w:r>
      <w:r w:rsidR="000F22EA" w:rsidRPr="000F22EA">
        <w:rPr>
          <w:noProof/>
          <w:vertAlign w:val="superscript"/>
        </w:rPr>
        <w:t>[52]</w:t>
      </w:r>
      <w:r w:rsidR="000F22EA">
        <w:fldChar w:fldCharType="end"/>
      </w:r>
      <w:r>
        <w:rPr>
          <w:rFonts w:hint="eastAsia"/>
        </w:rPr>
        <w:t>，</w:t>
      </w:r>
      <w:r>
        <w:rPr>
          <w:rFonts w:hint="eastAsia"/>
        </w:rPr>
        <w:t>(</w:t>
      </w:r>
      <w:r>
        <w:t>b)</w:t>
      </w:r>
      <w:r w:rsidRPr="00B707B2">
        <w:t xml:space="preserve"> </w:t>
      </w:r>
      <w:proofErr w:type="spellStart"/>
      <w:r w:rsidRPr="00B707B2">
        <w:t>SiO</w:t>
      </w:r>
      <w:proofErr w:type="spellEnd"/>
      <w:r w:rsidRPr="00B707B2">
        <w:t>₂</w:t>
      </w:r>
      <w:r>
        <w:rPr>
          <w:rFonts w:hint="eastAsia"/>
        </w:rPr>
        <w:t>和</w:t>
      </w:r>
      <w:r>
        <w:t>PMMA</w:t>
      </w:r>
      <w:r w:rsidRPr="00B707B2">
        <w:rPr>
          <w:rFonts w:hint="eastAsia"/>
        </w:rPr>
        <w:t>胶体探针的扫描电子显微镜（左）和原子力显微镜形貌图</w:t>
      </w:r>
      <w:r>
        <w:rPr>
          <w:rFonts w:hint="eastAsia"/>
        </w:rPr>
        <w:t>（右）</w:t>
      </w:r>
      <w:r w:rsidR="000F22EA">
        <w:fldChar w:fldCharType="begin"/>
      </w:r>
      <w:r w:rsidR="000F22EA">
        <w:instrText xml:space="preserve"> ADDIN EN.CITE &lt;EndNote&gt;&lt;Cite&gt;&lt;Author&gt;An&lt;/Author&gt;&lt;Year&gt;2022&lt;/Year&gt;&lt;RecNum&gt;68&lt;/RecNum&gt;&lt;DisplayText&gt;&lt;style face="superscript"&gt;[53]&lt;/style&gt;&lt;/DisplayText&gt;&lt;record&gt;&lt;rec-number&gt;68&lt;/rec-number&gt;&lt;foreign-keys&gt;&lt;key app="EN" db-id="zfwte50rcpd99ves2saxp20700x0se5evfz2" timestamp="1766423185"&gt;68&lt;/key&gt;&lt;key app="ENWeb" db-id=""&gt;0&lt;/key&gt;&lt;/foreign-keys&gt;&lt;ref-type name="Journal Article"&gt;17&lt;/ref-type&gt;&lt;contributors&gt;&lt;authors&gt;&lt;author&gt;An, Rong&lt;/author&gt;&lt;author&gt;Wei, Yudi&lt;/author&gt;&lt;author&gt;Qiu, Xiuhua&lt;/author&gt;&lt;author&gt;Dai, Zhongyang&lt;/author&gt;&lt;author&gt;Wu, Muqiu&lt;/author&gt;&lt;author&gt;Gnecco, Enrico&lt;/author&gt;&lt;author&gt;Shah, Faiz Ullah&lt;/author&gt;&lt;author&gt;Zhang, Wenling&lt;/author&gt;&lt;/authors&gt;&lt;/contributors&gt;&lt;titles&gt;&lt;title&gt;Ionic liquids on uncharged and charged surfaces: In situ microstructures and nanofriction&lt;/title&gt;&lt;secondary-title&gt;Friction&lt;/secondary-title&gt;&lt;/titles&gt;&lt;periodical&gt;&lt;full-title&gt;Friction&lt;/full-title&gt;&lt;/periodical&gt;&lt;pages&gt;1893-1912&lt;/pages&gt;&lt;volume&gt;10&lt;/volume&gt;&lt;number&gt;11&lt;/number&gt;&lt;section&gt;1893&lt;/section&gt;&lt;dates&gt;&lt;year&gt;2022&lt;/year&gt;&lt;/dates&gt;&lt;isbn&gt;2223-7690&amp;#xD;2223-7704&lt;/isbn&gt;&lt;urls&gt;&lt;/urls&gt;&lt;electronic-resource-num&gt;10.1007/s40544-021-0566-5&lt;/electronic-resource-num&gt;&lt;/record&gt;&lt;/Cite&gt;&lt;/EndNote&gt;</w:instrText>
      </w:r>
      <w:r w:rsidR="000F22EA">
        <w:fldChar w:fldCharType="separate"/>
      </w:r>
      <w:r w:rsidR="000F22EA" w:rsidRPr="000F22EA">
        <w:rPr>
          <w:noProof/>
          <w:vertAlign w:val="superscript"/>
        </w:rPr>
        <w:t>[53]</w:t>
      </w:r>
      <w:r w:rsidR="000F22EA">
        <w:fldChar w:fldCharType="end"/>
      </w:r>
      <w:r>
        <w:rPr>
          <w:rFonts w:hint="eastAsia"/>
        </w:rPr>
        <w:t>，</w:t>
      </w:r>
      <w:r>
        <w:rPr>
          <w:rFonts w:hint="eastAsia"/>
        </w:rPr>
        <w:t>(</w:t>
      </w:r>
      <w:r>
        <w:t>c)</w:t>
      </w:r>
      <w:r w:rsidRPr="00B707B2">
        <w:t xml:space="preserve"> </w:t>
      </w:r>
      <w:r>
        <w:t>AFM</w:t>
      </w:r>
      <w:r>
        <w:rPr>
          <w:rFonts w:hint="eastAsia"/>
        </w:rPr>
        <w:t>测量</w:t>
      </w:r>
      <w:proofErr w:type="spellStart"/>
      <w:r w:rsidRPr="00B707B2">
        <w:t>SiO</w:t>
      </w:r>
      <w:proofErr w:type="spellEnd"/>
      <w:r w:rsidRPr="00B707B2">
        <w:t>₂</w:t>
      </w:r>
      <w:r>
        <w:rPr>
          <w:rFonts w:hint="eastAsia"/>
        </w:rPr>
        <w:t>/</w:t>
      </w:r>
      <w:r w:rsidRPr="00B707B2">
        <w:t>PMMA</w:t>
      </w:r>
      <w:r w:rsidRPr="00B707B2">
        <w:rPr>
          <w:rFonts w:hint="eastAsia"/>
        </w:rPr>
        <w:t>胶体探针</w:t>
      </w:r>
      <w:r w:rsidR="00CA760C">
        <w:rPr>
          <w:rFonts w:hint="eastAsia"/>
        </w:rPr>
        <w:t>-</w:t>
      </w:r>
      <w:r w:rsidR="00CA760C">
        <w:t>-</w:t>
      </w:r>
      <w:r>
        <w:t>BB/BP</w:t>
      </w:r>
      <w:r>
        <w:rPr>
          <w:rFonts w:hint="eastAsia"/>
        </w:rPr>
        <w:t>离子液体</w:t>
      </w:r>
      <w:r>
        <w:rPr>
          <w:rFonts w:hint="eastAsia"/>
        </w:rPr>
        <w:t>-</w:t>
      </w:r>
      <w:r>
        <w:t>-M</w:t>
      </w:r>
      <w:r>
        <w:rPr>
          <w:rFonts w:hint="eastAsia"/>
        </w:rPr>
        <w:t>ica</w:t>
      </w:r>
      <w:r>
        <w:rPr>
          <w:rFonts w:hint="eastAsia"/>
        </w:rPr>
        <w:t>（左）</w:t>
      </w:r>
      <w:r>
        <w:t>/HOPG</w:t>
      </w:r>
      <w:r>
        <w:rPr>
          <w:rFonts w:hint="eastAsia"/>
        </w:rPr>
        <w:t>（右）体系的</w:t>
      </w:r>
      <w:r w:rsidRPr="00B707B2">
        <w:rPr>
          <w:rFonts w:hint="eastAsia"/>
        </w:rPr>
        <w:t>摩擦</w:t>
      </w:r>
      <w:r>
        <w:rPr>
          <w:rFonts w:hint="eastAsia"/>
        </w:rPr>
        <w:t>力</w:t>
      </w:r>
      <w:r>
        <w:rPr>
          <w:rFonts w:hint="eastAsia"/>
        </w:rPr>
        <w:t>-</w:t>
      </w:r>
      <w:r>
        <w:rPr>
          <w:rFonts w:hint="eastAsia"/>
        </w:rPr>
        <w:t>法向载荷曲线示意图</w:t>
      </w:r>
      <w:r w:rsidR="000F22EA">
        <w:fldChar w:fldCharType="begin"/>
      </w:r>
      <w:r w:rsidR="000F22EA">
        <w:instrText xml:space="preserve"> ADDIN EN.CITE &lt;EndNote&gt;&lt;Cite&gt;&lt;Author&gt;An&lt;/Author&gt;&lt;Year&gt;2022&lt;/Year&gt;&lt;RecNum&gt;68&lt;/RecNum&gt;&lt;DisplayText&gt;&lt;style face="superscript"&gt;[53]&lt;/style&gt;&lt;/DisplayText&gt;&lt;record&gt;&lt;rec-number&gt;68&lt;/rec-number&gt;&lt;foreign-keys&gt;&lt;key app="EN" db-id="zfwte50rcpd99ves2saxp20700x0se5evfz2" timestamp="1766423185"&gt;68&lt;/key&gt;&lt;key app="ENWeb" db-id=""&gt;0&lt;/key&gt;&lt;/foreign-keys&gt;&lt;ref-type name="Journal Article"&gt;17&lt;/ref-type&gt;&lt;contributors&gt;&lt;authors&gt;&lt;author&gt;An, Rong&lt;/author&gt;&lt;author&gt;Wei, Yudi&lt;/author&gt;&lt;author&gt;Qiu, Xiuhua&lt;/author&gt;&lt;author&gt;Dai, Zhongyang&lt;/author&gt;&lt;author&gt;Wu, Muqiu&lt;/author&gt;&lt;author&gt;Gnecco, Enrico&lt;/author&gt;&lt;author&gt;Shah, Faiz Ullah&lt;/author&gt;&lt;author&gt;Zhang, Wenling&lt;/author&gt;&lt;/authors&gt;&lt;/contributors&gt;&lt;titles&gt;&lt;title&gt;Ionic liquids on uncharged and charged surfaces: In situ microstructures and nanofriction&lt;/title&gt;&lt;secondary-title&gt;Friction&lt;/secondary-title&gt;&lt;/titles&gt;&lt;periodical&gt;&lt;full-title&gt;Friction&lt;/full-title&gt;&lt;/periodical&gt;&lt;pages&gt;1893-1912&lt;/pages&gt;&lt;volume&gt;10&lt;/volume&gt;&lt;number&gt;11&lt;/number&gt;&lt;section&gt;1893&lt;/section&gt;&lt;dates&gt;&lt;year&gt;2022&lt;/year&gt;&lt;/dates&gt;&lt;isbn&gt;2223-7690&amp;#xD;2223-7704&lt;/isbn&gt;&lt;urls&gt;&lt;/urls&gt;&lt;electronic-resource-num&gt;10.1007/s40544-021-0566-5&lt;/electronic-resource-num&gt;&lt;/record&gt;&lt;/Cite&gt;&lt;/EndNote&gt;</w:instrText>
      </w:r>
      <w:r w:rsidR="000F22EA">
        <w:fldChar w:fldCharType="separate"/>
      </w:r>
      <w:r w:rsidR="000F22EA" w:rsidRPr="000F22EA">
        <w:rPr>
          <w:noProof/>
          <w:vertAlign w:val="superscript"/>
        </w:rPr>
        <w:t>[53]</w:t>
      </w:r>
      <w:r w:rsidR="000F22EA">
        <w:fldChar w:fldCharType="end"/>
      </w:r>
      <w:r>
        <w:rPr>
          <w:rFonts w:hint="eastAsia"/>
        </w:rPr>
        <w:t>。</w:t>
      </w:r>
    </w:p>
    <w:p w14:paraId="3AFE4A3B" w14:textId="77777777" w:rsidR="00420F5C" w:rsidRDefault="00B75828" w:rsidP="00420F5C">
      <w:pPr>
        <w:pStyle w:val="a"/>
      </w:pPr>
      <w:r>
        <w:rPr>
          <w:rFonts w:hint="eastAsia"/>
        </w:rPr>
        <w:t>外界环境</w:t>
      </w:r>
    </w:p>
    <w:p w14:paraId="48729795" w14:textId="77777777" w:rsidR="00D12D4B" w:rsidRDefault="003D53DD" w:rsidP="00D12D4B">
      <w:pPr>
        <w:ind w:firstLine="480"/>
      </w:pPr>
      <w:r>
        <w:rPr>
          <w:rFonts w:hint="eastAsia"/>
        </w:rPr>
        <w:t>外加电场、法向载荷、滑动速度与温度等外场</w:t>
      </w:r>
      <w:r w:rsidR="00A4239E">
        <w:rPr>
          <w:rFonts w:hint="eastAsia"/>
        </w:rPr>
        <w:t>条件，</w:t>
      </w:r>
      <w:r w:rsidR="0058791E">
        <w:rPr>
          <w:rFonts w:hint="eastAsia"/>
        </w:rPr>
        <w:t>也</w:t>
      </w:r>
      <w:r w:rsidR="00A4239E">
        <w:rPr>
          <w:rFonts w:hint="eastAsia"/>
        </w:rPr>
        <w:t>为调控离子液体界面摩擦提供了有效手段。</w:t>
      </w:r>
      <w:r w:rsidR="00934E38">
        <w:rPr>
          <w:rFonts w:hint="eastAsia"/>
        </w:rPr>
        <w:t>Sweeney</w:t>
      </w:r>
      <w:r w:rsidR="0000102F">
        <w:fldChar w:fldCharType="begin"/>
      </w:r>
      <w:r w:rsidR="0000102F">
        <w:instrText xml:space="preserve"> ADDIN EN.CITE &lt;EndNote&gt;&lt;Cite&gt;&lt;Author&gt;Sweeney&lt;/Author&gt;&lt;Year&gt;2012&lt;/Year&gt;&lt;RecNum&gt;31&lt;/RecNum&gt;&lt;DisplayText&gt;&lt;style face="superscript"&gt;[26]&lt;/style&gt;&lt;/DisplayText&gt;&lt;record&gt;&lt;rec-number&gt;31&lt;/rec-number&gt;&lt;foreign-keys&gt;&lt;key app="EN" db-id="zfwte50rcpd99ves2saxp20700x0se5evfz2" timestamp="1766319726"&gt;31&lt;/key&gt;&lt;key app="ENWeb" db-id=""&gt;0&lt;/key&gt;&lt;/foreign-keys&gt;&lt;ref-type name="Journal Article"&gt;17&lt;/ref-type&gt;&lt;contributors&gt;&lt;authors&gt;&lt;author&gt;Sweeney, James&lt;/author&gt;&lt;author&gt;Hausen, Florian&lt;/author&gt;&lt;author&gt;Hayes, Robert&lt;/author&gt;&lt;author&gt;Webber, Grant B.&lt;/author&gt;&lt;author&gt;Endres, Frank&lt;/author&gt;&lt;author&gt;Rutland, Mark W.&lt;/author&gt;&lt;author&gt;Bennewitz, Roland&lt;/author&gt;&lt;author&gt;Atkin, Rob&lt;/author&gt;&lt;/authors&gt;&lt;/contributors&gt;&lt;titles&gt;&lt;title&gt;Control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volume&gt;109&lt;/volume&gt;&lt;number&gt;15&lt;/number&gt;&lt;dates&gt;&lt;year&gt;2012&lt;/year&gt;&lt;/dates&gt;&lt;isbn&gt;0031-9007&amp;#xD;1079-7114&lt;/isbn&gt;&lt;urls&gt;&lt;/urls&gt;&lt;electronic-resource-num&gt;10.1103/PhysRevLett.109.155502&lt;/electronic-resource-num&gt;&lt;/record&gt;&lt;/Cite&gt;&lt;/EndNote&gt;</w:instrText>
      </w:r>
      <w:r w:rsidR="0000102F">
        <w:fldChar w:fldCharType="separate"/>
      </w:r>
      <w:r w:rsidR="0000102F" w:rsidRPr="0000102F">
        <w:rPr>
          <w:noProof/>
          <w:vertAlign w:val="superscript"/>
        </w:rPr>
        <w:t>[26]</w:t>
      </w:r>
      <w:r w:rsidR="0000102F">
        <w:fldChar w:fldCharType="end"/>
      </w:r>
      <w:r w:rsidR="00A4239E">
        <w:rPr>
          <w:rFonts w:hint="eastAsia"/>
        </w:rPr>
        <w:t>等在</w:t>
      </w:r>
      <w:r w:rsidR="00D12D4B">
        <w:t>Au(111)</w:t>
      </w:r>
      <w:r w:rsidR="00A4239E">
        <w:rPr>
          <w:rFonts w:hint="eastAsia"/>
        </w:rPr>
        <w:t>金电极</w:t>
      </w:r>
      <w:r w:rsidR="00A4239E">
        <w:rPr>
          <w:rFonts w:hint="eastAsia"/>
        </w:rPr>
        <w:t>-</w:t>
      </w:r>
      <w:r w:rsidR="002B00DB" w:rsidRPr="002B00DB">
        <w:t>[Py</w:t>
      </w:r>
      <w:r w:rsidR="002B00DB" w:rsidRPr="002B00DB">
        <w:rPr>
          <w:vertAlign w:val="subscript"/>
        </w:rPr>
        <w:t>1,4</w:t>
      </w:r>
      <w:r w:rsidR="002B00DB" w:rsidRPr="002B00DB">
        <w:t>][FAP]</w:t>
      </w:r>
      <w:r w:rsidR="002B00DB">
        <w:rPr>
          <w:rFonts w:hint="eastAsia"/>
        </w:rPr>
        <w:t>离子液体</w:t>
      </w:r>
      <w:r w:rsidR="002B00DB">
        <w:rPr>
          <w:rFonts w:hint="eastAsia"/>
        </w:rPr>
        <w:t>-</w:t>
      </w:r>
      <w:r w:rsidR="00A4239E">
        <w:rPr>
          <w:rFonts w:hint="eastAsia"/>
        </w:rPr>
        <w:t>二氧化硅探针体系中</w:t>
      </w:r>
      <w:r w:rsidR="00D12D4B">
        <w:rPr>
          <w:rFonts w:hint="eastAsia"/>
        </w:rPr>
        <w:t>，证明了通过改变金基底电位可以实现</w:t>
      </w:r>
      <w:r w:rsidR="00D12D4B">
        <w:t>纳米摩擦的可逆调控</w:t>
      </w:r>
      <w:r w:rsidR="00D12D4B">
        <w:rPr>
          <w:rFonts w:hint="eastAsia"/>
        </w:rPr>
        <w:t>。</w:t>
      </w:r>
      <w:r w:rsidR="00D12D4B">
        <w:rPr>
          <w:rFonts w:hint="eastAsia"/>
        </w:rPr>
        <w:t>A</w:t>
      </w:r>
      <w:r w:rsidR="00D12D4B">
        <w:t>FM</w:t>
      </w:r>
      <w:r w:rsidR="00D12D4B">
        <w:rPr>
          <w:rFonts w:hint="eastAsia"/>
        </w:rPr>
        <w:t>测量结果显示（图</w:t>
      </w:r>
      <w:r w:rsidR="00D12D4B">
        <w:rPr>
          <w:rFonts w:hint="eastAsia"/>
        </w:rPr>
        <w:t>1</w:t>
      </w:r>
      <w:r w:rsidR="00D12D4B">
        <w:t>.8</w:t>
      </w:r>
      <w:r w:rsidR="00D12D4B">
        <w:rPr>
          <w:rFonts w:hint="eastAsia"/>
        </w:rPr>
        <w:t>），</w:t>
      </w:r>
      <w:r w:rsidR="00D12D4B" w:rsidRPr="00D12D4B">
        <w:rPr>
          <w:rFonts w:hint="eastAsia"/>
        </w:rPr>
        <w:t>界面受限离子层的组成随电位由阳离子富集（负电位）切换为阴离子富集（正电位），并引起摩擦系数由约</w:t>
      </w:r>
      <w:r w:rsidR="00D12D4B" w:rsidRPr="00D12D4B">
        <w:rPr>
          <w:rFonts w:hint="eastAsia"/>
        </w:rPr>
        <w:t>0.19</w:t>
      </w:r>
      <w:r w:rsidR="00D12D4B" w:rsidRPr="00D12D4B">
        <w:rPr>
          <w:rFonts w:hint="eastAsia"/>
        </w:rPr>
        <w:t>显著升高至</w:t>
      </w:r>
      <w:r w:rsidR="00D12D4B">
        <w:rPr>
          <w:rFonts w:hint="eastAsia"/>
        </w:rPr>
        <w:t>约</w:t>
      </w:r>
      <w:r w:rsidR="00D12D4B" w:rsidRPr="00D12D4B">
        <w:rPr>
          <w:rFonts w:hint="eastAsia"/>
        </w:rPr>
        <w:t>0.59</w:t>
      </w:r>
      <w:r w:rsidR="00D12D4B">
        <w:rPr>
          <w:rFonts w:hint="eastAsia"/>
        </w:rPr>
        <w:t>，而</w:t>
      </w:r>
      <w:r w:rsidR="00934E38">
        <w:rPr>
          <w:rFonts w:hint="eastAsia"/>
        </w:rPr>
        <w:t>摩擦力</w:t>
      </w:r>
      <w:r w:rsidR="00934E38">
        <w:rPr>
          <w:rFonts w:hint="eastAsia"/>
        </w:rPr>
        <w:t>-</w:t>
      </w:r>
      <w:r w:rsidR="00AD1130">
        <w:rPr>
          <w:rFonts w:hint="eastAsia"/>
        </w:rPr>
        <w:t>电位曲线呈现出与电双层结构变化相对应的峰谷特征</w:t>
      </w:r>
      <w:r w:rsidR="00A4239E">
        <w:rPr>
          <w:rFonts w:hint="eastAsia"/>
        </w:rPr>
        <w:t>。</w:t>
      </w:r>
      <w:r w:rsidR="00D12D4B">
        <w:t>该工作揭示了电位通过重构</w:t>
      </w:r>
      <w:r w:rsidR="00D12D4B">
        <w:rPr>
          <w:rFonts w:hint="eastAsia"/>
        </w:rPr>
        <w:t>界面</w:t>
      </w:r>
      <w:r w:rsidR="00D12D4B">
        <w:t>最内层离子润滑层来调制剪切滑移面，从而在不改变基底材料的条件下实现分子尺度</w:t>
      </w:r>
      <w:r w:rsidR="00D12D4B">
        <w:t>“</w:t>
      </w:r>
      <w:r w:rsidR="00D12D4B">
        <w:t>开关式</w:t>
      </w:r>
      <w:r w:rsidR="00D12D4B">
        <w:t>”</w:t>
      </w:r>
      <w:r w:rsidR="00D12D4B">
        <w:t>摩擦控制，为电控</w:t>
      </w:r>
      <w:r w:rsidR="00D12D4B">
        <w:rPr>
          <w:rFonts w:hint="eastAsia"/>
        </w:rPr>
        <w:t>纳米</w:t>
      </w:r>
      <w:r w:rsidR="00D12D4B">
        <w:t>润滑提供了直接实验依据。</w:t>
      </w:r>
    </w:p>
    <w:p w14:paraId="6F2DFEB3" w14:textId="77777777" w:rsidR="002B00DB" w:rsidRDefault="00A4239E" w:rsidP="002B00DB">
      <w:pPr>
        <w:ind w:firstLine="480"/>
      </w:pPr>
      <w:r>
        <w:rPr>
          <w:rFonts w:hint="eastAsia"/>
        </w:rPr>
        <w:t>在法向载荷方面，</w:t>
      </w:r>
      <w:r w:rsidR="0000102F">
        <w:rPr>
          <w:rFonts w:hint="eastAsia"/>
        </w:rPr>
        <w:t>Smith</w:t>
      </w:r>
      <w:r w:rsidR="00EE00D8">
        <w:fldChar w:fldCharType="begin"/>
      </w:r>
      <w:r w:rsidR="00EE00D8">
        <w:instrText xml:space="preserve"> ADDIN EN.CITE &lt;EndNote&gt;&lt;Cite&gt;&lt;Author&gt;Smith&lt;/Author&gt;&lt;Year&gt;2013&lt;/Year&gt;&lt;RecNum&gt;23&lt;/RecNum&gt;&lt;DisplayText&gt;&lt;style face="superscript"&gt;[25]&lt;/style&gt;&lt;/DisplayText&gt;&lt;record&gt;&lt;rec-number&gt;23&lt;/rec-number&gt;&lt;foreign-keys&gt;&lt;key app="EN" db-id="zfwte50rcpd99ves2saxp20700x0se5evfz2" timestamp="1766318094"&gt;23&lt;/key&gt;&lt;key app="ENWeb" db-id=""&gt;0&lt;/key&gt;&lt;/foreign-keys&gt;&lt;ref-type name="Journal Article"&gt;17&lt;/ref-type&gt;&lt;contributors&gt;&lt;authors&gt;&lt;author&gt;Smith, Alexander M.&lt;/author&gt;&lt;author&gt;Lovelock, Kevin R. J.&lt;/author&gt;&lt;author&gt;Gosvami, Nitya Nand&lt;/author&gt;&lt;author&gt;Welton, Tom&lt;/author&gt;&lt;author&gt;Perkin, Susan&lt;/author&gt;&lt;/authors&gt;&lt;/contributors&gt;&lt;titles&gt;&lt;title&gt;Quantized friction across ionic liquid thin films&lt;/title&gt;&lt;secondary-title&gt;Physical Chemistry Chemical Physics&lt;/secondary-title&gt;&lt;/titles&gt;&lt;periodical&gt;&lt;full-title&gt;Physical Chemistry Chemical Physics&lt;/full-title&gt;&lt;/periodical&gt;&lt;volume&gt;15&lt;/volume&gt;&lt;number&gt;37&lt;/number&gt;&lt;section&gt;15317&lt;/section&gt;&lt;dates&gt;&lt;year&gt;2013&lt;/year&gt;&lt;/dates&gt;&lt;isbn&gt;1463-9076&amp;#xD;1463-9084&lt;/isbn&gt;&lt;urls&gt;&lt;/urls&gt;&lt;electronic-resource-num&gt;10.1039/c3cp52779d&lt;/electronic-resource-num&gt;&lt;/record&gt;&lt;/Cite&gt;&lt;/EndNote&gt;</w:instrText>
      </w:r>
      <w:r w:rsidR="00EE00D8">
        <w:fldChar w:fldCharType="separate"/>
      </w:r>
      <w:r w:rsidR="00EE00D8" w:rsidRPr="00EE00D8">
        <w:rPr>
          <w:noProof/>
          <w:vertAlign w:val="superscript"/>
        </w:rPr>
        <w:t>[25]</w:t>
      </w:r>
      <w:r w:rsidR="00EE00D8">
        <w:fldChar w:fldCharType="end"/>
      </w:r>
      <w:r w:rsidR="00934E38">
        <w:rPr>
          <w:rFonts w:hint="eastAsia"/>
        </w:rPr>
        <w:t>等</w:t>
      </w:r>
      <w:r w:rsidR="00DC58AA">
        <w:rPr>
          <w:rFonts w:hint="eastAsia"/>
        </w:rPr>
        <w:t>采用</w:t>
      </w:r>
      <w:r w:rsidR="00DC58AA">
        <w:rPr>
          <w:rFonts w:hint="eastAsia"/>
        </w:rPr>
        <w:t>S</w:t>
      </w:r>
      <w:r w:rsidR="00DC58AA">
        <w:t>FA</w:t>
      </w:r>
      <w:r w:rsidR="00934E38">
        <w:rPr>
          <w:rFonts w:hint="eastAsia"/>
        </w:rPr>
        <w:t>在云母</w:t>
      </w:r>
      <w:r w:rsidR="00934E38">
        <w:rPr>
          <w:rFonts w:hint="eastAsia"/>
        </w:rPr>
        <w:t>-</w:t>
      </w:r>
      <w:r>
        <w:rPr>
          <w:rFonts w:hint="eastAsia"/>
        </w:rPr>
        <w:t>云母</w:t>
      </w:r>
      <w:r w:rsidR="00DC58AA">
        <w:rPr>
          <w:rFonts w:hint="eastAsia"/>
        </w:rPr>
        <w:t>体系中观测到典型的“量子化摩擦”现象：随受限层数减少，摩擦力</w:t>
      </w:r>
      <w:r w:rsidR="00DC58AA">
        <w:rPr>
          <w:rFonts w:hint="eastAsia"/>
        </w:rPr>
        <w:t>-</w:t>
      </w:r>
      <w:r>
        <w:rPr>
          <w:rFonts w:hint="eastAsia"/>
        </w:rPr>
        <w:t>载荷曲线在不同离子层厚度下呈现分段线性，其斜率即界面</w:t>
      </w:r>
      <w:r w:rsidR="00DC58AA">
        <w:rPr>
          <w:rFonts w:hint="eastAsia"/>
        </w:rPr>
        <w:t>纳米</w:t>
      </w:r>
      <w:r>
        <w:rPr>
          <w:rFonts w:hint="eastAsia"/>
        </w:rPr>
        <w:t>摩擦系数在离散的数值间跳变，反映出层状结构的步</w:t>
      </w:r>
      <w:r>
        <w:rPr>
          <w:rFonts w:hint="eastAsia"/>
        </w:rPr>
        <w:lastRenderedPageBreak/>
        <w:t>进式屈服与剪切</w:t>
      </w:r>
      <w:r w:rsidR="00DC58AA">
        <w:rPr>
          <w:rFonts w:hint="eastAsia"/>
        </w:rPr>
        <w:t>。摩擦力</w:t>
      </w:r>
      <w:r w:rsidR="00DC58AA">
        <w:rPr>
          <w:rFonts w:hint="eastAsia"/>
        </w:rPr>
        <w:t>-</w:t>
      </w:r>
      <w:r w:rsidR="00DC58AA">
        <w:rPr>
          <w:rFonts w:hint="eastAsia"/>
        </w:rPr>
        <w:t>载荷曲线呈分段</w:t>
      </w:r>
      <w:r w:rsidR="00950D3C">
        <w:rPr>
          <w:rFonts w:hint="eastAsia"/>
        </w:rPr>
        <w:t>线</w:t>
      </w:r>
      <w:r w:rsidR="00DC58AA">
        <w:rPr>
          <w:rFonts w:hint="eastAsia"/>
        </w:rPr>
        <w:t>性的现象已被普遍捕捉</w:t>
      </w:r>
      <w:r w:rsidR="00EE00D8">
        <w:fldChar w:fldCharType="begin"/>
      </w:r>
      <w:r w:rsidR="00EE00D8">
        <w:instrText xml:space="preserve"> ADDIN EN.CITE &lt;EndNote&gt;&lt;Cite&gt;&lt;Author&gt;Perez-Martinez&lt;/Author&gt;&lt;Year&gt;2019&lt;/Year&gt;&lt;RecNum&gt;59&lt;/RecNum&gt;&lt;DisplayText&gt;&lt;style face="superscript"&gt;[55]&lt;/style&gt;&lt;/DisplayText&gt;&lt;record&gt;&lt;rec-number&gt;59&lt;/rec-number&gt;&lt;foreign-keys&gt;&lt;key app="EN" db-id="zfwte50rcpd99ves2saxp20700x0se5evfz2" timestamp="1766395024"&gt;59&lt;/key&gt;&lt;key app="ENWeb" db-id=""&gt;0&lt;/key&gt;&lt;/foreign-keys&gt;&lt;ref-type name="Journal Article"&gt;17&lt;/ref-type&gt;&lt;contributors&gt;&lt;authors&gt;&lt;author&gt;Perez-Martinez, Carla S.&lt;/author&gt;&lt;author&gt;Perkin, Susan&lt;/author&gt;&lt;/authors&gt;&lt;/contributors&gt;&lt;titles&gt;&lt;title&gt;Interfacial Structure and Boundary Lubrication of a Dicationic Ionic Liquid&lt;/title&gt;&lt;secondary-title&gt;Langmuir&lt;/secondary-title&gt;&lt;/titles&gt;&lt;periodical&gt;&lt;full-title&gt;Langmuir&lt;/full-title&gt;&lt;/periodical&gt;&lt;pages&gt;15444-15450&lt;/pages&gt;&lt;volume&gt;35&lt;/volume&gt;&lt;number&gt;48&lt;/number&gt;&lt;section&gt;15444&lt;/section&gt;&lt;dates&gt;&lt;year&gt;2019&lt;/year&gt;&lt;/dates&gt;&lt;isbn&gt;0743-7463&amp;#xD;1520-5827&lt;/isbn&gt;&lt;urls&gt;&lt;/urls&gt;&lt;electronic-resource-num&gt;10.1021/acs.langmuir.9b01415&lt;/electronic-resource-num&gt;&lt;/record&gt;&lt;/Cite&gt;&lt;/EndNote&gt;</w:instrText>
      </w:r>
      <w:r w:rsidR="00EE00D8">
        <w:fldChar w:fldCharType="separate"/>
      </w:r>
      <w:r w:rsidR="00EE00D8" w:rsidRPr="00EE00D8">
        <w:rPr>
          <w:noProof/>
          <w:vertAlign w:val="superscript"/>
        </w:rPr>
        <w:t>[55]</w:t>
      </w:r>
      <w:r w:rsidR="00EE00D8">
        <w:fldChar w:fldCharType="end"/>
      </w:r>
      <w:r w:rsidR="00950D3C">
        <w:rPr>
          <w:rFonts w:hint="eastAsia"/>
        </w:rPr>
        <w:t>。</w:t>
      </w:r>
    </w:p>
    <w:p w14:paraId="5291157C" w14:textId="77777777" w:rsidR="002B00DB" w:rsidRDefault="00EE00D8" w:rsidP="002B00DB">
      <w:pPr>
        <w:pStyle w:val="ac"/>
      </w:pPr>
      <w:r>
        <w:rPr>
          <w:rFonts w:hint="eastAsia"/>
          <w:noProof/>
        </w:rPr>
        <w:drawing>
          <wp:inline distT="0" distB="0" distL="0" distR="0" wp14:anchorId="4671B16F" wp14:editId="12B0C8DE">
            <wp:extent cx="4284000" cy="1867824"/>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d0ee184-b5f0-4b0c-ab73-7a1ea71a89cb.png"/>
                    <pic:cNvPicPr/>
                  </pic:nvPicPr>
                  <pic:blipFill>
                    <a:blip r:embed="rId15">
                      <a:extLst>
                        <a:ext uri="{28A0092B-C50C-407E-A947-70E740481C1C}">
                          <a14:useLocalDpi xmlns:a14="http://schemas.microsoft.com/office/drawing/2010/main" val="0"/>
                        </a:ext>
                      </a:extLst>
                    </a:blip>
                    <a:stretch>
                      <a:fillRect/>
                    </a:stretch>
                  </pic:blipFill>
                  <pic:spPr>
                    <a:xfrm>
                      <a:off x="0" y="0"/>
                      <a:ext cx="4284000" cy="1867824"/>
                    </a:xfrm>
                    <a:prstGeom prst="rect">
                      <a:avLst/>
                    </a:prstGeom>
                  </pic:spPr>
                </pic:pic>
              </a:graphicData>
            </a:graphic>
          </wp:inline>
        </w:drawing>
      </w:r>
    </w:p>
    <w:p w14:paraId="22F204A6" w14:textId="77777777" w:rsidR="00EE00D8" w:rsidRDefault="00EE00D8" w:rsidP="002B00DB">
      <w:pPr>
        <w:pStyle w:val="ac"/>
      </w:pPr>
      <w:r>
        <w:rPr>
          <w:rFonts w:hint="eastAsia"/>
        </w:rPr>
        <w:t>图</w:t>
      </w:r>
      <w:r>
        <w:rPr>
          <w:rFonts w:hint="eastAsia"/>
        </w:rPr>
        <w:t>1</w:t>
      </w:r>
      <w:r>
        <w:t>.8 AFM</w:t>
      </w:r>
      <w:r>
        <w:rPr>
          <w:rFonts w:hint="eastAsia"/>
        </w:rPr>
        <w:t>测量</w:t>
      </w:r>
      <w:r w:rsidR="00E75C49">
        <w:rPr>
          <w:rFonts w:hint="eastAsia"/>
        </w:rPr>
        <w:t>不同</w:t>
      </w:r>
      <w:r>
        <w:rPr>
          <w:rFonts w:hint="eastAsia"/>
        </w:rPr>
        <w:t>电势下</w:t>
      </w:r>
      <w:r w:rsidRPr="00EE00D8">
        <w:t>[Py</w:t>
      </w:r>
      <w:r w:rsidRPr="00E315E3">
        <w:rPr>
          <w:vertAlign w:val="subscript"/>
        </w:rPr>
        <w:t>1,4</w:t>
      </w:r>
      <w:r w:rsidRPr="00EE00D8">
        <w:t>][FAP]</w:t>
      </w:r>
      <w:r>
        <w:rPr>
          <w:rFonts w:hint="eastAsia"/>
        </w:rPr>
        <w:t>在金电极表面的</w:t>
      </w:r>
      <w:r w:rsidR="00E75C49">
        <w:rPr>
          <w:rFonts w:hint="eastAsia"/>
        </w:rPr>
        <w:t>摩擦力与法向载荷曲线示意图</w:t>
      </w:r>
      <w:r w:rsidR="00E75C49">
        <w:fldChar w:fldCharType="begin"/>
      </w:r>
      <w:r w:rsidR="00E75C49">
        <w:instrText xml:space="preserve"> ADDIN EN.CITE &lt;EndNote&gt;&lt;Cite&gt;&lt;Author&gt;Sweeney&lt;/Author&gt;&lt;Year&gt;2012&lt;/Year&gt;&lt;RecNum&gt;31&lt;/RecNum&gt;&lt;DisplayText&gt;&lt;style face="superscript"&gt;[26]&lt;/style&gt;&lt;/DisplayText&gt;&lt;record&gt;&lt;rec-number&gt;31&lt;/rec-number&gt;&lt;foreign-keys&gt;&lt;key app="EN" db-id="zfwte50rcpd99ves2saxp20700x0se5evfz2" timestamp="1766319726"&gt;31&lt;/key&gt;&lt;key app="ENWeb" db-id=""&gt;0&lt;/key&gt;&lt;/foreign-keys&gt;&lt;ref-type name="Journal Article"&gt;17&lt;/ref-type&gt;&lt;contributors&gt;&lt;authors&gt;&lt;author&gt;Sweeney, James&lt;/author&gt;&lt;author&gt;Hausen, Florian&lt;/author&gt;&lt;author&gt;Hayes, Robert&lt;/author&gt;&lt;author&gt;Webber, Grant B.&lt;/author&gt;&lt;author&gt;Endres, Frank&lt;/author&gt;&lt;author&gt;Rutland, Mark W.&lt;/author&gt;&lt;author&gt;Bennewitz, Roland&lt;/author&gt;&lt;author&gt;Atkin, Rob&lt;/author&gt;&lt;/authors&gt;&lt;/contributors&gt;&lt;titles&gt;&lt;title&gt;Control of Nanoscale Friction on Gold in an Ionic Liquid by a Potential-Dependent Ionic Lubricant Layer&lt;/title&gt;&lt;secondary-title&gt;Physical Review Letters&lt;/secondary-title&gt;&lt;/titles&gt;&lt;periodical&gt;&lt;full-title&gt;Physical Review Letters&lt;/full-title&gt;&lt;/periodical&gt;&lt;volume&gt;109&lt;/volume&gt;&lt;number&gt;15&lt;/number&gt;&lt;dates&gt;&lt;year&gt;2012&lt;/year&gt;&lt;/dates&gt;&lt;isbn&gt;0031-9007&amp;#xD;1079-7114&lt;/isbn&gt;&lt;urls&gt;&lt;/urls&gt;&lt;electronic-resource-num&gt;10.1103/PhysRevLett.109.155502&lt;/electronic-resource-num&gt;&lt;/record&gt;&lt;/Cite&gt;&lt;/EndNote&gt;</w:instrText>
      </w:r>
      <w:r w:rsidR="00E75C49">
        <w:fldChar w:fldCharType="separate"/>
      </w:r>
      <w:r w:rsidR="00E75C49" w:rsidRPr="00E75C49">
        <w:rPr>
          <w:noProof/>
          <w:vertAlign w:val="superscript"/>
        </w:rPr>
        <w:t>[26]</w:t>
      </w:r>
      <w:r w:rsidR="00E75C49">
        <w:fldChar w:fldCharType="end"/>
      </w:r>
    </w:p>
    <w:p w14:paraId="39A91C89" w14:textId="77777777" w:rsidR="00674EB0" w:rsidRPr="0058612E" w:rsidRDefault="00A4239E" w:rsidP="00956315">
      <w:pPr>
        <w:ind w:firstLine="480"/>
      </w:pPr>
      <w:r>
        <w:rPr>
          <w:rFonts w:hint="eastAsia"/>
        </w:rPr>
        <w:t>类似地，温度</w:t>
      </w:r>
      <w:r w:rsidR="00950D3C">
        <w:rPr>
          <w:rFonts w:hint="eastAsia"/>
        </w:rPr>
        <w:t>升高通常会降低体相黏度、削弱层状结构，从而在一定范围内降低摩擦，</w:t>
      </w:r>
      <w:r>
        <w:rPr>
          <w:rFonts w:hint="eastAsia"/>
        </w:rPr>
        <w:t>但过高温度可能破坏界面吸附膜或引发摩擦化学反应，导致摩擦与磨损反而升高</w:t>
      </w:r>
      <w:r w:rsidR="0058612E">
        <w:fldChar w:fldCharType="begin"/>
      </w:r>
      <w:r w:rsidR="0042715D">
        <w:instrText xml:space="preserve"> ADDIN EN.CITE &lt;EndNote&gt;&lt;Cite&gt;&lt;Author&gt;He&lt;/Author&gt;&lt;Year&gt;2021&lt;/Year&gt;&lt;RecNum&gt;22&lt;/RecNum&gt;&lt;DisplayText&gt;&lt;style face="superscript"&gt;[24, 44]&lt;/style&gt;&lt;/DisplayText&gt;&lt;record&gt;&lt;rec-number&gt;22&lt;/rec-number&gt;&lt;foreign-keys&gt;&lt;key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Yuqing&lt;/author&gt;&lt;author&gt;Li, Han&lt;/author&gt;&lt;author&gt;Qu, Cangyu&lt;/author&gt;&lt;author&gt;Cao,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Cite&gt;&lt;Author&gt;Hjalmarsson&lt;/Author&gt;&lt;Year&gt;2016&lt;/Year&gt;&lt;RecNum&gt;52&lt;/RecNum&gt;&lt;record&gt;&lt;rec-number&gt;52&lt;/rec-number&gt;&lt;foreign-keys&gt;&lt;key app="EN" db-id="zfwte50rcpd99ves2saxp20700x0se5evfz2" timestamp="1766391550"&gt;52&lt;/key&gt;&lt;key app="ENWeb" db-id=""&gt;0&lt;/key&gt;&lt;/foreign-keys&gt;&lt;ref-type name="Journal Article"&gt;17&lt;/ref-type&gt;&lt;contributors&gt;&lt;authors&gt;&lt;author&gt;Hjalmarsson, Nicklas&lt;/author&gt;&lt;author&gt;Atkin, Rob&lt;/author&gt;&lt;author&gt;Rutland, Mark W.&lt;/author&gt;&lt;/authors&gt;&lt;/contributors&gt;&lt;titles&gt;&lt;title&gt;Is the boundary layer of an ionic liquid equally lubricating at higher temperature?&lt;/title&gt;&lt;secondary-title&gt;Physical Chemistry Chemical Physics&lt;/secondary-title&gt;&lt;/titles&gt;&lt;periodical&gt;&lt;full-title&gt;Physical Chemistry Chemical Physics&lt;/full-title&gt;&lt;/periodical&gt;&lt;pages&gt;9232-9239&lt;/pages&gt;&lt;volume&gt;18&lt;/volume&gt;&lt;number&gt;13&lt;/number&gt;&lt;section&gt;9232&lt;/section&gt;&lt;dates&gt;&lt;year&gt;2016&lt;/year&gt;&lt;/dates&gt;&lt;isbn&gt;1463-9076&amp;#xD;1463-9084&lt;/isbn&gt;&lt;urls&gt;&lt;/urls&gt;&lt;electronic-resource-num&gt;10.1039/c5cp05837f&lt;/electronic-resource-num&gt;&lt;/record&gt;&lt;/Cite&gt;&lt;/EndNote&gt;</w:instrText>
      </w:r>
      <w:r w:rsidR="0058612E">
        <w:fldChar w:fldCharType="separate"/>
      </w:r>
      <w:r w:rsidR="0042715D" w:rsidRPr="0042715D">
        <w:rPr>
          <w:noProof/>
          <w:vertAlign w:val="superscript"/>
        </w:rPr>
        <w:t>[24,44]</w:t>
      </w:r>
      <w:r w:rsidR="0058612E">
        <w:fldChar w:fldCharType="end"/>
      </w:r>
      <w:r>
        <w:rPr>
          <w:rFonts w:hint="eastAsia"/>
        </w:rPr>
        <w:t>。</w:t>
      </w:r>
      <w:r w:rsidR="00950D3C">
        <w:rPr>
          <w:rFonts w:hint="eastAsia"/>
        </w:rPr>
        <w:t>而</w:t>
      </w:r>
      <w:r>
        <w:rPr>
          <w:rFonts w:hint="eastAsia"/>
        </w:rPr>
        <w:t>滑动速度和静置时间则通过影响离子重排与结构松弛时间尺度，决定界面是处于近平衡层状结构滑移还是非平衡“剪切熔化”状态，进而改变摩擦–速度关系和黏着贡献</w:t>
      </w:r>
      <w:r w:rsidR="0058612E">
        <w:fldChar w:fldCharType="begin"/>
      </w:r>
      <w:r w:rsidR="0058612E">
        <w:instrText xml:space="preserve"> ADDIN EN.CITE &lt;EndNote&gt;&lt;Cite&gt;&lt;Author&gt;Di Lecce&lt;/Author&gt;&lt;Year&gt;2021&lt;/Year&gt;&lt;RecNum&gt;67&lt;/RecNum&gt;&lt;DisplayText&gt;&lt;style face="superscript"&gt;[54]&lt;/style&gt;&lt;/DisplayText&gt;&lt;record&gt;&lt;rec-number&gt;67&lt;/rec-number&gt;&lt;foreign-keys&gt;&lt;key app="EN" db-id="zfwte50rcpd99ves2saxp20700x0se5evfz2" timestamp="1766423040"&gt;67&lt;/key&gt;&lt;key app="ENWeb" db-id=""&gt;0&lt;/key&gt;&lt;/foreign-keys&gt;&lt;ref-type name="Journal Article"&gt;17&lt;/ref-type&gt;&lt;contributors&gt;&lt;authors&gt;&lt;author&gt;Di Lecce, Silvia&lt;/author&gt;&lt;author&gt;Kornyshev, Alexei A.&lt;/author&gt;&lt;author&gt;Urbakh, Michael&lt;/author&gt;&lt;author&gt;Bresme, Fernando&lt;/author&gt;&lt;/authors&gt;&lt;/contributors&gt;&lt;titles&gt;&lt;title&gt;Structural effects in nanotribology of nanoscale films of ionic liquids confined between metallic surfaces&lt;/title&gt;&lt;secondary-title&gt;Physical Chemistry Chemical Physics&lt;/secondary-title&gt;&lt;/titles&gt;&lt;periodical&gt;&lt;full-title&gt;Physical Chemistry Chemical Physics&lt;/full-title&gt;&lt;/periodical&gt;&lt;pages&gt;22174-22183&lt;/pages&gt;&lt;volume&gt;23&lt;/volume&gt;&lt;number&gt;38&lt;/number&gt;&lt;section&gt;22174&lt;/section&gt;&lt;dates&gt;&lt;year&gt;2021&lt;/year&gt;&lt;/dates&gt;&lt;isbn&gt;1463-9076&amp;#xD;1463-9084&lt;/isbn&gt;&lt;urls&gt;&lt;/urls&gt;&lt;electronic-resource-num&gt;10.1039/d1cp03345j&lt;/electronic-resource-num&gt;&lt;/record&gt;&lt;/Cite&gt;&lt;/EndNote&gt;</w:instrText>
      </w:r>
      <w:r w:rsidR="0058612E">
        <w:fldChar w:fldCharType="separate"/>
      </w:r>
      <w:r w:rsidR="0058612E" w:rsidRPr="0058612E">
        <w:rPr>
          <w:noProof/>
          <w:vertAlign w:val="superscript"/>
        </w:rPr>
        <w:t>[54]</w:t>
      </w:r>
      <w:r w:rsidR="0058612E">
        <w:fldChar w:fldCharType="end"/>
      </w:r>
      <w:r>
        <w:rPr>
          <w:rFonts w:hint="eastAsia"/>
        </w:rPr>
        <w:t>。此外，微量水分或其它杂质的引入也会显著改变氢键网络与电双层结构，在部分体系中甚至可通过“界面塑化”实现更低的摩擦，而在另一些体系中则导致腐蚀与磨损加剧</w:t>
      </w:r>
      <w:r w:rsidR="0058612E">
        <w:fldChar w:fldCharType="begin"/>
      </w:r>
      <w:r w:rsidR="0058612E">
        <w:instrText xml:space="preserve"> ADDIN EN.CITE &lt;EndNote&gt;&lt;Cite&gt;&lt;Author&gt;Hayes&lt;/Author&gt;&lt;Year&gt;2015&lt;/Year&gt;&lt;RecNum&gt;49&lt;/RecNum&gt;&lt;DisplayText&gt;&lt;style face="superscript"&gt;[47]&lt;/style&gt;&lt;/DisplayText&gt;&lt;record&gt;&lt;rec-number&gt;49&lt;/rec-number&gt;&lt;foreign-keys&gt;&lt;key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Rob&lt;/author&gt;&lt;/authors&gt;&lt;/contributors&gt;&lt;titles&gt;&lt;title&gt;Structure and Nanostructure in Ionic Liquids&lt;/title&gt;&lt;secondary-title&gt;Chemical Reviews&lt;/secondary-title&gt;&lt;/titles&gt;&lt;periodical&gt;&lt;full-title&gt;Chemical Reviews&lt;/full-title&gt;&lt;/periodical&gt;&lt;pages&gt;6357-6426&lt;/pages&gt;&lt;volume&gt;115&lt;/volume&gt;&lt;number&gt;13&lt;/number&gt;&lt;section&gt;6357&lt;/section&gt;&lt;dates&gt;&lt;year&gt;2015&lt;/year&gt;&lt;/dates&gt;&lt;isbn&gt;0009-2665&amp;#xD;1520-6890&lt;/isbn&gt;&lt;urls&gt;&lt;/urls&gt;&lt;electronic-resource-num&gt;10.1021/cr500411q&lt;/electronic-resource-num&gt;&lt;/record&gt;&lt;/Cite&gt;&lt;/EndNote&gt;</w:instrText>
      </w:r>
      <w:r w:rsidR="0058612E">
        <w:fldChar w:fldCharType="separate"/>
      </w:r>
      <w:r w:rsidR="0058612E" w:rsidRPr="0058612E">
        <w:rPr>
          <w:noProof/>
          <w:vertAlign w:val="superscript"/>
        </w:rPr>
        <w:t>[47]</w:t>
      </w:r>
      <w:r w:rsidR="0058612E">
        <w:fldChar w:fldCharType="end"/>
      </w:r>
      <w:r>
        <w:rPr>
          <w:rFonts w:hint="eastAsia"/>
        </w:rPr>
        <w:t>。</w:t>
      </w:r>
    </w:p>
    <w:p w14:paraId="27B89182" w14:textId="77777777" w:rsidR="00E466FD" w:rsidRDefault="000E5D3E" w:rsidP="002C094D">
      <w:pPr>
        <w:ind w:firstLine="480"/>
      </w:pPr>
      <w:r>
        <w:rPr>
          <w:rFonts w:hint="eastAsia"/>
        </w:rPr>
        <w:t>综上所述，</w:t>
      </w:r>
      <w:r w:rsidR="004A1A3E" w:rsidRPr="004A1A3E">
        <w:rPr>
          <w:rFonts w:hint="eastAsia"/>
        </w:rPr>
        <w:t>尽管</w:t>
      </w:r>
      <w:r w:rsidR="008F7512">
        <w:rPr>
          <w:rFonts w:hint="eastAsia"/>
        </w:rPr>
        <w:t>离子液体应用</w:t>
      </w:r>
      <w:r w:rsidR="004A1A3E" w:rsidRPr="004A1A3E">
        <w:rPr>
          <w:rFonts w:hint="eastAsia"/>
        </w:rPr>
        <w:t>前景广阔，</w:t>
      </w:r>
      <w:r w:rsidR="00A4239E">
        <w:rPr>
          <w:rFonts w:hint="eastAsia"/>
        </w:rPr>
        <w:t>但高性能离子液体润滑剂的精准预测</w:t>
      </w:r>
      <w:r w:rsidR="008F7512">
        <w:rPr>
          <w:rFonts w:hint="eastAsia"/>
        </w:rPr>
        <w:t>与</w:t>
      </w:r>
      <w:r w:rsidR="00A4239E">
        <w:rPr>
          <w:rFonts w:hint="eastAsia"/>
        </w:rPr>
        <w:t>设计</w:t>
      </w:r>
      <w:r w:rsidR="004A1A3E" w:rsidRPr="004A1A3E">
        <w:rPr>
          <w:rFonts w:hint="eastAsia"/>
        </w:rPr>
        <w:t>仍面临巨大挑战</w:t>
      </w:r>
      <w:r w:rsidR="00734F20">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aG9yPkFuLCBSb25nPC9hdXRob3I+PGF1dGhvcj5MYWFrc29uZW4sIEFhdHRvPC9hdXRob3I+PGF1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</w:fldData>
        </w:fldChar>
      </w:r>
      <w:r w:rsidR="00734F20">
        <w:instrText xml:space="preserve"> ADDIN EN.CITE </w:instrText>
      </w:r>
      <w:r w:rsidR="00734F20">
        <w:fldChar w:fldCharType="begin">
          <w:fldData xml:space="preserve">PEVuZE5vdGU+PENpdGU+PEF1dGhvcj5BbjwvQXV0aG9yPjxZZWFyPjIwMjI8L1llYXI+PFJlY051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</w:fldData>
        </w:fldChar>
      </w:r>
      <w:r w:rsidR="00734F20">
        <w:instrText xml:space="preserve"> ADDIN EN.CITE.DATA </w:instrText>
      </w:r>
      <w:r w:rsidR="00734F20">
        <w:fldChar w:fldCharType="end"/>
      </w:r>
      <w:r w:rsidR="00734F20">
        <w:fldChar w:fldCharType="separate"/>
      </w:r>
      <w:r w:rsidR="00734F20" w:rsidRPr="00734F20">
        <w:rPr>
          <w:noProof/>
          <w:vertAlign w:val="superscript"/>
        </w:rPr>
        <w:t>[15,16]</w:t>
      </w:r>
      <w:r w:rsidR="00734F20">
        <w:fldChar w:fldCharType="end"/>
      </w:r>
      <w:r w:rsidR="004A1A3E" w:rsidRPr="004A1A3E">
        <w:rPr>
          <w:rFonts w:hint="eastAsia"/>
        </w:rPr>
        <w:t>。</w:t>
      </w:r>
      <w:r w:rsidR="008F7512">
        <w:rPr>
          <w:rFonts w:hint="eastAsia"/>
        </w:rPr>
        <w:t>一方面，离子液体的结构多样性极高，阳离子</w:t>
      </w:r>
      <w:r w:rsidR="008F7512">
        <w:rPr>
          <w:rFonts w:hint="eastAsia"/>
        </w:rPr>
        <w:t>-</w:t>
      </w:r>
      <w:r w:rsidR="004A1A3E" w:rsidRPr="004A1A3E">
        <w:rPr>
          <w:rFonts w:hint="eastAsia"/>
        </w:rPr>
        <w:t>阴离子组合数目估计可达</w:t>
      </w:r>
      <w:r w:rsidR="008F7512">
        <w:t>10¹⁸</w:t>
      </w:r>
      <w:r w:rsidR="004A1A3E" w:rsidRPr="004A1A3E">
        <w:rPr>
          <w:rFonts w:hint="eastAsia"/>
        </w:rPr>
        <w:t>种，使得单纯依赖实验筛选在效率上几乎不可接受</w:t>
      </w:r>
      <w:r w:rsidR="00734F20">
        <w:fldChar w:fldCharType="begin"/>
      </w:r>
      <w:r w:rsidR="00734F20">
        <w:instrText xml:space="preserve"> ADDIN EN.CITE &lt;EndNote&gt;&lt;Cite&gt;&lt;Author&gt;Hayes&lt;/Author&gt;&lt;Year&gt;2015&lt;/Year&gt;&lt;RecNum&gt;49&lt;/RecNum&gt;&lt;DisplayText&gt;&lt;style face="superscript"&gt;[47]&lt;/style&gt;&lt;/DisplayText&gt;&lt;record&gt;&lt;rec-number&gt;49&lt;/rec-number&gt;&lt;foreign-keys&gt;&lt;key app="EN" db-id="zfwte50rcpd99ves2saxp20700x0se5evfz2" timestamp="1766391307"&gt;49&lt;/key&gt;&lt;key app="ENWeb" db-id=""&gt;0&lt;/key&gt;&lt;/foreign-keys&gt;&lt;ref-type name="Journal Article"&gt;17&lt;/ref-type&gt;&lt;contributors&gt;&lt;authors&gt;&lt;author&gt;Hayes, Robert&lt;/author&gt;&lt;author&gt;Warr, Gregory G.&lt;/author&gt;&lt;author&gt;Atkin, Rob&lt;/author&gt;&lt;/authors&gt;&lt;/contributors&gt;&lt;titles&gt;&lt;title&gt;Structure and Nanostructure in Ionic Liquids&lt;/title&gt;&lt;secondary-title&gt;Chemical Reviews&lt;/secondary-title&gt;&lt;/titles&gt;&lt;periodical&gt;&lt;full-title&gt;Chemical Reviews&lt;/full-title&gt;&lt;/periodical&gt;&lt;pages&gt;6357-6426&lt;/pages&gt;&lt;volume&gt;115&lt;/volume&gt;&lt;number&gt;13&lt;/number&gt;&lt;section&gt;6357&lt;/section&gt;&lt;dates&gt;&lt;year&gt;2015&lt;/year&gt;&lt;/dates&gt;&lt;isbn&gt;0009-2665&amp;#xD;1520-6890&lt;/isbn&gt;&lt;urls&gt;&lt;/urls&gt;&lt;electronic-resource-num&gt;10.1021/cr500411q&lt;/electronic-resource-num&gt;&lt;/record&gt;&lt;/Cite&gt;&lt;/EndNote&gt;</w:instrText>
      </w:r>
      <w:r w:rsidR="00734F20">
        <w:fldChar w:fldCharType="separate"/>
      </w:r>
      <w:r w:rsidR="00734F20" w:rsidRPr="00734F20">
        <w:rPr>
          <w:noProof/>
          <w:vertAlign w:val="superscript"/>
        </w:rPr>
        <w:t>[47]</w:t>
      </w:r>
      <w:r w:rsidR="00734F20">
        <w:fldChar w:fldCharType="end"/>
      </w:r>
      <w:r w:rsidR="004A1A3E" w:rsidRPr="004A1A3E">
        <w:rPr>
          <w:rFonts w:hint="eastAsia"/>
        </w:rPr>
        <w:t>。更</w:t>
      </w:r>
      <w:r w:rsidR="008F7512">
        <w:rPr>
          <w:rFonts w:hint="eastAsia"/>
        </w:rPr>
        <w:t>为关键的是，离子液体在纳米尺度下的摩擦行为不仅受其分子自身</w:t>
      </w:r>
      <w:r w:rsidR="004A1A3E" w:rsidRPr="004A1A3E">
        <w:rPr>
          <w:rFonts w:hint="eastAsia"/>
        </w:rPr>
        <w:t>结构所支配</w:t>
      </w:r>
      <w:r w:rsidR="00734F20">
        <w:fldChar w:fldCharType="begin">
          <w:fldData xml:space="preserve">PEVuZE5vdGU+PENpdGU+PEF1dGhvcj5IYXllczwvQXV0aG9yPjxZZWFyPjIwMTU8L1llYXI+PFJl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</w:fldData>
        </w:fldChar>
      </w:r>
      <w:r w:rsidR="00956315">
        <w:instrText xml:space="preserve"> ADDIN EN.CITE </w:instrText>
      </w:r>
      <w:r w:rsidR="00956315">
        <w:fldChar w:fldCharType="begin">
          <w:fldData xml:space="preserve">PEVuZE5vdGU+PENpdGU+PEF1dGhvcj5IYXllczwvQXV0aG9yPjxZZWFyPjIwMTU8L1llYXI+PFJl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</w:fldData>
        </w:fldChar>
      </w:r>
      <w:r w:rsidR="00956315">
        <w:instrText xml:space="preserve"> ADDIN EN.CITE.DATA </w:instrText>
      </w:r>
      <w:r w:rsidR="00956315">
        <w:fldChar w:fldCharType="end"/>
      </w:r>
      <w:r w:rsidR="00734F20">
        <w:fldChar w:fldCharType="separate"/>
      </w:r>
      <w:r w:rsidR="00956315" w:rsidRPr="00956315">
        <w:rPr>
          <w:noProof/>
          <w:vertAlign w:val="superscript"/>
        </w:rPr>
        <w:t>[23,47,56]</w:t>
      </w:r>
      <w:r w:rsidR="00734F20">
        <w:fldChar w:fldCharType="end"/>
      </w:r>
      <w:r w:rsidR="00956315">
        <w:rPr>
          <w:rFonts w:hint="eastAsia"/>
        </w:rPr>
        <w:t>，还强烈依赖其与固体表面的界面性质</w:t>
      </w:r>
      <w:r w:rsidR="00956315">
        <w:rPr>
          <w:rFonts w:hint="eastAsia"/>
        </w:rPr>
        <w:t>-</w:t>
      </w:r>
      <w:r w:rsidR="00956315">
        <w:t>-</w:t>
      </w:r>
      <w:r w:rsidR="004A1A3E" w:rsidRPr="004A1A3E">
        <w:rPr>
          <w:rFonts w:hint="eastAsia"/>
        </w:rPr>
        <w:t>包括表面粗糙度、化学组成与电荷分布等</w:t>
      </w:r>
      <w:r w:rsidR="00734F20">
        <w:fldChar w:fldCharType="begin">
          <w:fldData xml:space="preserve">PEVuZE5vdGU+PENpdGU+PEF1dGhvcj5Db210ZXQ8L0F1dGhvcj48WWVhcj4yMDE3PC9ZZWFyPjxS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</w:fldData>
        </w:fldChar>
      </w:r>
      <w:r w:rsidR="00956315">
        <w:instrText xml:space="preserve"> ADDIN EN.CITE </w:instrText>
      </w:r>
      <w:r w:rsidR="00956315">
        <w:fldChar w:fldCharType="begin">
          <w:fldData xml:space="preserve">PEVuZE5vdGU+PENpdGU+PEF1dGhvcj5Db210ZXQ8L0F1dGhvcj48WWVhcj4yMDE3PC9ZZWFyPjxS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</w:fldData>
        </w:fldChar>
      </w:r>
      <w:r w:rsidR="00956315">
        <w:instrText xml:space="preserve"> ADDIN EN.CITE.DATA </w:instrText>
      </w:r>
      <w:r w:rsidR="00956315">
        <w:fldChar w:fldCharType="end"/>
      </w:r>
      <w:r w:rsidR="00734F20">
        <w:fldChar w:fldCharType="separate"/>
      </w:r>
      <w:r w:rsidR="00956315" w:rsidRPr="00956315">
        <w:rPr>
          <w:noProof/>
          <w:vertAlign w:val="superscript"/>
        </w:rPr>
        <w:t>[23,40,42,47,52,57]</w:t>
      </w:r>
      <w:r w:rsidR="00734F20">
        <w:fldChar w:fldCharType="end"/>
      </w:r>
      <w:r w:rsidR="00956315">
        <w:rPr>
          <w:rFonts w:hint="eastAsia"/>
        </w:rPr>
        <w:t>，</w:t>
      </w:r>
      <w:r w:rsidR="004A1A3E" w:rsidRPr="004A1A3E">
        <w:rPr>
          <w:rFonts w:hint="eastAsia"/>
        </w:rPr>
        <w:t>以及外部环境条件，如温度、法向载荷等</w:t>
      </w:r>
      <w:r w:rsidR="00956315">
        <w:fldChar w:fldCharType="begin">
          <w:fldData xml:space="preserve">PEVuZE5vdGU+PENpdGU+PEF1dGhvcj5CcmVzbWU8L0F1dGhvcj48WWVhcj4yMDIyPC9ZZWFyPjxS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</w:fldData>
        </w:fldChar>
      </w:r>
      <w:r w:rsidR="00F45A94">
        <w:instrText xml:space="preserve"> ADDIN EN.CITE </w:instrText>
      </w:r>
      <w:r w:rsidR="00F45A94">
        <w:fldChar w:fldCharType="begin">
          <w:fldData xml:space="preserve">PEVuZE5vdGU+PENpdGU+PEF1dGhvcj5CcmVzbWU8L0F1dGhvcj48WWVhcj4yMDIyPC9ZZWFyPjxS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</w:fldData>
        </w:fldChar>
      </w:r>
      <w:r w:rsidR="00F45A94">
        <w:instrText xml:space="preserve"> ADDIN EN.CITE.DATA </w:instrText>
      </w:r>
      <w:r w:rsidR="00F45A94">
        <w:fldChar w:fldCharType="end"/>
      </w:r>
      <w:r w:rsidR="00956315">
        <w:fldChar w:fldCharType="separate"/>
      </w:r>
      <w:r w:rsidR="00F45A94" w:rsidRPr="00F45A94">
        <w:rPr>
          <w:noProof/>
          <w:vertAlign w:val="superscript"/>
        </w:rPr>
        <w:t>[17,58]</w:t>
      </w:r>
      <w:r w:rsidR="00956315">
        <w:fldChar w:fldCharType="end"/>
      </w:r>
      <w:r w:rsidR="004A1A3E" w:rsidRPr="004A1A3E">
        <w:rPr>
          <w:rFonts w:hint="eastAsia"/>
        </w:rPr>
        <w:t>。</w:t>
      </w:r>
      <w:r w:rsidR="00A4239E">
        <w:rPr>
          <w:rFonts w:hint="eastAsia"/>
        </w:rPr>
        <w:t>离子液体、固体界面及外界环境</w:t>
      </w:r>
      <w:r w:rsidR="00956315">
        <w:rPr>
          <w:rFonts w:hint="eastAsia"/>
        </w:rPr>
        <w:t>三者之间复杂的耦合关系，导致摩擦响应高度非线性且具有</w:t>
      </w:r>
      <w:r w:rsidR="004A1A3E" w:rsidRPr="004A1A3E">
        <w:rPr>
          <w:rFonts w:hint="eastAsia"/>
        </w:rPr>
        <w:t>工况特异性，从而严重制约了传统“试错式”方法在快速筛选与优化离子液体润滑剂方面的效率。</w:t>
      </w:r>
      <w:r w:rsidR="00A4239E">
        <w:rPr>
          <w:rFonts w:hint="eastAsia"/>
        </w:rPr>
        <w:t>虽然已</w:t>
      </w:r>
      <w:r w:rsidR="003129B9">
        <w:rPr>
          <w:rFonts w:hint="eastAsia"/>
        </w:rPr>
        <w:t>有</w:t>
      </w:r>
      <w:r w:rsidR="00A4239E">
        <w:rPr>
          <w:rFonts w:hint="eastAsia"/>
        </w:rPr>
        <w:t>借助</w:t>
      </w:r>
      <w:r w:rsidR="00587E87" w:rsidRPr="00587E87">
        <w:rPr>
          <w:rFonts w:hint="eastAsia"/>
        </w:rPr>
        <w:t>分子模拟</w:t>
      </w:r>
      <w:r w:rsidR="00A4239E">
        <w:rPr>
          <w:rFonts w:hint="eastAsia"/>
        </w:rPr>
        <w:t>手段</w:t>
      </w:r>
      <w:r w:rsidR="003129B9">
        <w:rPr>
          <w:rFonts w:hint="eastAsia"/>
        </w:rPr>
        <w:t>进行的研究</w:t>
      </w:r>
      <w:r w:rsidR="00A4239E">
        <w:rPr>
          <w:rFonts w:hint="eastAsia"/>
        </w:rPr>
        <w:t>，但分子模拟</w:t>
      </w:r>
      <w:r w:rsidR="00587E87" w:rsidRPr="00587E87">
        <w:rPr>
          <w:rFonts w:hint="eastAsia"/>
        </w:rPr>
        <w:t>在通量和可推广性方面仍受到限制，难以胜任在化学组成与结构高度多样的</w:t>
      </w:r>
      <w:r w:rsidR="00587E87" w:rsidRPr="00587E87">
        <w:rPr>
          <w:rFonts w:hint="eastAsia"/>
        </w:rPr>
        <w:t>ILs-</w:t>
      </w:r>
      <w:r w:rsidR="00587E87" w:rsidRPr="00587E87">
        <w:rPr>
          <w:rFonts w:hint="eastAsia"/>
        </w:rPr>
        <w:t>固体体系中开展大规模筛选或实现高精度性质预测的需求。</w:t>
      </w:r>
    </w:p>
    <w:p w14:paraId="6EB2E49E" w14:textId="77777777" w:rsidR="002C094D" w:rsidRPr="002C094D" w:rsidRDefault="00521366" w:rsidP="002C094D">
      <w:pPr>
        <w:ind w:firstLine="480"/>
      </w:pPr>
      <w:r>
        <w:rPr>
          <w:rFonts w:hint="eastAsia"/>
        </w:rPr>
        <w:t>面对种种挑战</w:t>
      </w:r>
      <w:r w:rsidR="00D3260D">
        <w:rPr>
          <w:rFonts w:hint="eastAsia"/>
        </w:rPr>
        <w:t>，我们迫切需要寻找更加高效的方法探究</w:t>
      </w:r>
      <w:r w:rsidR="00D3260D">
        <w:t>离子液体润滑性能的调控机制，</w:t>
      </w:r>
      <w:r w:rsidR="003277D1">
        <w:rPr>
          <w:rFonts w:hint="eastAsia"/>
        </w:rPr>
        <w:t>实现</w:t>
      </w:r>
      <w:r w:rsidR="009D23F9">
        <w:rPr>
          <w:rFonts w:hint="eastAsia"/>
        </w:rPr>
        <w:t>对</w:t>
      </w:r>
      <w:r w:rsidR="003277D1">
        <w:rPr>
          <w:rFonts w:hint="eastAsia"/>
        </w:rPr>
        <w:t>特定</w:t>
      </w:r>
      <w:r w:rsidR="009D23F9">
        <w:rPr>
          <w:rFonts w:hint="eastAsia"/>
        </w:rPr>
        <w:t>工况下</w:t>
      </w:r>
      <w:r w:rsidR="0071674B">
        <w:rPr>
          <w:rFonts w:hint="eastAsia"/>
        </w:rPr>
        <w:t>离子液体的精准预测</w:t>
      </w:r>
      <w:r w:rsidR="008F7512">
        <w:rPr>
          <w:rFonts w:hint="eastAsia"/>
        </w:rPr>
        <w:t>与设计。</w:t>
      </w:r>
      <w:r w:rsidRPr="00521366">
        <w:rPr>
          <w:rFonts w:hint="eastAsia"/>
        </w:rPr>
        <w:t>为克服传统建模方法的局限，</w:t>
      </w:r>
      <w:r w:rsidR="00CA19D8" w:rsidRPr="00CA19D8">
        <w:rPr>
          <w:rFonts w:hint="eastAsia"/>
        </w:rPr>
        <w:t>机器学习（</w:t>
      </w:r>
      <w:proofErr w:type="spellStart"/>
      <w:r w:rsidR="00960A66">
        <w:t>M</w:t>
      </w:r>
      <w:r w:rsidR="00960A66">
        <w:rPr>
          <w:rFonts w:hint="eastAsia"/>
        </w:rPr>
        <w:t>achine</w:t>
      </w:r>
      <w:r w:rsidR="00960A66">
        <w:t>L</w:t>
      </w:r>
      <w:r w:rsidR="00CA19D8" w:rsidRPr="00CA19D8">
        <w:rPr>
          <w:rFonts w:hint="eastAsia"/>
        </w:rPr>
        <w:t>earning,ML</w:t>
      </w:r>
      <w:proofErr w:type="spellEnd"/>
      <w:r w:rsidR="00CA19D8" w:rsidRPr="00CA19D8">
        <w:rPr>
          <w:rFonts w:hint="eastAsia"/>
        </w:rPr>
        <w:t>）近年来逐渐成为预测离子液体理化性质的有力工具</w:t>
      </w:r>
      <w:r w:rsidR="001A1F7F">
        <w:fldChar w:fldCharType="begin"/>
      </w:r>
      <w:r w:rsidR="001A1F7F">
        <w:instrText xml:space="preserve"> ADDIN EN.CITE &lt;EndNote&gt;&lt;Cite&gt;&lt;Author&gt;Koutsoukos&lt;/Author&gt;&lt;Year&gt;2021&lt;/Year&gt;&lt;RecNum&gt;74&lt;/RecNum&gt;&lt;DisplayText&gt;&lt;style face="superscript"&gt;[59, 60]&lt;/style&gt;&lt;/DisplayText&gt;&lt;record&gt;&lt;rec-number&gt;74&lt;/rec-number&gt;&lt;foreign-keys&gt;&lt;key app="EN" db-id="zfwte50rcpd99ves2saxp20700x0se5evfz2" timestamp="1766436687"&gt;74&lt;/key&gt;&lt;key app="ENWeb" db-id=""&gt;0&lt;/key&gt;&lt;/foreign-keys&gt;&lt;ref-type name="Journal Article"&gt;17&lt;/ref-type&gt;&lt;contributors&gt;&lt;authors&gt;&lt;author&gt;Koutsoukos, Spyridon&lt;/author&gt;&lt;author&gt;Philippi, Frederik&lt;/author&gt;&lt;author&gt;Malaret, Francisco&lt;/author&gt;&lt;author&gt;Welton, Tom&lt;/author&gt;&lt;/authors&gt;&lt;/contributors&gt;&lt;titles&gt;&lt;title&gt;A review on machine learning algorithms for the ionic liquid chemical space&lt;/title&gt;&lt;secondary-title&gt;Chemical Science&lt;/secondary-title&gt;&lt;/titles&gt;&lt;periodical&gt;&lt;full-title&gt;Chemical Science&lt;/full-title&gt;&lt;/periodical&gt;&lt;pages&gt;6820-6843&lt;/pages&gt;&lt;volume&gt;12&lt;/volume&gt;&lt;number&gt;20&lt;/number&gt;&lt;section&gt;6820&lt;/section&gt;&lt;dates&gt;&lt;year&gt;2021&lt;/year&gt;&lt;/dates&gt;&lt;isbn&gt;2041-6520&amp;#xD;2041-6539&lt;/isbn&gt;&lt;urls&gt;&lt;/urls&gt;&lt;electronic-resource-num&gt;10.1039/d1sc01000j&lt;/electronic-resource-num&gt;&lt;/record&gt;&lt;/Cite&gt;&lt;Cite&gt;&lt;Author&gt;Shao&lt;/Author&gt;&lt;Year&gt;2025&lt;/Year&gt;&lt;RecNum&gt;73&lt;/RecNum&gt;&lt;record&gt;&lt;rec-number&gt;73&lt;/rec-number&gt;&lt;foreign-keys&gt;&lt;key app="EN" db-id="zfwte50rcpd99ves2saxp20700x0se5evfz2" timestamp="1766436593"&gt;73&lt;/key&gt;&lt;key app="ENWeb" db-id=""&gt;0&lt;/key&gt;&lt;/foreign-keys&gt;&lt;ref-type name="Journal Article"&gt;17&lt;/ref-type&gt;&lt;contributors&gt;&lt;authors&gt;&lt;author&gt;Shao, Yijia&lt;/author&gt;&lt;author&gt;Wang, Ziyu&lt;/author&gt;&lt;author&gt;Wang, Lei&lt;/author&gt;&lt;author&gt;Kuai, Yunlong&lt;/author&gt;&lt;author&gt;Gao, Ruxing&lt;/author&gt;&lt;author&gt;Zhang, Chundong&lt;/author&gt;&lt;/authors&gt;&lt;/contributors&gt;&lt;titles&gt;&lt;title&gt;Machine learning-based structure—property modeling for ionic liquids design and screening: A state-of-the-art review&lt;/title&gt;&lt;secondary-title&gt;Frontiers in Energy&lt;/secondary-title&gt;&lt;/titles&gt;&lt;periodical&gt;&lt;full-title&gt;Frontiers in Energy&lt;/full-title&gt;&lt;/periodical&gt;&lt;dates&gt;&lt;year&gt;2025&lt;/year&gt;&lt;/dates&gt;&lt;isbn&gt;2095-1701&amp;#xD;2095-1698&lt;/isbn&gt;&lt;urls&gt;&lt;/urls&gt;&lt;electronic-resource-num&gt;10.1007/s11708-025-1011-7&lt;/electronic-resource-num&gt;&lt;/record&gt;&lt;/Cite&gt;&lt;/EndNote&gt;</w:instrText>
      </w:r>
      <w:r w:rsidR="001A1F7F">
        <w:fldChar w:fldCharType="separate"/>
      </w:r>
      <w:r w:rsidR="001A1F7F" w:rsidRPr="001A1F7F">
        <w:rPr>
          <w:noProof/>
          <w:vertAlign w:val="superscript"/>
        </w:rPr>
        <w:t>[59,60]</w:t>
      </w:r>
      <w:r w:rsidR="001A1F7F">
        <w:fldChar w:fldCharType="end"/>
      </w:r>
      <w:r w:rsidR="007D42E6">
        <w:rPr>
          <w:rFonts w:hint="eastAsia"/>
        </w:rPr>
        <w:t>。</w:t>
      </w:r>
      <w:r w:rsidR="00CA19D8" w:rsidRPr="00CA19D8">
        <w:rPr>
          <w:rFonts w:hint="eastAsia"/>
        </w:rPr>
        <w:t>通过学习</w:t>
      </w:r>
      <w:r w:rsidR="003A640F">
        <w:rPr>
          <w:rFonts w:hint="eastAsia"/>
        </w:rPr>
        <w:t>输入</w:t>
      </w:r>
      <w:r w:rsidR="003A640F">
        <w:rPr>
          <w:rFonts w:hint="eastAsia"/>
        </w:rPr>
        <w:t>-</w:t>
      </w:r>
      <w:r w:rsidR="003A640F">
        <w:rPr>
          <w:rFonts w:hint="eastAsia"/>
        </w:rPr>
        <w:t>输出</w:t>
      </w:r>
      <w:r w:rsidR="00CA19D8" w:rsidRPr="00CA19D8">
        <w:rPr>
          <w:rFonts w:hint="eastAsia"/>
        </w:rPr>
        <w:t>之间复杂的非线性映射关系，</w:t>
      </w:r>
      <w:r w:rsidR="001C519A">
        <w:rPr>
          <w:rFonts w:hint="eastAsia"/>
        </w:rPr>
        <w:t>ML</w:t>
      </w:r>
      <w:r w:rsidR="00CA19D8" w:rsidRPr="00CA19D8">
        <w:rPr>
          <w:rFonts w:hint="eastAsia"/>
        </w:rPr>
        <w:t>模型可以绕过显式的分子模拟，快速估算诸如粘度</w:t>
      </w:r>
      <w:r w:rsidR="001A1F7F">
        <w:fldChar w:fldCharType="begin">
          <w:fldData xml:space="preserve">PEVuZE5vdGU+PENpdGU+PEF1dGhvcj5Nb2hhbjwvQXV0aG9yPjxZZWFyPjIwMjQ8L1llYXI+PFJl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</w:fldData>
        </w:fldChar>
      </w:r>
      <w:r w:rsidR="001A1F7F">
        <w:instrText xml:space="preserve"> ADDIN EN.CITE </w:instrText>
      </w:r>
      <w:r w:rsidR="001A1F7F">
        <w:fldChar w:fldCharType="begin">
          <w:fldData xml:space="preserve">PEVuZE5vdGU+PENpdGU+PEF1dGhvcj5Nb2hhbjwvQXV0aG9yPjxZZWFyPjIwMjQ8L1llYXI+PFJl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</w:fldData>
        </w:fldChar>
      </w:r>
      <w:r w:rsidR="001A1F7F">
        <w:instrText xml:space="preserve"> ADDIN EN.CITE.DATA </w:instrText>
      </w:r>
      <w:r w:rsidR="001A1F7F">
        <w:fldChar w:fldCharType="end"/>
      </w:r>
      <w:r w:rsidR="001A1F7F">
        <w:fldChar w:fldCharType="separate"/>
      </w:r>
      <w:r w:rsidR="001A1F7F" w:rsidRPr="001A1F7F">
        <w:rPr>
          <w:noProof/>
          <w:vertAlign w:val="superscript"/>
        </w:rPr>
        <w:t>[61,62]</w:t>
      </w:r>
      <w:r w:rsidR="001A1F7F">
        <w:fldChar w:fldCharType="end"/>
      </w:r>
      <w:r w:rsidR="00CA19D8" w:rsidRPr="00CA19D8">
        <w:rPr>
          <w:rFonts w:hint="eastAsia"/>
        </w:rPr>
        <w:t>、电导率</w:t>
      </w:r>
      <w:r w:rsidR="001A1F7F">
        <w:fldChar w:fldCharType="begin">
          <w:fldData xml:space="preserve">PEVuZE5vdGU+PENpdGU+PEF1dGhvcj5EaGFrYWw8L0F1dGhvcj48WWVhcj4yMDIyPC9ZZWFyPjxS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</w:fldData>
        </w:fldChar>
      </w:r>
      <w:r w:rsidR="001A1F7F">
        <w:instrText xml:space="preserve"> ADDIN EN.CITE </w:instrText>
      </w:r>
      <w:r w:rsidR="001A1F7F">
        <w:fldChar w:fldCharType="begin">
          <w:fldData xml:space="preserve">PEVuZE5vdGU+PENpdGU+PEF1dGhvcj5EaGFrYWw8L0F1dGhvcj48WWVhcj4yMDIyPC9ZZWFyPjxS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</w:fldData>
        </w:fldChar>
      </w:r>
      <w:r w:rsidR="001A1F7F">
        <w:instrText xml:space="preserve"> ADDIN EN.CITE.DATA </w:instrText>
      </w:r>
      <w:r w:rsidR="001A1F7F">
        <w:fldChar w:fldCharType="end"/>
      </w:r>
      <w:r w:rsidR="001A1F7F">
        <w:fldChar w:fldCharType="separate"/>
      </w:r>
      <w:r w:rsidR="001A1F7F" w:rsidRPr="001A1F7F">
        <w:rPr>
          <w:noProof/>
          <w:vertAlign w:val="superscript"/>
        </w:rPr>
        <w:t>[63,64]</w:t>
      </w:r>
      <w:r w:rsidR="001A1F7F">
        <w:fldChar w:fldCharType="end"/>
      </w:r>
      <w:r w:rsidR="00CA19D8" w:rsidRPr="00CA19D8">
        <w:rPr>
          <w:rFonts w:hint="eastAsia"/>
        </w:rPr>
        <w:t>、密度</w:t>
      </w:r>
      <w:r w:rsidR="001A1F7F">
        <w:fldChar w:fldCharType="begin"/>
      </w:r>
      <w:r w:rsidR="001A1F7F">
        <w:instrText xml:space="preserve"> ADDIN EN.CITE &lt;EndNote&gt;&lt;Cite&gt;&lt;Author&gt;Goodwin&lt;/Author&gt;&lt;Year&gt;2024&lt;/Year&gt;&lt;RecNum&gt;79&lt;/RecNum&gt;&lt;DisplayText&gt;&lt;style face="superscript"&gt;[65]&lt;/style&gt;&lt;/DisplayText&gt;&lt;record&gt;&lt;rec-number&gt;79&lt;/rec-number&gt;&lt;foreign-keys&gt;&lt;key app="EN" db-id="zfwte50rcpd99ves2saxp20700x0se5evfz2" timestamp="1766437086"&gt;79&lt;/key&gt;&lt;key app="ENWeb" db-id=""&gt;0&lt;/key&gt;&lt;/foreign-keys&gt;&lt;ref-type name="Journal Article"&gt;17&lt;/ref-type&gt;&lt;contributors&gt;&lt;authors&gt;&lt;author&gt;Goodwin, Zachary A. H.&lt;/author&gt;&lt;author&gt;Wenny, Malia B.&lt;/author&gt;&lt;author&gt;Yang, Julia H.&lt;/author&gt;&lt;author&gt;Cepellotti, Andrea&lt;/author&gt;&lt;author&gt;Ding, Jingxuan&lt;/author&gt;&lt;author&gt;Bystrom, Kyle&lt;/author&gt;&lt;author&gt;Duschatko, Blake R.&lt;/author&gt;&lt;author&gt;Johansson, Anders&lt;/author&gt;&lt;author&gt;Sun, Lixin&lt;/author&gt;&lt;author&gt;Batzner, Simon&lt;/author&gt;&lt;author&gt;Musaelian, Albert&lt;/author&gt;&lt;author&gt;Mason, Jarad A.&lt;/author&gt;&lt;author&gt;Kozinsky, Boris&lt;/author&gt;&lt;author&gt;Molinari, Nicola&lt;/author&gt;&lt;/authors&gt;&lt;/contributors&gt;&lt;titles&gt;&lt;title&gt;Transferability and Accuracy of Ionic Liquid Simulations with Equivariant Machine Learning Interatomic Potentials&lt;/title&gt;&lt;secondary-title&gt;The Journal of Physical Chemistry Letters&lt;/secondary-title&gt;&lt;/titles&gt;&lt;periodical&gt;&lt;full-title&gt;The Journal of Physical Chemistry Letters&lt;/full-title&gt;&lt;/periodical&gt;&lt;pages&gt;7539-7547&lt;/pages&gt;&lt;volume&gt;15&lt;/volume&gt;&lt;number&gt;30&lt;/number&gt;&lt;section&gt;7539&lt;/section&gt;&lt;dates&gt;&lt;year&gt;2024&lt;/year&gt;&lt;/dates&gt;&lt;isbn&gt;1948-7185&amp;#xD;1948-7185&lt;/isbn&gt;&lt;urls&gt;&lt;/urls&gt;&lt;electronic-resource-num&gt;10.1021/acs.jpclett.4c01942&lt;/electronic-resource-num&gt;&lt;/record&gt;&lt;/Cite&gt;&lt;/EndNote&gt;</w:instrText>
      </w:r>
      <w:r w:rsidR="001A1F7F">
        <w:fldChar w:fldCharType="separate"/>
      </w:r>
      <w:r w:rsidR="001A1F7F" w:rsidRPr="001A1F7F">
        <w:rPr>
          <w:noProof/>
          <w:vertAlign w:val="superscript"/>
        </w:rPr>
        <w:t>[65]</w:t>
      </w:r>
      <w:r w:rsidR="001A1F7F">
        <w:fldChar w:fldCharType="end"/>
      </w:r>
      <w:r w:rsidR="00CA19D8" w:rsidRPr="00CA19D8">
        <w:rPr>
          <w:rFonts w:hint="eastAsia"/>
        </w:rPr>
        <w:t>等目标性质。</w:t>
      </w:r>
      <w:r w:rsidR="007D42E6">
        <w:rPr>
          <w:rFonts w:hint="eastAsia"/>
        </w:rPr>
        <w:t>机器学习</w:t>
      </w:r>
      <w:r w:rsidR="00CA19D8" w:rsidRPr="00CA19D8">
        <w:rPr>
          <w:rFonts w:hint="eastAsia"/>
        </w:rPr>
        <w:t>在计算效率与可扩展性方面具有显著优势，因此被视为加速离子液</w:t>
      </w:r>
      <w:r w:rsidR="00CA19D8" w:rsidRPr="00CA19D8">
        <w:rPr>
          <w:rFonts w:hint="eastAsia"/>
        </w:rPr>
        <w:lastRenderedPageBreak/>
        <w:t>体润滑体系筛选与优化的</w:t>
      </w:r>
      <w:r w:rsidR="007D42E6">
        <w:rPr>
          <w:rFonts w:hint="eastAsia"/>
        </w:rPr>
        <w:t>潜在方式</w:t>
      </w:r>
      <w:r w:rsidR="00CA19D8" w:rsidRPr="00CA19D8">
        <w:rPr>
          <w:rFonts w:hint="eastAsia"/>
        </w:rPr>
        <w:t>。</w:t>
      </w:r>
    </w:p>
    <w:p w14:paraId="5FF96AAC" w14:textId="77777777" w:rsidR="00A90CC3" w:rsidRDefault="00A90CC3" w:rsidP="00A90CC3">
      <w:pPr>
        <w:pStyle w:val="2"/>
      </w:pPr>
      <w:r>
        <w:rPr>
          <w:rFonts w:hint="eastAsia"/>
        </w:rPr>
        <w:t>机器学习</w:t>
      </w:r>
    </w:p>
    <w:p w14:paraId="7E7E2A43" w14:textId="77777777" w:rsidR="00D31578" w:rsidRDefault="00EA74CB" w:rsidP="00C42B40">
      <w:pPr>
        <w:ind w:firstLine="480"/>
      </w:pPr>
      <w:r w:rsidRPr="00EA74CB">
        <w:rPr>
          <w:rFonts w:hint="eastAsia"/>
        </w:rPr>
        <w:t>随着离子液体在能源、化</w:t>
      </w:r>
      <w:r w:rsidR="00A609D6">
        <w:rPr>
          <w:rFonts w:hint="eastAsia"/>
        </w:rPr>
        <w:t>工与润滑等领域的应用不断扩展，仅</w:t>
      </w:r>
      <w:r w:rsidR="00814A2F">
        <w:rPr>
          <w:rFonts w:hint="eastAsia"/>
        </w:rPr>
        <w:t>仅</w:t>
      </w:r>
      <w:r w:rsidR="00A609D6">
        <w:rPr>
          <w:rFonts w:hint="eastAsia"/>
        </w:rPr>
        <w:t>依靠传统“试错式”实验与</w:t>
      </w:r>
      <w:r w:rsidR="00814A2F">
        <w:rPr>
          <w:rFonts w:hint="eastAsia"/>
        </w:rPr>
        <w:t>以往</w:t>
      </w:r>
      <w:r w:rsidR="00A609D6">
        <w:rPr>
          <w:rFonts w:hint="eastAsia"/>
        </w:rPr>
        <w:t>经验</w:t>
      </w:r>
      <w:r w:rsidRPr="00EA74CB">
        <w:rPr>
          <w:rFonts w:hint="eastAsia"/>
        </w:rPr>
        <w:t>已难以在庞大的分子</w:t>
      </w:r>
      <w:r w:rsidR="00A609D6">
        <w:rPr>
          <w:rFonts w:hint="eastAsia"/>
        </w:rPr>
        <w:t>结构</w:t>
      </w:r>
      <w:r w:rsidR="00814A2F">
        <w:rPr>
          <w:rFonts w:hint="eastAsia"/>
        </w:rPr>
        <w:t>多样性</w:t>
      </w:r>
      <w:r w:rsidRPr="00EA74CB">
        <w:rPr>
          <w:rFonts w:hint="eastAsia"/>
        </w:rPr>
        <w:t>与工况空间内实现高效筛选和精确设计。机器学习</w:t>
      </w:r>
      <w:r w:rsidR="00D31578">
        <w:rPr>
          <w:rFonts w:hint="eastAsia"/>
        </w:rPr>
        <w:t>作为一种以数据驱动的建模方法，通过在高维特征空间中自动学习输入</w:t>
      </w:r>
      <w:r w:rsidR="00D31578">
        <w:rPr>
          <w:rFonts w:hint="eastAsia"/>
        </w:rPr>
        <w:t>-</w:t>
      </w:r>
      <w:r w:rsidRPr="00EA74CB">
        <w:rPr>
          <w:rFonts w:hint="eastAsia"/>
        </w:rPr>
        <w:t>输出</w:t>
      </w:r>
      <w:r w:rsidR="00D31578">
        <w:rPr>
          <w:rFonts w:hint="eastAsia"/>
        </w:rPr>
        <w:t>之间的非线性映射关系，已在材料与化学领域广泛用于性质预测、结构</w:t>
      </w:r>
      <w:r w:rsidR="00D31578">
        <w:rPr>
          <w:rFonts w:hint="eastAsia"/>
        </w:rPr>
        <w:t>-</w:t>
      </w:r>
      <w:r w:rsidRPr="00EA74CB">
        <w:rPr>
          <w:rFonts w:hint="eastAsia"/>
        </w:rPr>
        <w:t>性能关系挖掘及逆向设计等任务</w:t>
      </w:r>
      <w:r w:rsidR="005E4E50">
        <w:fldChar w:fldCharType="begin"/>
      </w:r>
      <w:r w:rsidR="005E4E50">
        <w:instrText xml:space="preserve"> ADDIN EN.CITE &lt;EndNote&gt;&lt;Cite&gt;&lt;Author&gt;Butler&lt;/Author&gt;&lt;Year&gt;2018&lt;/Year&gt;&lt;RecNum&gt;86&lt;/RecNum&gt;&lt;DisplayText&gt;&lt;style face="superscript"&gt;[66, 67]&lt;/style&gt;&lt;/DisplayText&gt;&lt;record&gt;&lt;rec-number&gt;86&lt;/rec-number&gt;&lt;foreign-keys&gt;&lt;key app="EN" db-id="zfwte50rcpd99ves2saxp20700x0se5evfz2" timestamp="1766439671"&gt;86&lt;/key&gt;&lt;key app="ENWeb" db-id=""&gt;0&lt;/key&gt;&lt;/foreign-keys&gt;&lt;ref-type name="Journal Article"&gt;17&lt;/ref-type&gt;&lt;contributors&gt;&lt;authors&gt;&lt;author&gt;Butler, Keith T.&lt;/author&gt;&lt;author&gt;Davies, Daniel W.&lt;/author&gt;&lt;author&gt;Cartwright, Hugh&lt;/author&gt;&lt;author&gt;Isayev, Olexandr&lt;/author&gt;&lt;author&gt;Walsh, Aron&lt;/author&gt;&lt;/authors&gt;&lt;/contributors&gt;&lt;titles&gt;&lt;title&gt;Machine learning for molecular and materials science&lt;/title&gt;&lt;secondary-title&gt;Nature&lt;/secondary-title&gt;&lt;/titles&gt;&lt;periodical&gt;&lt;full-title&gt;Nature&lt;/full-title&gt;&lt;/periodical&gt;&lt;pages&gt;547-555&lt;/pages&gt;&lt;volume&gt;559&lt;/volume&gt;&lt;number&gt;7715&lt;/number&gt;&lt;section&gt;547&lt;/section&gt;&lt;dates&gt;&lt;year&gt;2018&lt;/year&gt;&lt;/dates&gt;&lt;isbn&gt;0028-0836&amp;#xD;1476-4687&lt;/isbn&gt;&lt;urls&gt;&lt;/urls&gt;&lt;electronic-resource-num&gt;10.1038/s41586-018-0337-2&lt;/electronic-resource-num&gt;&lt;/record&gt;&lt;/Cite&gt;&lt;Cite&gt;&lt;Author&gt;Liu&lt;/Author&gt;&lt;Year&gt;2017&lt;/Year&gt;&lt;RecNum&gt;81&lt;/RecNum&gt;&lt;record&gt;&lt;rec-number&gt;81&lt;/rec-number&gt;&lt;foreign-keys&gt;&lt;key app="EN" db-id="zfwte50rcpd99ves2saxp20700x0se5evfz2" timestamp="1766439267"&gt;81&lt;/key&gt;&lt;key app="ENWeb" db-id=""&gt;0&lt;/key&gt;&lt;/foreign-keys&gt;&lt;ref-type name="Journal Article"&gt;17&lt;/ref-type&gt;&lt;contributors&gt;&lt;authors&gt;&lt;author&gt;Liu, Yue&lt;/author&gt;&lt;author&gt;Zhao, Tianlu&lt;/author&gt;&lt;author&gt;Ju, Wangwei&lt;/author&gt;&lt;author&gt;Shi, Siqi&lt;/author&gt;&lt;/authors&gt;&lt;/contributors&gt;&lt;titles&gt;&lt;title&gt;Materials discovery and design using machine learning&lt;/title&gt;&lt;secondary-title&gt;Journal of Materiomics&lt;/secondary-title&gt;&lt;/titles&gt;&lt;periodical&gt;&lt;full-title&gt;Journal of Materiomics&lt;/full-title&gt;&lt;/periodical&gt;&lt;pages&gt;159-177&lt;/pages&gt;&lt;volume&gt;3&lt;/volume&gt;&lt;number&gt;3&lt;/number&gt;&lt;section&gt;159&lt;/section&gt;&lt;dates&gt;&lt;year&gt;2017&lt;/year&gt;&lt;/dates&gt;&lt;isbn&gt;23528478&lt;/isbn&gt;&lt;urls&gt;&lt;/urls&gt;&lt;electronic-resource-num&gt;10.1016/j.jmat.2017.08.002&lt;/electronic-resource-num&gt;&lt;/record&gt;&lt;/Cite&gt;&lt;/EndNote&gt;</w:instrText>
      </w:r>
      <w:r w:rsidR="005E4E50">
        <w:fldChar w:fldCharType="separate"/>
      </w:r>
      <w:r w:rsidR="005E4E50" w:rsidRPr="005E4E50">
        <w:rPr>
          <w:noProof/>
          <w:vertAlign w:val="superscript"/>
        </w:rPr>
        <w:t>[66, 67]</w:t>
      </w:r>
      <w:r w:rsidR="005E4E50">
        <w:fldChar w:fldCharType="end"/>
      </w:r>
      <w:r w:rsidRPr="00EA74CB">
        <w:rPr>
          <w:rFonts w:hint="eastAsia"/>
        </w:rPr>
        <w:t>。</w:t>
      </w:r>
      <w:r w:rsidRPr="00EA74CB">
        <w:rPr>
          <w:rFonts w:hint="eastAsia"/>
        </w:rPr>
        <w:t xml:space="preserve"> </w:t>
      </w:r>
    </w:p>
    <w:p w14:paraId="49284E1E" w14:textId="77777777" w:rsidR="00A90CC3" w:rsidRDefault="00A90CC3" w:rsidP="00552C42">
      <w:pPr>
        <w:pStyle w:val="3"/>
        <w:numPr>
          <w:ilvl w:val="2"/>
          <w:numId w:val="6"/>
        </w:numPr>
      </w:pPr>
      <w:r>
        <w:rPr>
          <w:rFonts w:hint="eastAsia"/>
        </w:rPr>
        <w:t>离子液体的机器学习研究</w:t>
      </w:r>
    </w:p>
    <w:p w14:paraId="2A499F74" w14:textId="77777777" w:rsidR="008F0DF1" w:rsidRPr="00DA27C4" w:rsidRDefault="003A640F" w:rsidP="00EA74CB">
      <w:pPr>
        <w:ind w:firstLine="480"/>
      </w:pPr>
      <w:r w:rsidRPr="00DA27C4">
        <w:rPr>
          <w:rFonts w:hint="eastAsia"/>
        </w:rPr>
        <w:t>围绕离子液体的结构</w:t>
      </w:r>
      <w:r w:rsidRPr="00DA27C4">
        <w:rPr>
          <w:rFonts w:hint="eastAsia"/>
        </w:rPr>
        <w:t>-</w:t>
      </w:r>
      <w:r w:rsidR="00814A2F" w:rsidRPr="00DA27C4">
        <w:rPr>
          <w:rFonts w:hint="eastAsia"/>
        </w:rPr>
        <w:t>性质关系与逆向</w:t>
      </w:r>
      <w:r w:rsidR="008F0DF1" w:rsidRPr="00DA27C4">
        <w:rPr>
          <w:rFonts w:hint="eastAsia"/>
        </w:rPr>
        <w:t>设计，机器学习已经形成较为系统的研究体系。</w:t>
      </w:r>
      <w:r w:rsidR="00AD7A1A" w:rsidRPr="00DA27C4">
        <w:rPr>
          <w:rFonts w:hint="eastAsia"/>
        </w:rPr>
        <w:t>Koutsoukos</w:t>
      </w:r>
      <w:r w:rsidR="005E4E50" w:rsidRPr="00DA27C4">
        <w:fldChar w:fldCharType="begin"/>
      </w:r>
      <w:r w:rsidR="005E4E50" w:rsidRPr="00DA27C4">
        <w:instrText xml:space="preserve"> ADDIN EN.CITE &lt;EndNote&gt;&lt;Cite&gt;&lt;Author&gt;Koutsoukos&lt;/Author&gt;&lt;Year&gt;2021&lt;/Year&gt;&lt;RecNum&gt;74&lt;/RecNum&gt;&lt;DisplayText&gt;&lt;style face="superscript"&gt;[59]&lt;/style&gt;&lt;/DisplayText&gt;&lt;record&gt;&lt;rec-number&gt;74&lt;/rec-number&gt;&lt;foreign-keys&gt;&lt;key app="EN" db-id="zfwte50rcpd99ves2saxp20700x0se5evfz2" timestamp="1766436687"&gt;74&lt;/key&gt;&lt;key app="ENWeb" db-id=""&gt;0&lt;/key&gt;&lt;/foreign-keys&gt;&lt;ref-type name="Journal Article"&gt;17&lt;/ref-type&gt;&lt;contributors&gt;&lt;authors&gt;&lt;author&gt;Koutsoukos, Spyridon&lt;/author&gt;&lt;author&gt;Philippi, Frederik&lt;/author&gt;&lt;author&gt;Malaret, Francisco&lt;/author&gt;&lt;author&gt;Welton, Tom&lt;/author&gt;&lt;/authors&gt;&lt;/contributors&gt;&lt;titles&gt;&lt;title&gt;A review on machine learning algorithms for the ionic liquid chemical space&lt;/title&gt;&lt;secondary-title&gt;Chemical Science&lt;/secondary-title&gt;&lt;/titles&gt;&lt;periodical&gt;&lt;full-title&gt;Chemical Science&lt;/full-title&gt;&lt;/periodical&gt;&lt;pages&gt;6820-6843&lt;/pages&gt;&lt;volume&gt;12&lt;/volume&gt;&lt;number&gt;20&lt;/number&gt;&lt;section&gt;6820&lt;/section&gt;&lt;dates&gt;&lt;year&gt;2021&lt;/year&gt;&lt;/dates&gt;&lt;isbn&gt;2041-6520&amp;#xD;2041-6539&lt;/isbn&gt;&lt;urls&gt;&lt;/urls&gt;&lt;electronic-resource-num&gt;10.1039/d1sc01000j&lt;/electronic-resource-num&gt;&lt;/record&gt;&lt;/Cite&gt;&lt;/EndNote&gt;</w:instrText>
      </w:r>
      <w:r w:rsidR="005E4E50" w:rsidRPr="00DA27C4">
        <w:fldChar w:fldCharType="separate"/>
      </w:r>
      <w:r w:rsidR="005E4E50" w:rsidRPr="00DA27C4">
        <w:rPr>
          <w:noProof/>
          <w:vertAlign w:val="superscript"/>
        </w:rPr>
        <w:t>[59]</w:t>
      </w:r>
      <w:r w:rsidR="005E4E50" w:rsidRPr="00DA27C4">
        <w:fldChar w:fldCharType="end"/>
      </w:r>
      <w:r w:rsidR="008F0DF1" w:rsidRPr="00DA27C4">
        <w:rPr>
          <w:rFonts w:hint="eastAsia"/>
        </w:rPr>
        <w:t>等对“离子液体化学空间”中的机器学习算法进行了系统综述，总结了从传统定量构效</w:t>
      </w:r>
      <w:r w:rsidR="008F0DF1" w:rsidRPr="00DA27C4">
        <w:rPr>
          <w:rFonts w:hint="eastAsia"/>
        </w:rPr>
        <w:t>/</w:t>
      </w:r>
      <w:r w:rsidR="008F0DF1" w:rsidRPr="00DA27C4">
        <w:rPr>
          <w:rFonts w:hint="eastAsia"/>
        </w:rPr>
        <w:t>构性关系（</w:t>
      </w:r>
      <w:r w:rsidR="008F0DF1" w:rsidRPr="00DA27C4">
        <w:rPr>
          <w:rFonts w:hint="eastAsia"/>
        </w:rPr>
        <w:t>QSAR/QSPR</w:t>
      </w:r>
      <w:r w:rsidR="008F0DF1" w:rsidRPr="00DA27C4">
        <w:rPr>
          <w:rFonts w:hint="eastAsia"/>
        </w:rPr>
        <w:t>）到图神经网络</w:t>
      </w:r>
      <w:r w:rsidR="005D0F17" w:rsidRPr="00DA27C4">
        <w:rPr>
          <w:rFonts w:hint="eastAsia"/>
        </w:rPr>
        <w:t>G</w:t>
      </w:r>
      <w:r w:rsidR="005D0F17" w:rsidRPr="00DA27C4">
        <w:t>NN</w:t>
      </w:r>
      <w:r w:rsidR="008F0DF1" w:rsidRPr="00DA27C4">
        <w:rPr>
          <w:rFonts w:hint="eastAsia"/>
        </w:rPr>
        <w:t>和生成模型在内的多种方法</w:t>
      </w:r>
      <w:r w:rsidR="00441A50" w:rsidRPr="00DA27C4">
        <w:rPr>
          <w:rFonts w:hint="eastAsia"/>
        </w:rPr>
        <w:t>，强调了数据质量、描述符选择和模型可解释性对预测性能的关键作用</w:t>
      </w:r>
      <w:r w:rsidR="008F0DF1" w:rsidRPr="00DA27C4">
        <w:rPr>
          <w:rFonts w:hint="eastAsia"/>
        </w:rPr>
        <w:t>。</w:t>
      </w:r>
      <w:r w:rsidR="005D0F17" w:rsidRPr="00DA27C4">
        <w:rPr>
          <w:rFonts w:hint="eastAsia"/>
        </w:rPr>
        <w:t>Racki</w:t>
      </w:r>
      <w:r w:rsidR="005E4E50" w:rsidRPr="00DA27C4">
        <w:fldChar w:fldCharType="begin"/>
      </w:r>
      <w:r w:rsidR="005E4E50" w:rsidRPr="00DA27C4">
        <w:instrText xml:space="preserve"> ADDIN EN.CITE &lt;EndNote&gt;&lt;Cite&gt;&lt;Author&gt;Racki&lt;/Author&gt;&lt;Year&gt;2025&lt;/Year&gt;&lt;RecNum&gt;75&lt;/RecNum&gt;&lt;DisplayText&gt;&lt;style face="superscript"&gt;[62]&lt;/style&gt;&lt;/DisplayText&gt;&lt;record&gt;&lt;rec-number&gt;75&lt;/rec-number&gt;&lt;foreign-keys&gt;&lt;key app="EN" db-id="zfwte50rcpd99ves2saxp20700x0se5evfz2" timestamp="1766436780"&gt;75&lt;/key&gt;&lt;key app="ENWeb" db-id=""&gt;0&lt;/key&gt;&lt;/foreign-keys&gt;&lt;ref-type name="Journal Article"&gt;17&lt;/ref-type&gt;&lt;contributors&gt;&lt;authors&gt;&lt;author&gt;Racki, Adrian&lt;/author&gt;&lt;author&gt;Paduszyński, Kamil&lt;/author&gt;&lt;/authors&gt;&lt;/contributors&gt;&lt;titles&gt;&lt;title&gt;Recent Advances in the Modeling of Ionic Liquids Using Artificial Neural Networks&lt;/title&gt;&lt;secondary-title&gt;Journal of Chemical Information and Modeling&lt;/secondary-title&gt;&lt;/titles&gt;&lt;periodical&gt;&lt;full-title&gt;Journal of Chemical Information and Modeling&lt;/full-title&gt;&lt;/periodical&gt;&lt;pages&gt;3161-3175&lt;/pages&gt;&lt;volume&gt;65&lt;/volume&gt;&lt;number&gt;7&lt;/number&gt;&lt;section&gt;3161&lt;/section&gt;&lt;dates&gt;&lt;year&gt;2025&lt;/year&gt;&lt;/dates&gt;&lt;isbn&gt;1549-9596&amp;#xD;1549-960X&lt;/isbn&gt;&lt;urls&gt;&lt;/urls&gt;&lt;electronic-resource-num&gt;10.1021/acs.jcim.4c02364&lt;/electronic-resource-num&gt;&lt;/record&gt;&lt;/Cite&gt;&lt;/EndNote&gt;</w:instrText>
      </w:r>
      <w:r w:rsidR="005E4E50" w:rsidRPr="00DA27C4">
        <w:fldChar w:fldCharType="separate"/>
      </w:r>
      <w:r w:rsidR="005E4E50" w:rsidRPr="00DA27C4">
        <w:rPr>
          <w:noProof/>
          <w:vertAlign w:val="superscript"/>
        </w:rPr>
        <w:t>[62]</w:t>
      </w:r>
      <w:r w:rsidR="005E4E50" w:rsidRPr="00DA27C4">
        <w:fldChar w:fldCharType="end"/>
      </w:r>
      <w:r w:rsidR="005E4E50" w:rsidRPr="00DA27C4">
        <w:rPr>
          <w:rFonts w:hint="eastAsia"/>
        </w:rPr>
        <w:t>等</w:t>
      </w:r>
      <w:r w:rsidR="008F0DF1" w:rsidRPr="00DA27C4">
        <w:rPr>
          <w:rFonts w:hint="eastAsia"/>
        </w:rPr>
        <w:t>则专门评述了人工神经网络</w:t>
      </w:r>
      <w:r w:rsidR="005D0F17" w:rsidRPr="00DA27C4">
        <w:rPr>
          <w:rFonts w:hint="eastAsia"/>
        </w:rPr>
        <w:t>A</w:t>
      </w:r>
      <w:r w:rsidR="005D0F17" w:rsidRPr="00DA27C4">
        <w:t>NN</w:t>
      </w:r>
      <w:r w:rsidR="008F0DF1" w:rsidRPr="00DA27C4">
        <w:rPr>
          <w:rFonts w:hint="eastAsia"/>
        </w:rPr>
        <w:t>在离子液体性质建模中的最新进展，表明</w:t>
      </w:r>
      <w:r w:rsidR="00814A2F" w:rsidRPr="00DA27C4">
        <w:rPr>
          <w:rFonts w:hint="eastAsia"/>
        </w:rPr>
        <w:t>ANN</w:t>
      </w:r>
      <w:r w:rsidR="008F0DF1" w:rsidRPr="00DA27C4">
        <w:rPr>
          <w:rFonts w:hint="eastAsia"/>
        </w:rPr>
        <w:t>已能在黏度、电导率等多种物性预测上达到与经验关联式</w:t>
      </w:r>
      <w:r w:rsidR="00441A50" w:rsidRPr="00DA27C4">
        <w:rPr>
          <w:rFonts w:hint="eastAsia"/>
        </w:rPr>
        <w:t>相当甚至更优的精度</w:t>
      </w:r>
      <w:r w:rsidR="008F0DF1" w:rsidRPr="00DA27C4">
        <w:rPr>
          <w:rFonts w:hint="eastAsia"/>
        </w:rPr>
        <w:t>。此外，</w:t>
      </w:r>
      <w:r w:rsidR="005D0F17" w:rsidRPr="00DA27C4">
        <w:rPr>
          <w:rFonts w:hint="eastAsia"/>
        </w:rPr>
        <w:t>Shao</w:t>
      </w:r>
      <w:r w:rsidR="00441A50" w:rsidRPr="00DA27C4">
        <w:fldChar w:fldCharType="begin"/>
      </w:r>
      <w:r w:rsidR="00441A50" w:rsidRPr="00DA27C4">
        <w:instrText xml:space="preserve"> ADDIN EN.CITE &lt;EndNote&gt;&lt;Cite&gt;&lt;Author&gt;Shao&lt;/Author&gt;&lt;Year&gt;2025&lt;/Year&gt;&lt;RecNum&gt;73&lt;/RecNum&gt;&lt;DisplayText&gt;&lt;style face="superscript"&gt;[60]&lt;/style&gt;&lt;/DisplayText&gt;&lt;record&gt;&lt;rec-number&gt;73&lt;/rec-number&gt;&lt;foreign-keys&gt;&lt;key app="EN" db-id="zfwte50rcpd99ves2saxp20700x0se5evfz2" timestamp="1766436593"&gt;73&lt;/key&gt;&lt;key app="ENWeb" db-id=""&gt;0&lt;/key&gt;&lt;/foreign-keys&gt;&lt;ref-type name="Journal Article"&gt;17&lt;/ref-type&gt;&lt;contributors&gt;&lt;authors&gt;&lt;author&gt;Shao, Yijia&lt;/author&gt;&lt;author&gt;Wang, Ziyu&lt;/author&gt;&lt;author&gt;Wang, Lei&lt;/author&gt;&lt;author&gt;Kuai, Yunlong&lt;/author&gt;&lt;author&gt;Gao, Ruxing&lt;/author&gt;&lt;author&gt;Zhang, Chundong&lt;/author&gt;&lt;/authors&gt;&lt;/contributors&gt;&lt;titles&gt;&lt;title&gt;Machine learning-based structure—property modeling for ionic liquids design and screening: A state-of-the-art review&lt;/title&gt;&lt;secondary-title&gt;Frontiers in Energy&lt;/secondary-title&gt;&lt;/titles&gt;&lt;periodical&gt;&lt;full-title&gt;Frontiers in Energy&lt;/full-title&gt;&lt;/periodical&gt;&lt;dates&gt;&lt;year&gt;2025&lt;/year&gt;&lt;/dates&gt;&lt;isbn&gt;2095-1701&amp;#xD;2095-1698&lt;/isbn&gt;&lt;urls&gt;&lt;/urls&gt;&lt;electronic-resource-num&gt;10.1007/s11708-025-1011-7&lt;/electronic-resource-num&gt;&lt;/record&gt;&lt;/Cite&gt;&lt;/EndNote&gt;</w:instrText>
      </w:r>
      <w:r w:rsidR="00441A50" w:rsidRPr="00DA27C4">
        <w:fldChar w:fldCharType="separate"/>
      </w:r>
      <w:r w:rsidR="00441A50" w:rsidRPr="00DA27C4">
        <w:rPr>
          <w:noProof/>
          <w:vertAlign w:val="superscript"/>
        </w:rPr>
        <w:t>[60]</w:t>
      </w:r>
      <w:r w:rsidR="00441A50" w:rsidRPr="00DA27C4">
        <w:fldChar w:fldCharType="end"/>
      </w:r>
      <w:r w:rsidR="008F0DF1" w:rsidRPr="00DA27C4">
        <w:rPr>
          <w:rFonts w:hint="eastAsia"/>
        </w:rPr>
        <w:t>等</w:t>
      </w:r>
      <w:r w:rsidR="005D0F17" w:rsidRPr="00DA27C4">
        <w:rPr>
          <w:rFonts w:hint="eastAsia"/>
        </w:rPr>
        <w:t>从结构</w:t>
      </w:r>
      <w:r w:rsidR="005D0F17" w:rsidRPr="00DA27C4">
        <w:rPr>
          <w:rFonts w:hint="eastAsia"/>
        </w:rPr>
        <w:t>-</w:t>
      </w:r>
      <w:r w:rsidR="00814A2F" w:rsidRPr="00DA27C4">
        <w:rPr>
          <w:rFonts w:hint="eastAsia"/>
        </w:rPr>
        <w:t>性质建模与智能预测角度对离子液体及深共晶</w:t>
      </w:r>
      <w:r w:rsidR="008F0DF1" w:rsidRPr="00DA27C4">
        <w:rPr>
          <w:rFonts w:hint="eastAsia"/>
        </w:rPr>
        <w:t>溶剂的</w:t>
      </w:r>
      <w:r w:rsidR="00441A50" w:rsidRPr="00DA27C4">
        <w:rPr>
          <w:rFonts w:hint="eastAsia"/>
        </w:rPr>
        <w:t>ML</w:t>
      </w:r>
      <w:r w:rsidR="008F0DF1" w:rsidRPr="00DA27C4">
        <w:rPr>
          <w:rFonts w:hint="eastAsia"/>
        </w:rPr>
        <w:t>研究进行了归纳，</w:t>
      </w:r>
      <w:r w:rsidR="00441A50" w:rsidRPr="00DA27C4">
        <w:rPr>
          <w:rFonts w:hint="eastAsia"/>
        </w:rPr>
        <w:t>总结了不同描述符体系、模型类型及其在性质预测与筛选中的适用场景</w:t>
      </w:r>
      <w:r w:rsidR="008F0DF1" w:rsidRPr="00DA27C4">
        <w:rPr>
          <w:rFonts w:hint="eastAsia"/>
        </w:rPr>
        <w:t>。</w:t>
      </w:r>
    </w:p>
    <w:p w14:paraId="6576F4B6" w14:textId="77777777" w:rsidR="008F0DF1" w:rsidRPr="00D41C79" w:rsidRDefault="008F0DF1" w:rsidP="005D0F17">
      <w:pPr>
        <w:ind w:firstLine="480"/>
      </w:pPr>
      <w:r w:rsidRPr="00D41C79">
        <w:rPr>
          <w:rFonts w:hint="eastAsia"/>
        </w:rPr>
        <w:t>在具体性质方面，黏度是被机器学习重点关注的</w:t>
      </w:r>
      <w:r w:rsidR="005D0F17" w:rsidRPr="00D41C79">
        <w:rPr>
          <w:rFonts w:hint="eastAsia"/>
        </w:rPr>
        <w:t>物理性质</w:t>
      </w:r>
      <w:r w:rsidRPr="00D41C79">
        <w:rPr>
          <w:rFonts w:hint="eastAsia"/>
        </w:rPr>
        <w:t>之一。</w:t>
      </w:r>
      <w:r w:rsidR="005D0F17" w:rsidRPr="00D41C79">
        <w:rPr>
          <w:rFonts w:hint="eastAsia"/>
        </w:rPr>
        <w:t>Beckner</w:t>
      </w:r>
      <w:r w:rsidR="00441A50" w:rsidRPr="00D41C79">
        <w:fldChar w:fldCharType="begin"/>
      </w:r>
      <w:r w:rsidR="00441A50" w:rsidRPr="00D41C79">
        <w:instrText xml:space="preserve"> ADDIN EN.CITE &lt;EndNote&gt;&lt;Cite&gt;&lt;Author&gt;Beckner&lt;/Author&gt;&lt;Year&gt;2018&lt;/Year&gt;&lt;RecNum&gt;82&lt;/RecNum&gt;&lt;DisplayText&gt;&lt;style face="superscript"&gt;[68]&lt;/style&gt;&lt;/DisplayText&gt;&lt;record&gt;&lt;rec-number&gt;82&lt;/rec-number&gt;&lt;foreign-keys&gt;&lt;key app="EN" db-id="zfwte50rcpd99ves2saxp20700x0se5evfz2" timestamp="1766439315"&gt;82&lt;/key&gt;&lt;key app="ENWeb" db-id=""&gt;0&lt;/key&gt;&lt;/foreign-keys&gt;&lt;ref-type name="Journal Article"&gt;17&lt;/ref-type&gt;&lt;contributors&gt;&lt;authors&gt;&lt;author&gt;Beckner, Wesley&lt;/author&gt;&lt;author&gt;Mao, Coco M.&lt;/author&gt;&lt;author&gt;Pfaendtner, Jim&lt;/author&gt;&lt;/authors&gt;&lt;/contributors&gt;&lt;titles&gt;&lt;title&gt;Statistical models are able to predict ionic liquid viscosity across a wide range of chemical functionalities and experimental conditions&lt;/title&gt;&lt;secondary-title&gt;Molecular Systems Design &amp;amp; Engineering&lt;/secondary-title&gt;&lt;/titles&gt;&lt;periodical&gt;&lt;full-title&gt;Molecular Systems Design &amp;amp; Engineering&lt;/full-title&gt;&lt;/periodical&gt;&lt;pages&gt;253-263&lt;/pages&gt;&lt;volume&gt;3&lt;/volume&gt;&lt;number&gt;1&lt;/number&gt;&lt;section&gt;253&lt;/section&gt;&lt;dates&gt;&lt;year&gt;2018&lt;/year&gt;&lt;/dates&gt;&lt;isbn&gt;2058-9689&lt;/isbn&gt;&lt;urls&gt;&lt;/urls&gt;&lt;electronic-resource-num&gt;10.1039/c7me00094d&lt;/electronic-resource-num&gt;&lt;/record&gt;&lt;/Cite&gt;&lt;/EndNote&gt;</w:instrText>
      </w:r>
      <w:r w:rsidR="00441A50" w:rsidRPr="00D41C79">
        <w:fldChar w:fldCharType="separate"/>
      </w:r>
      <w:r w:rsidR="00441A50" w:rsidRPr="00D41C79">
        <w:rPr>
          <w:noProof/>
          <w:vertAlign w:val="superscript"/>
        </w:rPr>
        <w:t>[68]</w:t>
      </w:r>
      <w:r w:rsidR="00441A50" w:rsidRPr="00D41C79">
        <w:fldChar w:fldCharType="end"/>
      </w:r>
      <w:r w:rsidRPr="00D41C79">
        <w:rPr>
          <w:rFonts w:hint="eastAsia"/>
        </w:rPr>
        <w:t>等基于统计回归与机器学习方法构建了离子液体黏度的</w:t>
      </w:r>
      <w:r w:rsidR="005D0F17" w:rsidRPr="00D41C79">
        <w:rPr>
          <w:rFonts w:hint="eastAsia"/>
        </w:rPr>
        <w:t>QSPR</w:t>
      </w:r>
      <w:r w:rsidRPr="00D41C79">
        <w:rPr>
          <w:rFonts w:hint="eastAsia"/>
        </w:rPr>
        <w:t>模型，表明利用合适的分子描述符</w:t>
      </w:r>
      <w:r w:rsidR="00441A50" w:rsidRPr="00D41C79">
        <w:rPr>
          <w:rFonts w:hint="eastAsia"/>
        </w:rPr>
        <w:t>可在较宽温度范围内实现黏度的可靠预测</w:t>
      </w:r>
      <w:r w:rsidRPr="00D41C79">
        <w:rPr>
          <w:rFonts w:hint="eastAsia"/>
        </w:rPr>
        <w:t>。</w:t>
      </w:r>
      <w:r w:rsidR="00714C4E" w:rsidRPr="00D41C79">
        <w:rPr>
          <w:rFonts w:hint="eastAsia"/>
        </w:rPr>
        <w:t>Chen</w:t>
      </w:r>
      <w:r w:rsidR="00441A50" w:rsidRPr="00D41C79">
        <w:fldChar w:fldCharType="begin"/>
      </w:r>
      <w:r w:rsidR="00441A50" w:rsidRPr="00D41C79">
        <w:instrText xml:space="preserve"> ADDIN EN.CITE &lt;EndNote&gt;&lt;Cite&gt;&lt;Author&gt;Chen&lt;/Author&gt;&lt;Year&gt;2022&lt;/Year&gt;&lt;RecNum&gt;80&lt;/RecNum&gt;&lt;DisplayText&gt;&lt;style face="superscript"&gt;[69]&lt;/style&gt;&lt;/DisplayText&gt;&lt;record&gt;&lt;rec-number&gt;80&lt;/rec-number&gt;&lt;foreign-keys&gt;&lt;key app="EN" db-id="zfwte50rcpd99ves2saxp20700x0se5evfz2" timestamp="1766439187"&gt;80&lt;/key&gt;&lt;key app="ENWeb" db-id=""&gt;0&lt;/key&gt;&lt;/foreign-keys&gt;&lt;ref-type name="Journal Article"&gt;17&lt;/ref-type&gt;&lt;contributors&gt;&lt;authors&gt;&lt;author&gt;Chen, Yuqiu&lt;/author&gt;&lt;author&gt;Peng, Baoliang&lt;/author&gt;&lt;author&gt;Kontogeorgis, Georgios M.&lt;/author&gt;&lt;author&gt;Liang, Xiaodong&lt;/author&gt;&lt;/authors&gt;&lt;/contributors&gt;&lt;titles&gt;&lt;title&gt;Machine learning for the prediction of viscosity of ionic liquid–water mixtures&lt;/title&gt;&lt;secondary-title&gt;Journal of Molecular Liquids&lt;/secondary-title&gt;&lt;/titles&gt;&lt;periodical&gt;&lt;full-title&gt;Journal of Molecular Liquids&lt;/full-title&gt;&lt;/periodical&gt;&lt;volume&gt;350&lt;/volume&gt;&lt;section&gt;118546&lt;/section&gt;&lt;dates&gt;&lt;year&gt;2022&lt;/year&gt;&lt;/dates&gt;&lt;isbn&gt;01677322&lt;/isbn&gt;&lt;urls&gt;&lt;/urls&gt;&lt;electronic-resource-num&gt;10.1016/j.molliq.2022.118546&lt;/electronic-resource-num&gt;&lt;/record&gt;&lt;/Cite&gt;&lt;/EndNote&gt;</w:instrText>
      </w:r>
      <w:r w:rsidR="00441A50" w:rsidRPr="00D41C79">
        <w:fldChar w:fldCharType="separate"/>
      </w:r>
      <w:r w:rsidR="00441A50" w:rsidRPr="00D41C79">
        <w:rPr>
          <w:noProof/>
          <w:vertAlign w:val="superscript"/>
        </w:rPr>
        <w:t>[69]</w:t>
      </w:r>
      <w:r w:rsidR="00441A50" w:rsidRPr="00D41C79">
        <w:fldChar w:fldCharType="end"/>
      </w:r>
      <w:r w:rsidRPr="00D41C79">
        <w:rPr>
          <w:rFonts w:hint="eastAsia"/>
        </w:rPr>
        <w:t>等构建了包含</w:t>
      </w:r>
      <w:r w:rsidR="005D0F17" w:rsidRPr="00D41C79">
        <w:rPr>
          <w:rFonts w:hint="eastAsia"/>
        </w:rPr>
        <w:t>8523</w:t>
      </w:r>
      <w:r w:rsidR="005D0F17" w:rsidRPr="00D41C79">
        <w:rPr>
          <w:rFonts w:hint="eastAsia"/>
        </w:rPr>
        <w:t>组离子液体</w:t>
      </w:r>
      <w:r w:rsidR="005D0F17" w:rsidRPr="00D41C79">
        <w:rPr>
          <w:rFonts w:hint="eastAsia"/>
        </w:rPr>
        <w:t>-</w:t>
      </w:r>
      <w:r w:rsidRPr="00D41C79">
        <w:rPr>
          <w:rFonts w:hint="eastAsia"/>
        </w:rPr>
        <w:t>水混合物黏度数据的大型数据库，并提出基于人工神经网络与基团贡献相结合的</w:t>
      </w:r>
      <w:r w:rsidR="00DA27C4" w:rsidRPr="00D41C79">
        <w:rPr>
          <w:rFonts w:hint="eastAsia"/>
        </w:rPr>
        <w:t>ANN-GC</w:t>
      </w:r>
      <w:r w:rsidRPr="00D41C79">
        <w:rPr>
          <w:rFonts w:hint="eastAsia"/>
        </w:rPr>
        <w:t>模型，在训练集和测试集上分别获得</w:t>
      </w:r>
      <w:r w:rsidRPr="00D41C79">
        <w:rPr>
          <w:rFonts w:ascii="Cambria Math" w:hAnsi="Cambria Math" w:cs="Cambria Math"/>
        </w:rPr>
        <w:t>𝑅</w:t>
      </w:r>
      <w:r w:rsidRPr="00D41C79">
        <w:t>2</w:t>
      </w:r>
      <w:r w:rsidRPr="00D41C79">
        <w:rPr>
          <w:rFonts w:hint="eastAsia"/>
        </w:rPr>
        <w:t>≈</w:t>
      </w:r>
      <w:r w:rsidR="00441A50" w:rsidRPr="00D41C79">
        <w:rPr>
          <w:rFonts w:hint="eastAsia"/>
        </w:rPr>
        <w:t>0.996</w:t>
      </w:r>
      <w:r w:rsidRPr="00D41C79">
        <w:rPr>
          <w:rFonts w:hint="eastAsia"/>
        </w:rPr>
        <w:t>和</w:t>
      </w:r>
      <w:r w:rsidR="005D0F17" w:rsidRPr="00D41C79">
        <w:rPr>
          <w:rFonts w:ascii="Cambria Math" w:hAnsi="Cambria Math" w:cs="Cambria Math"/>
        </w:rPr>
        <w:t>𝑅</w:t>
      </w:r>
      <w:r w:rsidR="005D0F17" w:rsidRPr="00D41C79">
        <w:t>2</w:t>
      </w:r>
      <w:r w:rsidR="005D0F17" w:rsidRPr="00D41C79">
        <w:rPr>
          <w:rFonts w:hint="eastAsia"/>
        </w:rPr>
        <w:t>≈</w:t>
      </w:r>
      <w:r w:rsidR="00441A50" w:rsidRPr="00D41C79">
        <w:rPr>
          <w:rFonts w:hint="eastAsia"/>
        </w:rPr>
        <w:t>0.995</w:t>
      </w:r>
      <w:r w:rsidR="00441A50" w:rsidRPr="00D41C79">
        <w:rPr>
          <w:rFonts w:hint="eastAsia"/>
        </w:rPr>
        <w:t>的高精度预测</w:t>
      </w:r>
      <w:r w:rsidRPr="00D41C79">
        <w:rPr>
          <w:rFonts w:hint="eastAsia"/>
        </w:rPr>
        <w:t>。</w:t>
      </w:r>
      <w:r w:rsidR="00714C4E" w:rsidRPr="00D41C79">
        <w:rPr>
          <w:rFonts w:hint="eastAsia"/>
        </w:rPr>
        <w:t>Kiani</w:t>
      </w:r>
      <w:r w:rsidR="00441A50" w:rsidRPr="00D41C79">
        <w:fldChar w:fldCharType="begin"/>
      </w:r>
      <w:r w:rsidR="00441A50" w:rsidRPr="00D41C79">
        <w:instrText xml:space="preserve"> ADDIN EN.CITE &lt;EndNote&gt;&lt;Cite&gt;&lt;Author&gt;Kiani&lt;/Author&gt;&lt;Year&gt;2024&lt;/Year&gt;&lt;RecNum&gt;83&lt;/RecNum&gt;&lt;DisplayText&gt;&lt;style face="superscript"&gt;[70]&lt;/style&gt;&lt;/DisplayText&gt;&lt;record&gt;&lt;rec-number&gt;83&lt;/rec-number&gt;&lt;foreign-keys&gt;&lt;key app="EN" db-id="zfwte50rcpd99ves2saxp20700x0se5evfz2" timestamp="1766439362"&gt;83&lt;/key&gt;&lt;key app="ENWeb" db-id=""&gt;0&lt;/key&gt;&lt;/foreign-keys&gt;&lt;ref-type name="Journal Article"&gt;17&lt;/ref-type&gt;&lt;contributors&gt;&lt;authors&gt;&lt;author&gt;Kiani, Sajad&lt;/author&gt;&lt;author&gt;Hadavimoghaddam, Fahimeh&lt;/author&gt;&lt;author&gt;Atashrouz, Saeid&lt;/author&gt;&lt;author&gt;Nedeljkovic, Dragutin&lt;/author&gt;&lt;author&gt;Hemmati-Sarapardeh, Abdolhossein&lt;/author&gt;&lt;author&gt;Mohaddespour, Ahmad&lt;/author&gt;&lt;/authors&gt;&lt;/contributors&gt;&lt;titles&gt;&lt;title&gt;Modeling of ionic liquids viscosity via advanced white-box machine learning&lt;/title&gt;&lt;secondary-title&gt;Scientific Reports&lt;/secondary-title&gt;&lt;/titles&gt;&lt;periodical&gt;&lt;full-title&gt;Scientific Reports&lt;/full-title&gt;&lt;/periodical&gt;&lt;volume&gt;14&lt;/volume&gt;&lt;number&gt;1&lt;/number&gt;&lt;dates&gt;&lt;year&gt;2024&lt;/year&gt;&lt;/dates&gt;&lt;isbn&gt;2045-2322&lt;/isbn&gt;&lt;urls&gt;&lt;/urls&gt;&lt;electronic-resource-num&gt;10.1038/s41598-024-55147-w&lt;/electronic-resource-num&gt;&lt;/record&gt;&lt;/Cite&gt;&lt;/EndNote&gt;</w:instrText>
      </w:r>
      <w:r w:rsidR="00441A50" w:rsidRPr="00D41C79">
        <w:fldChar w:fldCharType="separate"/>
      </w:r>
      <w:r w:rsidR="00441A50" w:rsidRPr="00D41C79">
        <w:rPr>
          <w:noProof/>
          <w:vertAlign w:val="superscript"/>
        </w:rPr>
        <w:t>[70]</w:t>
      </w:r>
      <w:r w:rsidR="00441A50" w:rsidRPr="00D41C79">
        <w:fldChar w:fldCharType="end"/>
      </w:r>
      <w:r w:rsidRPr="00D41C79">
        <w:rPr>
          <w:rFonts w:hint="eastAsia"/>
        </w:rPr>
        <w:t>等利用“白盒”机器学习模型对离子液体黏度进行建模，强调通过可解释的解析形式</w:t>
      </w:r>
      <w:r w:rsidR="00441A50" w:rsidRPr="00D41C79">
        <w:rPr>
          <w:rFonts w:hint="eastAsia"/>
        </w:rPr>
        <w:t>有助于在保持预测精度的同时揭示主导结构因素</w:t>
      </w:r>
      <w:r w:rsidRPr="00D41C79">
        <w:rPr>
          <w:rFonts w:hint="eastAsia"/>
        </w:rPr>
        <w:t>。</w:t>
      </w:r>
      <w:r w:rsidR="005D0F17" w:rsidRPr="00D41C79">
        <w:rPr>
          <w:rFonts w:hint="eastAsia"/>
        </w:rPr>
        <w:t>Mohan</w:t>
      </w:r>
      <w:r w:rsidRPr="00D41C79">
        <w:rPr>
          <w:rFonts w:hint="eastAsia"/>
        </w:rPr>
        <w:t>等进一步在不同温压条件下建立多种监督学习模型，实现对多种阳</w:t>
      </w:r>
      <w:r w:rsidR="005D0F17" w:rsidRPr="00D41C79">
        <w:rPr>
          <w:rFonts w:hint="eastAsia"/>
        </w:rPr>
        <w:t>、</w:t>
      </w:r>
      <w:r w:rsidRPr="00D41C79">
        <w:rPr>
          <w:rFonts w:hint="eastAsia"/>
        </w:rPr>
        <w:t>阴离子家族黏度的高通量预测和筛选</w:t>
      </w:r>
      <w:r w:rsidR="00441A50" w:rsidRPr="00D41C79">
        <w:fldChar w:fldCharType="begin"/>
      </w:r>
      <w:r w:rsidR="00441A50" w:rsidRPr="00D41C79">
        <w:instrText xml:space="preserve"> ADDIN EN.CITE &lt;EndNote&gt;&lt;Cite&gt;&lt;Author&gt;Mohan&lt;/Author&gt;&lt;Year&gt;2024&lt;/Year&gt;&lt;RecNum&gt;76&lt;/RecNum&gt;&lt;DisplayText&gt;&lt;style face="superscript"&gt;[61]&lt;/style&gt;&lt;/DisplayText&gt;&lt;record&gt;&lt;rec-number&gt;76&lt;/rec-number&gt;&lt;foreign-keys&gt;&lt;key app="EN" db-id="zfwte50rcpd99ves2saxp20700x0se5evfz2" timestamp="1766436815"&gt;76&lt;/key&gt;&lt;key app="ENWeb" db-id=""&gt;0&lt;/key&gt;&lt;/foreign-keys&gt;&lt;ref-type name="Journal Article"&gt;17&lt;/ref-type&gt;&lt;contributors&gt;&lt;authors&gt;&lt;author&gt;Mohan, Mood&lt;/author&gt;&lt;author&gt;Jetti, Karuna Devi&lt;/author&gt;&lt;author&gt;Guggilam, Sreelekha&lt;/author&gt;&lt;author&gt;Smith, Micholas Dean&lt;/author&gt;&lt;author&gt;Kidder, Michelle K.&lt;/author&gt;&lt;author&gt;Smith, Jeremy C.&lt;/author&gt;&lt;/authors&gt;&lt;/contributors&gt;&lt;titles&gt;&lt;title&gt;High-Throughput Screening and Accurate Prediction of Ionic Liquid Viscosities Using Interpretable Machine Learning&lt;/title&gt;&lt;secondary-title&gt;ACS Sustainable Chemistry &amp;amp; Engineering&lt;/secondary-title&gt;&lt;/titles&gt;&lt;periodical&gt;&lt;full-title&gt;ACS Sustainable Chemistry &amp;amp; Engineering&lt;/full-title&gt;&lt;/periodical&gt;&lt;pages&gt;7040-7054&lt;/pages&gt;&lt;volume&gt;12&lt;/volume&gt;&lt;number&gt;18&lt;/number&gt;&lt;section&gt;7040&lt;/section&gt;&lt;dates&gt;&lt;year&gt;2024&lt;/year&gt;&lt;/dates&gt;&lt;isbn&gt;2168-0485&amp;#xD;2168-0485&lt;/isbn&gt;&lt;urls&gt;&lt;/urls&gt;&lt;electronic-resource-num&gt;10.1021/acssuschemeng.4c00631&lt;/electronic-resource-num&gt;&lt;/record&gt;&lt;/Cite&gt;&lt;/EndNote&gt;</w:instrText>
      </w:r>
      <w:r w:rsidR="00441A50" w:rsidRPr="00D41C79">
        <w:fldChar w:fldCharType="separate"/>
      </w:r>
      <w:r w:rsidR="00441A50" w:rsidRPr="00D41C79">
        <w:rPr>
          <w:noProof/>
          <w:vertAlign w:val="superscript"/>
        </w:rPr>
        <w:t>[61]</w:t>
      </w:r>
      <w:r w:rsidR="00441A50" w:rsidRPr="00D41C79">
        <w:fldChar w:fldCharType="end"/>
      </w:r>
      <w:r w:rsidRPr="00D41C79">
        <w:rPr>
          <w:rFonts w:hint="eastAsia"/>
        </w:rPr>
        <w:t>。</w:t>
      </w:r>
    </w:p>
    <w:p w14:paraId="1F96E693" w14:textId="77777777" w:rsidR="008F0DF1" w:rsidRPr="00DA27C4" w:rsidRDefault="008F0DF1" w:rsidP="00627AC3">
      <w:pPr>
        <w:ind w:firstLine="480"/>
      </w:pPr>
      <w:r w:rsidRPr="00D41C79">
        <w:rPr>
          <w:rFonts w:hint="eastAsia"/>
        </w:rPr>
        <w:t>除黏度外，机器学习也被广泛用于预测离子液体的相变和传输性质。</w:t>
      </w:r>
      <w:r w:rsidR="00627AC3" w:rsidRPr="00D41C79">
        <w:rPr>
          <w:rFonts w:hint="eastAsia"/>
        </w:rPr>
        <w:t>Acar</w:t>
      </w:r>
      <w:r w:rsidR="00441A50" w:rsidRPr="00D41C79">
        <w:fldChar w:fldCharType="begin"/>
      </w:r>
      <w:r w:rsidR="00441A50" w:rsidRPr="00D41C79">
        <w:instrText xml:space="preserve"> ADDIN EN.CITE &lt;EndNote&gt;&lt;Cite&gt;&lt;Author&gt;Acar&lt;/Author&gt;&lt;Year&gt;2022&lt;/Year&gt;&lt;RecNum&gt;84&lt;/RecNum&gt;&lt;DisplayText&gt;&lt;style face="superscript"&gt;[71]&lt;/style&gt;&lt;/DisplayText&gt;&lt;record&gt;&lt;rec-number&gt;84&lt;/rec-number&gt;&lt;foreign-keys&gt;&lt;key app="EN" db-id="zfwte50rcpd99ves2saxp20700x0se5evfz2" timestamp="1766439408"&gt;84&lt;/key&gt;&lt;key app="ENWeb" db-id=""&gt;0&lt;/key&gt;&lt;/foreign-keys&gt;&lt;ref-type name="Journal Article"&gt;17&lt;/ref-type&gt;&lt;contributors&gt;&lt;authors&gt;&lt;author&gt;Acar, Zafer&lt;/author&gt;&lt;author&gt;Nguyen, Phu&lt;/author&gt;&lt;author&gt;Lau, Kah Chun&lt;/author&gt;&lt;/authors&gt;&lt;/contributors&gt;&lt;titles&gt;&lt;title&gt;Machine-Learning Model Prediction of Ionic Liquids Melting Points&lt;/title&gt;&lt;secondary-title&gt;Applied Sciences&lt;/secondary-title&gt;&lt;/titles&gt;&lt;periodical&gt;&lt;full-title&gt;Applied Sciences&lt;/full-title&gt;&lt;/periodical&gt;&lt;volume&gt;12&lt;/volume&gt;&lt;number&gt;5&lt;/number&gt;&lt;section&gt;2408&lt;/section&gt;&lt;dates&gt;&lt;year&gt;2022&lt;/year&gt;&lt;/dates&gt;&lt;isbn&gt;2076-3417&lt;/isbn&gt;&lt;urls&gt;&lt;/urls&gt;&lt;electronic-resource-num&gt;10.3390/app12052408&lt;/electronic-resource-num&gt;&lt;/record&gt;&lt;/Cite&gt;&lt;/EndNote&gt;</w:instrText>
      </w:r>
      <w:r w:rsidR="00441A50" w:rsidRPr="00D41C79">
        <w:fldChar w:fldCharType="separate"/>
      </w:r>
      <w:r w:rsidR="00441A50" w:rsidRPr="00D41C79">
        <w:rPr>
          <w:noProof/>
          <w:vertAlign w:val="superscript"/>
        </w:rPr>
        <w:t>[71]</w:t>
      </w:r>
      <w:r w:rsidR="00441A50" w:rsidRPr="00D41C79">
        <w:fldChar w:fldCharType="end"/>
      </w:r>
      <w:r w:rsidRPr="00D41C79">
        <w:rPr>
          <w:rFonts w:hint="eastAsia"/>
        </w:rPr>
        <w:t>等采用深度学习模型预测不同离子液体的熔点，对多种阳</w:t>
      </w:r>
      <w:r w:rsidR="00627AC3" w:rsidRPr="00D41C79">
        <w:rPr>
          <w:rFonts w:hint="eastAsia"/>
        </w:rPr>
        <w:t>、</w:t>
      </w:r>
      <w:r w:rsidRPr="00D41C79">
        <w:rPr>
          <w:rFonts w:hint="eastAsia"/>
        </w:rPr>
        <w:t>阴离</w:t>
      </w:r>
      <w:r w:rsidR="00441A50" w:rsidRPr="00D41C79">
        <w:rPr>
          <w:rFonts w:hint="eastAsia"/>
        </w:rPr>
        <w:t>子组合的熔点进行建模，为低熔点离子液体的快速筛选提供了有力工具</w:t>
      </w:r>
      <w:r w:rsidRPr="00D41C79">
        <w:rPr>
          <w:rFonts w:hint="eastAsia"/>
        </w:rPr>
        <w:t>。</w:t>
      </w:r>
      <w:r w:rsidR="00627AC3" w:rsidRPr="00D41C79">
        <w:rPr>
          <w:rFonts w:hint="eastAsia"/>
        </w:rPr>
        <w:t>Dhakal</w:t>
      </w:r>
      <w:r w:rsidR="00441A50" w:rsidRPr="00D41C79">
        <w:fldChar w:fldCharType="begin"/>
      </w:r>
      <w:r w:rsidR="00441A50" w:rsidRPr="00D41C79">
        <w:instrText xml:space="preserve"> ADDIN EN.CITE &lt;EndNote&gt;&lt;Cite&gt;&lt;Author&gt;Dhakal&lt;/Author&gt;&lt;Year&gt;2022&lt;/Year&gt;&lt;RecNum&gt;78&lt;/RecNum&gt;&lt;DisplayText&gt;&lt;style face="superscript"&gt;[63]&lt;/style&gt;&lt;/DisplayText&gt;&lt;record&gt;&lt;rec-number&gt;78&lt;/rec-number&gt;&lt;foreign-keys&gt;&lt;key app="EN" db-id="zfwte50rcpd99ves2saxp20700x0se5evfz2" timestamp="1766437070"&gt;78&lt;/key&gt;&lt;key app="ENWeb" db-id=""&gt;0&lt;/key&gt;&lt;/foreign-keys&gt;&lt;ref-type name="Journal Article"&gt;17&lt;/ref-type&gt;&lt;contributors&gt;&lt;authors&gt;&lt;author&gt;Dhakal, Pratik&lt;/author&gt;&lt;author&gt;Shah, Jindal K.&lt;/author&gt;&lt;/authors&gt;&lt;/contributors&gt;&lt;titles&gt;&lt;title&gt;A generalized machine learning model for predicting ionic conductivity of ionic liquids&lt;/title&gt;&lt;secondary-title&gt;Molecular Systems Design &amp;amp; Engineering&lt;/secondary-title&gt;&lt;/titles&gt;&lt;periodical&gt;&lt;full-title&gt;Molecular Systems Design &amp;amp; Engineering&lt;/full-title&gt;&lt;/periodical&gt;&lt;pages&gt;1344-1353&lt;/pages&gt;&lt;volume&gt;7&lt;/volume&gt;&lt;number&gt;10&lt;/number&gt;&lt;section&gt;1344&lt;/section&gt;&lt;dates&gt;&lt;year&gt;2022&lt;/year&gt;&lt;/dates&gt;&lt;isbn&gt;2058-9689&lt;/isbn&gt;&lt;urls&gt;&lt;/urls&gt;&lt;electronic-resource-num&gt;10.1039/d2me00046f&lt;/electronic-resource-num&gt;&lt;/record&gt;&lt;/Cite&gt;&lt;/EndNote&gt;</w:instrText>
      </w:r>
      <w:r w:rsidR="00441A50" w:rsidRPr="00D41C79">
        <w:fldChar w:fldCharType="separate"/>
      </w:r>
      <w:r w:rsidR="00441A50" w:rsidRPr="00D41C79">
        <w:rPr>
          <w:noProof/>
          <w:vertAlign w:val="superscript"/>
        </w:rPr>
        <w:t>[63]</w:t>
      </w:r>
      <w:r w:rsidR="00441A50" w:rsidRPr="00D41C79">
        <w:fldChar w:fldCharType="end"/>
      </w:r>
      <w:r w:rsidRPr="00D41C79">
        <w:rPr>
          <w:rFonts w:hint="eastAsia"/>
        </w:rPr>
        <w:t>等基于</w:t>
      </w:r>
      <w:r w:rsidR="00627AC3" w:rsidRPr="00D41C79">
        <w:rPr>
          <w:rFonts w:hint="eastAsia"/>
        </w:rPr>
        <w:t xml:space="preserve">NIST </w:t>
      </w:r>
      <w:proofErr w:type="spellStart"/>
      <w:r w:rsidR="00627AC3" w:rsidRPr="00D41C79">
        <w:rPr>
          <w:rFonts w:hint="eastAsia"/>
        </w:rPr>
        <w:t>ILThermo</w:t>
      </w:r>
      <w:proofErr w:type="spellEnd"/>
      <w:r w:rsidRPr="00D41C79">
        <w:rPr>
          <w:rFonts w:hint="eastAsia"/>
        </w:rPr>
        <w:t>数据库和文献数据，建立了可泛化到</w:t>
      </w:r>
      <w:r w:rsidR="00627AC3" w:rsidRPr="00D41C79">
        <w:rPr>
          <w:rFonts w:hint="eastAsia"/>
        </w:rPr>
        <w:t>10</w:t>
      </w:r>
      <w:r w:rsidRPr="00D41C79">
        <w:rPr>
          <w:rFonts w:hint="eastAsia"/>
        </w:rPr>
        <w:t>种阳离子家族、</w:t>
      </w:r>
      <w:r w:rsidR="00A73757">
        <w:rPr>
          <w:rFonts w:hint="eastAsia"/>
        </w:rPr>
        <w:t>2869</w:t>
      </w:r>
      <w:r w:rsidRPr="00D41C79">
        <w:rPr>
          <w:rFonts w:hint="eastAsia"/>
        </w:rPr>
        <w:t>组数据的离子电导率</w:t>
      </w:r>
      <w:r w:rsidR="00627AC3" w:rsidRPr="00D41C79">
        <w:rPr>
          <w:rFonts w:hint="eastAsia"/>
        </w:rPr>
        <w:t>ML</w:t>
      </w:r>
      <w:r w:rsidR="00441A50" w:rsidRPr="00D41C79">
        <w:rPr>
          <w:rFonts w:hint="eastAsia"/>
        </w:rPr>
        <w:t>模型，证明了机器学习在覆盖复杂离子结构空间方面的优势</w:t>
      </w:r>
      <w:r w:rsidRPr="00D41C79">
        <w:rPr>
          <w:rFonts w:hint="eastAsia"/>
        </w:rPr>
        <w:t>。在界面相关性质方面，</w:t>
      </w:r>
      <w:proofErr w:type="spellStart"/>
      <w:r w:rsidR="00627AC3" w:rsidRPr="00D41C79">
        <w:rPr>
          <w:rFonts w:hint="eastAsia"/>
        </w:rPr>
        <w:t>Gugulothu</w:t>
      </w:r>
      <w:proofErr w:type="spellEnd"/>
      <w:r w:rsidR="00441A50" w:rsidRPr="00D41C79">
        <w:fldChar w:fldCharType="begin"/>
      </w:r>
      <w:r w:rsidR="00441A50" w:rsidRPr="00D41C79">
        <w:instrText xml:space="preserve"> ADDIN EN.CITE &lt;EndNote&gt;&lt;Cite&gt;&lt;Author&gt;Gugulothu&lt;/Author&gt;&lt;Year&gt;2025&lt;/Year&gt;&lt;RecNum&gt;85&lt;/RecNum&gt;&lt;DisplayText&gt;&lt;style face="superscript"&gt;[72]&lt;/style&gt;&lt;/DisplayText&gt;&lt;record&gt;&lt;rec-number&gt;85&lt;/rec-number&gt;&lt;foreign-keys&gt;&lt;key app="EN" db-id="zfwte50rcpd99ves2saxp20700x0se5evfz2" timestamp="1766439450"&gt;85&lt;/key&gt;&lt;key app="ENWeb" db-id=""&gt;0&lt;/key&gt;&lt;/foreign-keys&gt;&lt;ref-type name="Journal Article"&gt;17&lt;/ref-type&gt;&lt;contributors&gt;&lt;authors&gt;&lt;author&gt;Gugulothu, Nikhitha&lt;/author&gt;&lt;author&gt;Mohan, Mood&lt;/author&gt;&lt;author&gt;Marland, Madaline R.&lt;/author&gt;&lt;author&gt;Smith, Jeremy C.&lt;/author&gt;&lt;author&gt;Kidder, Michelle K.&lt;/author&gt;&lt;/authors&gt;&lt;/contributors&gt;&lt;titles&gt;&lt;title&gt;Deep Learning Approaches for Predicting the Surface Tension of Ionic Liquids&lt;/title&gt;&lt;secondary-title&gt;Journal of Chemical Information and Modeling&lt;/secondary-title&gt;&lt;/titles&gt;&lt;periodical&gt;&lt;full-title&gt;Journal of Chemical Information and Modeling&lt;/full-title&gt;&lt;/periodical&gt;&lt;pages&gt;5856-5867&lt;/pages&gt;&lt;volume&gt;65&lt;/volume&gt;&lt;number&gt;12&lt;/number&gt;&lt;section&gt;5856&lt;/section&gt;&lt;dates&gt;&lt;year&gt;2025&lt;/year&gt;&lt;/dates&gt;&lt;isbn&gt;1549-9596&amp;#xD;1549-960X&lt;/isbn&gt;&lt;urls&gt;&lt;/urls&gt;&lt;electronic-resource-num&gt;10.1021/acs.jcim.5c00158&lt;/electronic-resource-num&gt;&lt;/record&gt;&lt;/Cite&gt;&lt;/EndNote&gt;</w:instrText>
      </w:r>
      <w:r w:rsidR="00441A50" w:rsidRPr="00D41C79">
        <w:fldChar w:fldCharType="separate"/>
      </w:r>
      <w:r w:rsidR="00441A50" w:rsidRPr="00D41C79">
        <w:rPr>
          <w:noProof/>
          <w:vertAlign w:val="superscript"/>
        </w:rPr>
        <w:t>[72]</w:t>
      </w:r>
      <w:r w:rsidR="00441A50" w:rsidRPr="00D41C79">
        <w:fldChar w:fldCharType="end"/>
      </w:r>
      <w:r w:rsidRPr="00D41C79">
        <w:rPr>
          <w:rFonts w:hint="eastAsia"/>
        </w:rPr>
        <w:t>等利用深度学习方法预测离子液体表面张力，</w:t>
      </w:r>
      <w:r w:rsidR="00627AC3" w:rsidRPr="00D41C79">
        <w:rPr>
          <w:rFonts w:hint="eastAsia"/>
        </w:rPr>
        <w:lastRenderedPageBreak/>
        <w:t>Bawazeer</w:t>
      </w:r>
      <w:r w:rsidR="00BF4970" w:rsidRPr="00D41C79">
        <w:fldChar w:fldCharType="begin"/>
      </w:r>
      <w:r w:rsidR="00BF4970" w:rsidRPr="00D41C79">
        <w:instrText xml:space="preserve"> ADDIN EN.CITE &lt;EndNote&gt;&lt;Cite&gt;&lt;Author&gt;Bawazeer&lt;/Author&gt;&lt;Year&gt;2025&lt;/Year&gt;&lt;RecNum&gt;87&lt;/RecNum&gt;&lt;DisplayText&gt;&lt;style face="superscript"&gt;[73]&lt;/style&gt;&lt;/DisplayText&gt;&lt;record&gt;&lt;rec-number&gt;87&lt;/rec-number&gt;&lt;foreign-keys&gt;&lt;key app="EN" db-id="zfwte50rcpd99ves2saxp20700x0se5evfz2" timestamp="1766440723"&gt;87&lt;/key&gt;&lt;key app="ENWeb" db-id=""&gt;0&lt;/key&gt;&lt;/foreign-keys&gt;&lt;ref-type name="Journal Article"&gt;17&lt;/ref-type&gt;&lt;contributors&gt;&lt;authors&gt;&lt;author&gt;Bawazeer, Saud&lt;/author&gt;&lt;/authors&gt;&lt;/contributors&gt;&lt;titles&gt;&lt;title&gt;Advanced hybrid machine learning based modeling for prediction of properties of ionic liquids at different temperatures&lt;/title&gt;&lt;secondary-title&gt;Scientific Reports&lt;/secondary-title&gt;&lt;/titles&gt;&lt;periodical&gt;&lt;full-title&gt;Scientific Reports&lt;/full-title&gt;&lt;/periodical&gt;&lt;volume&gt;15&lt;/volume&gt;&lt;number&gt;1&lt;/number&gt;&lt;dates&gt;&lt;year&gt;2025&lt;/year&gt;&lt;/dates&gt;&lt;isbn&gt;2045-2322&lt;/isbn&gt;&lt;urls&gt;&lt;/urls&gt;&lt;electronic-resource-num&gt;10.1038/s41598-025-04450-1&lt;/electronic-resource-num&gt;&lt;/record&gt;&lt;/Cite&gt;&lt;/EndNote&gt;</w:instrText>
      </w:r>
      <w:r w:rsidR="00BF4970" w:rsidRPr="00D41C79">
        <w:fldChar w:fldCharType="separate"/>
      </w:r>
      <w:r w:rsidR="00BF4970" w:rsidRPr="00D41C79">
        <w:rPr>
          <w:noProof/>
          <w:vertAlign w:val="superscript"/>
        </w:rPr>
        <w:t>[73]</w:t>
      </w:r>
      <w:r w:rsidR="00BF4970" w:rsidRPr="00D41C79">
        <w:fldChar w:fldCharType="end"/>
      </w:r>
      <w:r w:rsidRPr="00D41C79">
        <w:rPr>
          <w:rFonts w:hint="eastAsia"/>
        </w:rPr>
        <w:t>等提出混合</w:t>
      </w:r>
      <w:r w:rsidR="00627AC3" w:rsidRPr="00D41C79">
        <w:t>ML</w:t>
      </w:r>
      <w:r w:rsidRPr="00D41C79">
        <w:rPr>
          <w:rFonts w:hint="eastAsia"/>
        </w:rPr>
        <w:t>框架同样用于表面张力建模，而</w:t>
      </w:r>
      <w:proofErr w:type="spellStart"/>
      <w:r w:rsidR="00627AC3" w:rsidRPr="00D41C79">
        <w:t>Sheikhshoaei</w:t>
      </w:r>
      <w:proofErr w:type="spellEnd"/>
      <w:r w:rsidR="00BF4970" w:rsidRPr="00D41C79">
        <w:fldChar w:fldCharType="begin"/>
      </w:r>
      <w:r w:rsidR="00BF4970" w:rsidRPr="00D41C79">
        <w:instrText xml:space="preserve"> ADDIN EN.CITE &lt;EndNote&gt;&lt;Cite&gt;&lt;Author&gt;Sheikhshoaei&lt;/Author&gt;&lt;Year&gt;2025&lt;/Year&gt;&lt;RecNum&gt;88&lt;/RecNum&gt;&lt;DisplayText&gt;&lt;style face="superscript"&gt;[74]&lt;/style&gt;&lt;/DisplayText&gt;&lt;record&gt;&lt;rec-number&gt;88&lt;/rec-number&gt;&lt;foreign-keys&gt;&lt;key app="EN" db-id="zfwte50rcpd99ves2saxp20700x0se5evfz2" timestamp="1766440744"&gt;88&lt;/key&gt;&lt;key app="ENWeb" db-id=""&gt;0&lt;/key&gt;&lt;/foreign-keys&gt;&lt;ref-type name="Journal Article"&gt;17&lt;/ref-type&gt;&lt;contributors&gt;&lt;authors&gt;&lt;author&gt;Sheikhshoaei, Amir Hossein&lt;/author&gt;&lt;author&gt;Sanati, Ali&lt;/author&gt;&lt;author&gt;Khoshsima, Ali&lt;/author&gt;&lt;/authors&gt;&lt;/contributors&gt;&lt;titles&gt;&lt;title&gt;Deep learning models to predict CO2 solubility in imidazolium-based ionic liquids&lt;/title&gt;&lt;secondary-title&gt;Scientific Reports&lt;/secondary-title&gt;&lt;/titles&gt;&lt;periodical&gt;&lt;full-title&gt;Scientific Reports&lt;/full-title&gt;&lt;/periodical&gt;&lt;volume&gt;15&lt;/volume&gt;&lt;number&gt;1&lt;/number&gt;&lt;dates&gt;&lt;year&gt;2025&lt;/year&gt;&lt;/dates&gt;&lt;isbn&gt;2045-2322&lt;/isbn&gt;&lt;urls&gt;&lt;/urls&gt;&lt;electronic-resource-num&gt;10.1038/s41598-025-12004-8&lt;/electronic-resource-num&gt;&lt;/record&gt;&lt;/Cite&gt;&lt;/EndNote&gt;</w:instrText>
      </w:r>
      <w:r w:rsidR="00BF4970" w:rsidRPr="00D41C79">
        <w:fldChar w:fldCharType="separate"/>
      </w:r>
      <w:r w:rsidR="00BF4970" w:rsidRPr="00D41C79">
        <w:rPr>
          <w:noProof/>
          <w:vertAlign w:val="superscript"/>
        </w:rPr>
        <w:t>[74]</w:t>
      </w:r>
      <w:r w:rsidR="00BF4970" w:rsidRPr="00D41C79">
        <w:fldChar w:fldCharType="end"/>
      </w:r>
      <w:r w:rsidRPr="00D41C79">
        <w:rPr>
          <w:rFonts w:hint="eastAsia"/>
        </w:rPr>
        <w:t>和</w:t>
      </w:r>
      <w:r w:rsidR="00627AC3" w:rsidRPr="00D41C79">
        <w:t>Qin</w:t>
      </w:r>
      <w:r w:rsidR="00BF4970" w:rsidRPr="00D41C79">
        <w:fldChar w:fldCharType="begin"/>
      </w:r>
      <w:r w:rsidR="00BF4970" w:rsidRPr="00D41C79">
        <w:instrText xml:space="preserve"> ADDIN EN.CITE &lt;EndNote&gt;&lt;Cite&gt;&lt;Author&gt;Qin&lt;/Author&gt;&lt;Year&gt;2024&lt;/Year&gt;&lt;RecNum&gt;89&lt;/RecNum&gt;&lt;DisplayText&gt;&lt;style face="superscript"&gt;[75]&lt;/style&gt;&lt;/DisplayText&gt;&lt;record&gt;&lt;rec-number&gt;89&lt;/rec-number&gt;&lt;foreign-keys&gt;&lt;key app="EN" db-id="zfwte50rcpd99ves2saxp20700x0se5evfz2" timestamp="1766440766"&gt;89&lt;/key&gt;&lt;key app="ENWeb" db-id=""&gt;0&lt;/key&gt;&lt;/foreign-keys&gt;&lt;ref-type name="Journal Article"&gt;17&lt;/ref-type&gt;&lt;contributors&gt;&lt;authors&gt;&lt;author&gt;Qin, Hongling&lt;/author&gt;&lt;author&gt;Wang, Ke&lt;/author&gt;&lt;author&gt;Ma, Xifei&lt;/author&gt;&lt;author&gt;Li, Fangfang&lt;/author&gt;&lt;author&gt;Liu, Yanrong&lt;/author&gt;&lt;author&gt;Ji, Xiaoyan&lt;/author&gt;&lt;/authors&gt;&lt;/contributors&gt;&lt;titles&gt;&lt;title&gt;Predicting the solubility of CO2 and N2 in ionic liquids based on COSMO-RS and machine learning&lt;/title&gt;&lt;secondary-title&gt;Frontiers in Chemistry&lt;/secondary-title&gt;&lt;/titles&gt;&lt;periodical&gt;&lt;full-title&gt;Frontiers in Chemistry&lt;/full-title&gt;&lt;/periodical&gt;&lt;volume&gt;12&lt;/volume&gt;&lt;dates&gt;&lt;year&gt;2024&lt;/year&gt;&lt;/dates&gt;&lt;isbn&gt;2296-2646&lt;/isbn&gt;&lt;urls&gt;&lt;/urls&gt;&lt;electronic-resource-num&gt;10.3389/fchem.2024.1480468&lt;/electronic-resource-num&gt;&lt;/record&gt;&lt;/Cite&gt;&lt;/EndNote&gt;</w:instrText>
      </w:r>
      <w:r w:rsidR="00BF4970" w:rsidRPr="00D41C79">
        <w:fldChar w:fldCharType="separate"/>
      </w:r>
      <w:r w:rsidR="00BF4970" w:rsidRPr="00D41C79">
        <w:rPr>
          <w:noProof/>
          <w:vertAlign w:val="superscript"/>
        </w:rPr>
        <w:t>[75]</w:t>
      </w:r>
      <w:r w:rsidR="00BF4970" w:rsidRPr="00D41C79">
        <w:fldChar w:fldCharType="end"/>
      </w:r>
      <w:r w:rsidRPr="00D41C79">
        <w:rPr>
          <w:rFonts w:hint="eastAsia"/>
        </w:rPr>
        <w:t>等则分别使用深度神经网络与集成模型预测</w:t>
      </w:r>
      <w:r w:rsidR="00627AC3" w:rsidRPr="00D41C79">
        <w:t>CO₂</w:t>
      </w:r>
      <w:r w:rsidRPr="00D41C79">
        <w:rPr>
          <w:rFonts w:hint="eastAsia"/>
        </w:rPr>
        <w:t>及</w:t>
      </w:r>
      <w:r w:rsidRPr="00DA27C4">
        <w:t xml:space="preserve">CO₂/N₂ </w:t>
      </w:r>
      <w:r w:rsidRPr="00DA27C4">
        <w:rPr>
          <w:rFonts w:hint="eastAsia"/>
        </w:rPr>
        <w:t>在离子液体中的溶解度，为</w:t>
      </w:r>
      <w:r w:rsidR="00627AC3" w:rsidRPr="00DA27C4">
        <w:t>CO₂</w:t>
      </w:r>
      <w:r w:rsidRPr="00DA27C4">
        <w:rPr>
          <w:rFonts w:hint="eastAsia"/>
        </w:rPr>
        <w:t>捕集与分离过程中的溶剂筛选提供了数据驱动的支持。</w:t>
      </w:r>
    </w:p>
    <w:p w14:paraId="7B1863ED" w14:textId="77777777" w:rsidR="008F0DF1" w:rsidRPr="00DA27C4" w:rsidRDefault="00AD77EB" w:rsidP="006617A9">
      <w:pPr>
        <w:ind w:firstLine="480"/>
      </w:pPr>
      <w:r w:rsidRPr="00DA27C4">
        <w:rPr>
          <w:rFonts w:hint="eastAsia"/>
        </w:rPr>
        <w:t>总体来看，机器学习在离子液体领域已经广泛应用于体相物理性质</w:t>
      </w:r>
      <w:r w:rsidR="008F0DF1" w:rsidRPr="00DA27C4">
        <w:rPr>
          <w:rFonts w:hint="eastAsia"/>
        </w:rPr>
        <w:t>、气体溶解度、毒性与分子设计等问题，但针对润滑相关界面性质尤其是纳米摩擦性能的直接建模仍相对有限。</w:t>
      </w:r>
    </w:p>
    <w:p w14:paraId="71BE62B9" w14:textId="77777777" w:rsidR="00A90CC3" w:rsidRPr="00DA27C4" w:rsidRDefault="00627AC3" w:rsidP="00A90CC3">
      <w:pPr>
        <w:pStyle w:val="3"/>
      </w:pPr>
      <w:r w:rsidRPr="00DA27C4">
        <w:rPr>
          <w:rFonts w:hint="eastAsia"/>
        </w:rPr>
        <w:t>摩擦学</w:t>
      </w:r>
      <w:r w:rsidR="00A90CC3" w:rsidRPr="00DA27C4">
        <w:rPr>
          <w:rFonts w:hint="eastAsia"/>
        </w:rPr>
        <w:t>的机器学习研究</w:t>
      </w:r>
    </w:p>
    <w:p w14:paraId="2FDE3524" w14:textId="77777777" w:rsidR="00EA74CB" w:rsidRPr="00DA27C4" w:rsidRDefault="00627AC3" w:rsidP="00AD77EB">
      <w:pPr>
        <w:ind w:firstLine="480"/>
      </w:pPr>
      <w:r w:rsidRPr="00DA27C4">
        <w:rPr>
          <w:rFonts w:hint="eastAsia"/>
        </w:rPr>
        <w:t>在摩擦学领域，机器学习同样被视为解决</w:t>
      </w:r>
      <w:r w:rsidR="00EA74CB" w:rsidRPr="00DA27C4">
        <w:rPr>
          <w:rFonts w:hint="eastAsia"/>
        </w:rPr>
        <w:t>多尺度、多物理场耦合问题的一种重要工具。</w:t>
      </w:r>
      <w:r w:rsidRPr="00DA27C4">
        <w:rPr>
          <w:rFonts w:hint="eastAsia"/>
        </w:rPr>
        <w:t>Sose</w:t>
      </w:r>
      <w:r w:rsidR="00BF4970" w:rsidRPr="00DA27C4">
        <w:fldChar w:fldCharType="begin"/>
      </w:r>
      <w:r w:rsidR="00BF4970" w:rsidRPr="00DA27C4">
        <w:instrText xml:space="preserve"> ADDIN EN.CITE &lt;EndNote&gt;&lt;Cite&gt;&lt;Author&gt;Sose&lt;/Author&gt;&lt;Year&gt;2023&lt;/Year&gt;&lt;RecNum&gt;92&lt;/RecNum&gt;&lt;DisplayText&gt;&lt;style face="superscript"&gt;[76]&lt;/style&gt;&lt;/DisplayText&gt;&lt;record&gt;&lt;rec-number&gt;92&lt;/rec-number&gt;&lt;foreign-keys&gt;&lt;key app="EN" db-id="zfwte50rcpd99ves2saxp20700x0se5evfz2" timestamp="1766440849"&gt;92&lt;/key&gt;&lt;key app="ENWeb" db-id=""&gt;0&lt;/key&gt;&lt;/foreign-keys&gt;&lt;ref-type name="Journal Article"&gt;17&lt;/ref-type&gt;&lt;contributors&gt;&lt;authors&gt;&lt;author&gt;Sose, Abhishek T.&lt;/author&gt;&lt;author&gt;Joshi, Soumil Y.&lt;/author&gt;&lt;author&gt;Kunche, Lakshmi Kumar&lt;/author&gt;&lt;author&gt;Wang, Fangxi&lt;/author&gt;&lt;author&gt;Deshmukh, Sanket A.&lt;/author&gt;&lt;/authors&gt;&lt;/contributors&gt;&lt;titles&gt;&lt;title&gt;A review of recent advances and applications of machine learning in tribology&lt;/title&gt;&lt;secondary-title&gt;Physical Chemistry Chemical Physics&lt;/secondary-title&gt;&lt;/titles&gt;&lt;periodical&gt;&lt;full-title&gt;Physical Chemistry Chemical Physics&lt;/full-title&gt;&lt;/periodical&gt;&lt;pages&gt;4408-4443&lt;/pages&gt;&lt;volume&gt;25&lt;/volume&gt;&lt;number&gt;6&lt;/number&gt;&lt;section&gt;4408&lt;/section&gt;&lt;dates&gt;&lt;year&gt;2023&lt;/year&gt;&lt;/dates&gt;&lt;isbn&gt;1463-9076&amp;#xD;1463-9084&lt;/isbn&gt;&lt;urls&gt;&lt;/urls&gt;&lt;electronic-resource-num&gt;10.1039/d2cp03692d&lt;/electronic-resource-num&gt;&lt;/record&gt;&lt;/Cite&gt;&lt;/EndNote&gt;</w:instrText>
      </w:r>
      <w:r w:rsidR="00BF4970" w:rsidRPr="00DA27C4">
        <w:fldChar w:fldCharType="separate"/>
      </w:r>
      <w:r w:rsidR="00BF4970" w:rsidRPr="00DA27C4">
        <w:rPr>
          <w:noProof/>
          <w:vertAlign w:val="superscript"/>
        </w:rPr>
        <w:t>[76]</w:t>
      </w:r>
      <w:r w:rsidR="00BF4970" w:rsidRPr="00DA27C4">
        <w:fldChar w:fldCharType="end"/>
      </w:r>
      <w:r w:rsidR="00EA74CB" w:rsidRPr="00DA27C4">
        <w:rPr>
          <w:rFonts w:hint="eastAsia"/>
        </w:rPr>
        <w:t>等对最近若干年机器学习在摩擦学中的应用进行了系统综述，指出</w:t>
      </w:r>
      <w:r w:rsidRPr="00DA27C4">
        <w:rPr>
          <w:rFonts w:hint="eastAsia"/>
        </w:rPr>
        <w:t>ML</w:t>
      </w:r>
      <w:r w:rsidR="00EA74CB" w:rsidRPr="00DA27C4">
        <w:rPr>
          <w:rFonts w:hint="eastAsia"/>
        </w:rPr>
        <w:t>已被广泛用于摩擦与磨损预测、润滑剂配方设计、表面纹理优化以及状态监测等场景。</w:t>
      </w:r>
      <w:r w:rsidR="00F15FB6" w:rsidRPr="00DA27C4">
        <w:rPr>
          <w:rFonts w:hint="eastAsia"/>
        </w:rPr>
        <w:t>Marian</w:t>
      </w:r>
      <w:r w:rsidR="00EA74CB" w:rsidRPr="00DA27C4">
        <w:rPr>
          <w:rFonts w:hint="eastAsia"/>
        </w:rPr>
        <w:t>和</w:t>
      </w:r>
      <w:r w:rsidR="00F15FB6" w:rsidRPr="00DA27C4">
        <w:rPr>
          <w:rFonts w:hint="eastAsia"/>
        </w:rPr>
        <w:t>Tremmel</w:t>
      </w:r>
      <w:r w:rsidR="00EA74CB" w:rsidRPr="00DA27C4">
        <w:rPr>
          <w:rFonts w:hint="eastAsia"/>
        </w:rPr>
        <w:t>在</w:t>
      </w:r>
      <w:r w:rsidR="00F15FB6" w:rsidRPr="00DA27C4">
        <w:rPr>
          <w:rFonts w:hint="eastAsia"/>
        </w:rPr>
        <w:t>Lubricants</w:t>
      </w:r>
      <w:r w:rsidR="00EA74CB" w:rsidRPr="00DA27C4">
        <w:rPr>
          <w:rFonts w:hint="eastAsia"/>
        </w:rPr>
        <w:t>的专题中进一步总结了“</w:t>
      </w:r>
      <w:r w:rsidR="00EA74CB" w:rsidRPr="00DA27C4">
        <w:rPr>
          <w:rFonts w:hint="eastAsia"/>
        </w:rPr>
        <w:t>Machine Learning in Tribology</w:t>
      </w:r>
      <w:r w:rsidR="00EA74CB" w:rsidRPr="00DA27C4">
        <w:rPr>
          <w:rFonts w:hint="eastAsia"/>
        </w:rPr>
        <w:t>”与“</w:t>
      </w:r>
      <w:r w:rsidR="00EA74CB" w:rsidRPr="00DA27C4">
        <w:rPr>
          <w:rFonts w:hint="eastAsia"/>
        </w:rPr>
        <w:t>Recent Advances in Machine Learning in Tribology</w:t>
      </w:r>
      <w:r w:rsidR="00EA74CB" w:rsidRPr="00DA27C4">
        <w:rPr>
          <w:rFonts w:hint="eastAsia"/>
        </w:rPr>
        <w:t>”两期专刊的研究成果，强调</w:t>
      </w:r>
      <w:r w:rsidRPr="00DA27C4">
        <w:rPr>
          <w:rFonts w:hint="eastAsia"/>
        </w:rPr>
        <w:t>ML</w:t>
      </w:r>
      <w:r w:rsidR="00EA74CB" w:rsidRPr="00DA27C4">
        <w:rPr>
          <w:rFonts w:hint="eastAsia"/>
        </w:rPr>
        <w:t>不仅可作为“黑箱预测器”，也可在物理约束与可解释性框架下帮助理解复杂接触界面行为</w:t>
      </w:r>
      <w:r w:rsidR="00BF4970" w:rsidRPr="00DA27C4">
        <w:fldChar w:fldCharType="begin"/>
      </w:r>
      <w:r w:rsidR="00814A2F" w:rsidRPr="00DA27C4">
        <w:instrText xml:space="preserve"> ADDIN EN.CITE &lt;EndNote&gt;&lt;Cite&gt;&lt;Author&gt;Marian&lt;/Author&gt;&lt;Year&gt;2024&lt;/Year&gt;&lt;RecNum&gt;93&lt;/RecNum&gt;&lt;DisplayText&gt;&lt;style face="superscript"&gt;[77, 78]&lt;/style&gt;&lt;/DisplayText&gt;&lt;record&gt;&lt;rec-number&gt;93&lt;/rec-number&gt;&lt;foreign-keys&gt;&lt;key app="EN" db-id="zfwte50rcpd99ves2saxp20700x0se5evfz2" timestamp="1766440862"&gt;93&lt;/key&gt;&lt;key app="ENWeb" db-id=""&gt;0&lt;/key&gt;&lt;/foreign-keys&gt;&lt;ref-type name="Journal Article"&gt;17&lt;/ref-type&gt;&lt;contributors&gt;&lt;authors&gt;&lt;author&gt;Marian, Max&lt;/author&gt;&lt;author&gt;Tremmel, Stephan&lt;/author&gt;&lt;/authors&gt;&lt;/contributors&gt;&lt;titles&gt;&lt;title&gt;Recent Advances in Machine Learning in Tribology&lt;/title&gt;&lt;secondary-title&gt;Lubricants&lt;/secondary-title&gt;&lt;/titles&gt;&lt;periodical&gt;&lt;full-title&gt;Lubricants&lt;/full-title&gt;&lt;/periodical&gt;&lt;volume&gt;12&lt;/volume&gt;&lt;number&gt;5&lt;/number&gt;&lt;section&gt;168&lt;/section&gt;&lt;dates&gt;&lt;year&gt;2024&lt;/year&gt;&lt;/dates&gt;&lt;isbn&gt;2075-4442&lt;/isbn&gt;&lt;urls&gt;&lt;/urls&gt;&lt;electronic-resource-num&gt;10.3390/lubricants12050168&lt;/electronic-resource-num&gt;&lt;/record&gt;&lt;/Cite&gt;&lt;Cite&gt;&lt;Author&gt;Marian&lt;/Author&gt;&lt;RecNum&gt;103&lt;/RecNum&gt;&lt;record&gt;&lt;rec-number&gt;103&lt;/rec-number&gt;&lt;foreign-keys&gt;&lt;key app="EN" db-id="zfwte50rcpd99ves2saxp20700x0se5evfz2" timestamp="1766442423"&gt;103&lt;/key&gt;&lt;key app="ENWeb" db-id=""&gt;0&lt;/key&gt;&lt;/foreign-keys&gt;&lt;ref-type name="Journal Article"&gt;17&lt;/ref-type&gt;&lt;contributors&gt;&lt;authors&gt;&lt;author&gt;Stephan Tremmel Max Marian&lt;/author&gt;&lt;/authors&gt;&lt;/contributors&gt;&lt;titles&gt;&lt;title&gt;&amp;lt;Machine_Learning_in_Tribology.pdf&amp;gt;&lt;/title&gt;&lt;/titles&gt;&lt;dates&gt;&lt;/dates&gt;&lt;urls&gt;&lt;/urls&gt;&lt;/record&gt;&lt;/Cite&gt;&lt;/EndNote&gt;</w:instrText>
      </w:r>
      <w:r w:rsidR="00BF4970" w:rsidRPr="00DA27C4">
        <w:fldChar w:fldCharType="separate"/>
      </w:r>
      <w:r w:rsidR="00814A2F" w:rsidRPr="00DA27C4">
        <w:rPr>
          <w:noProof/>
          <w:vertAlign w:val="superscript"/>
        </w:rPr>
        <w:t>[77, 78]</w:t>
      </w:r>
      <w:r w:rsidR="00BF4970" w:rsidRPr="00DA27C4">
        <w:fldChar w:fldCharType="end"/>
      </w:r>
      <w:r w:rsidR="00EA74CB" w:rsidRPr="00DA27C4">
        <w:rPr>
          <w:rFonts w:hint="eastAsia"/>
        </w:rPr>
        <w:t>。</w:t>
      </w:r>
      <w:r w:rsidR="00814A2F" w:rsidRPr="00DA27C4">
        <w:rPr>
          <w:rFonts w:hint="eastAsia"/>
        </w:rPr>
        <w:t>Shah</w:t>
      </w:r>
      <w:r w:rsidR="00EA74CB" w:rsidRPr="00DA27C4">
        <w:rPr>
          <w:rFonts w:hint="eastAsia"/>
        </w:rPr>
        <w:t>等则通过若干工业案例展示了</w:t>
      </w:r>
      <w:r w:rsidR="00AD77EB" w:rsidRPr="00DA27C4">
        <w:t>ML</w:t>
      </w:r>
      <w:r w:rsidR="00EA74CB" w:rsidRPr="00DA27C4">
        <w:rPr>
          <w:rFonts w:hint="eastAsia"/>
        </w:rPr>
        <w:t>在摩擦学测试数据分析、寿命预测和润滑方案优选中的应用潜力</w:t>
      </w:r>
      <w:r w:rsidR="006617A9" w:rsidRPr="00DA27C4">
        <w:fldChar w:fldCharType="begin"/>
      </w:r>
      <w:r w:rsidR="006617A9" w:rsidRPr="00DA27C4">
        <w:instrText xml:space="preserve"> ADDIN EN.CITE &lt;EndNote&gt;&lt;Cite&gt;&lt;Author&gt;Shabani&lt;/Author&gt;&lt;Year&gt;2025&lt;/Year&gt;&lt;RecNum&gt;97&lt;/RecNum&gt;&lt;DisplayText&gt;&lt;style face="superscript"&gt;[79]&lt;/style&gt;&lt;/DisplayText&gt;&lt;record&gt;&lt;rec-number&gt;97&lt;/rec-number&gt;&lt;foreign-keys&gt;&lt;key app="EN" db-id="zfwte50rcpd99ves2saxp20700x0se5evfz2" timestamp="1766442286"&gt;97&lt;/key&gt;&lt;key app="ENWeb" db-id=""&gt;0&lt;/key&gt;&lt;/foreign-keys&gt;&lt;ref-type name="Journal Article"&gt;17&lt;/ref-type&gt;&lt;contributors&gt;&lt;authors&gt;&lt;author&gt;Shabani, Mahboubeh&lt;/author&gt;&lt;author&gt;Silva, Andrea&lt;/author&gt;&lt;author&gt;Pellegrini, Franco&lt;/author&gt;&lt;author&gt;Wang, Jin&lt;/author&gt;&lt;author&gt;Buzio, Renato&lt;/author&gt;&lt;author&gt;Gerbi, Andrea&lt;/author&gt;&lt;author&gt;Vanossi, Andrea&lt;/author&gt;&lt;author&gt;Sadeghi, Ali&lt;/author&gt;&lt;author&gt;Tosatti, Erio&lt;/author&gt;&lt;/authors&gt;&lt;/contributors&gt;&lt;titles&gt;&lt;title&gt;Can Neural Networks Learn Atomic Stick–Slip Friction?&lt;/title&gt;&lt;secondary-title&gt;ACS Applied Materials &amp;amp; Interfaces&lt;/secondary-title&gt;&lt;/titles&gt;&lt;periodical&gt;&lt;full-title&gt;ACS Applied Materials &amp;amp; Interfaces&lt;/full-title&gt;&lt;/periodical&gt;&lt;pages&gt;42454-42461&lt;/pages&gt;&lt;volume&gt;17&lt;/volume&gt;&lt;number&gt;29&lt;/number&gt;&lt;section&gt;42454&lt;/section&gt;&lt;dates&gt;&lt;year&gt;2025&lt;/year&gt;&lt;/dates&gt;&lt;isbn&gt;1944-8244&amp;#xD;1944-8252&lt;/isbn&gt;&lt;urls&gt;&lt;/urls&gt;&lt;electronic-resource-num&gt;10.1021/acsami.5c09866&lt;/electronic-resource-num&gt;&lt;/record&gt;&lt;/Cite&gt;&lt;/EndNote&gt;</w:instrText>
      </w:r>
      <w:r w:rsidR="006617A9" w:rsidRPr="00DA27C4">
        <w:fldChar w:fldCharType="separate"/>
      </w:r>
      <w:r w:rsidR="006617A9" w:rsidRPr="00DA27C4">
        <w:rPr>
          <w:noProof/>
          <w:vertAlign w:val="superscript"/>
        </w:rPr>
        <w:t>[79]</w:t>
      </w:r>
      <w:r w:rsidR="006617A9" w:rsidRPr="00DA27C4">
        <w:fldChar w:fldCharType="end"/>
      </w:r>
      <w:r w:rsidR="00EA74CB" w:rsidRPr="00DA27C4">
        <w:rPr>
          <w:rFonts w:hint="eastAsia"/>
        </w:rPr>
        <w:t>。</w:t>
      </w:r>
    </w:p>
    <w:p w14:paraId="7AA96923" w14:textId="77777777" w:rsidR="00EA74CB" w:rsidRPr="00DA27C4" w:rsidRDefault="00EA74CB" w:rsidP="006617A9">
      <w:pPr>
        <w:ind w:firstLine="480"/>
      </w:pPr>
      <w:r w:rsidRPr="00DA27C4">
        <w:rPr>
          <w:rFonts w:hint="eastAsia"/>
        </w:rPr>
        <w:t>在宏观摩擦与磨损预测方面，</w:t>
      </w:r>
      <w:r w:rsidR="00627AC3" w:rsidRPr="00DA27C4">
        <w:t>Baş</w:t>
      </w:r>
      <w:r w:rsidR="006617A9" w:rsidRPr="00DA27C4">
        <w:fldChar w:fldCharType="begin"/>
      </w:r>
      <w:r w:rsidR="006617A9" w:rsidRPr="00DA27C4">
        <w:instrText xml:space="preserve"> ADDIN EN.CITE &lt;EndNote&gt;&lt;Cite&gt;&lt;Author&gt;Baş&lt;/Author&gt;&lt;Year&gt;2023&lt;/Year&gt;&lt;RecNum&gt;95&lt;/RecNum&gt;&lt;DisplayText&gt;&lt;style face="superscript"&gt;[80]&lt;/style&gt;&lt;/DisplayText&gt;&lt;record&gt;&lt;rec-number&gt;95&lt;/rec-number&gt;&lt;foreign-keys&gt;&lt;key app="EN" db-id="zfwte50rcpd99ves2saxp20700x0se5evfz2" timestamp="1766442238"&gt;95&lt;/key&gt;&lt;key app="ENWeb" db-id=""&gt;0&lt;/key&gt;&lt;/foreign-keys&gt;&lt;ref-type name="Journal Article"&gt;17&lt;/ref-type&gt;&lt;contributors&gt;&lt;authors&gt;&lt;author&gt;Baş, Hasan&lt;/author&gt;&lt;author&gt;Karabacak, Yunus Emre&lt;/author&gt;&lt;/authors&gt;&lt;/contributors&gt;&lt;titles&gt;&lt;title&gt;Machine learning-based prediction of friction torque and friction coefficient in statically loaded radial journal bearings&lt;/title&gt;&lt;secondary-title&gt;Tribology International&lt;/secondary-title&gt;&lt;/titles&gt;&lt;periodical&gt;&lt;full-title&gt;Tribology International&lt;/full-title&gt;&lt;/periodical&gt;&lt;volume&gt;186&lt;/volume&gt;&lt;section&gt;108592&lt;/section&gt;&lt;dates&gt;&lt;year&gt;2023&lt;/year&gt;&lt;/dates&gt;&lt;isbn&gt;0301679X&lt;/isbn&gt;&lt;urls&gt;&lt;/urls&gt;&lt;electronic-resource-num&gt;10.1016/j.triboint.2023.108592&lt;/electronic-resource-num&gt;&lt;/record&gt;&lt;/Cite&gt;&lt;/EndNote&gt;</w:instrText>
      </w:r>
      <w:r w:rsidR="006617A9" w:rsidRPr="00DA27C4">
        <w:fldChar w:fldCharType="separate"/>
      </w:r>
      <w:r w:rsidR="006617A9" w:rsidRPr="00DA27C4">
        <w:rPr>
          <w:noProof/>
          <w:vertAlign w:val="superscript"/>
        </w:rPr>
        <w:t>[80]</w:t>
      </w:r>
      <w:r w:rsidR="006617A9" w:rsidRPr="00DA27C4">
        <w:fldChar w:fldCharType="end"/>
      </w:r>
      <w:r w:rsidRPr="00DA27C4">
        <w:rPr>
          <w:rFonts w:hint="eastAsia"/>
        </w:rPr>
        <w:t>等利用多种监督学习算法建立了汽车离合器系统摩擦转矩和摩擦系数的预测模型，实现了对复杂工况下摩擦响应的高精度拟合；</w:t>
      </w:r>
      <w:r w:rsidR="006617A9" w:rsidRPr="00DA27C4">
        <w:t>Guo</w:t>
      </w:r>
      <w:r w:rsidR="006617A9" w:rsidRPr="00DA27C4">
        <w:fldChar w:fldCharType="begin"/>
      </w:r>
      <w:r w:rsidR="006617A9" w:rsidRPr="00DA27C4">
        <w:instrText xml:space="preserve"> ADDIN EN.CITE &lt;EndNote&gt;&lt;Cite&gt;&lt;Author&gt;Guo&lt;/Author&gt;&lt;Year&gt;2023&lt;/Year&gt;&lt;RecNum&gt;96&lt;/RecNum&gt;&lt;DisplayText&gt;&lt;style face="superscript"&gt;[81]&lt;/style&gt;&lt;/DisplayText&gt;&lt;record&gt;&lt;rec-number&gt;96&lt;/rec-number&gt;&lt;foreign-keys&gt;&lt;key app="EN" db-id="zfwte50rcpd99ves2saxp20700x0se5evfz2" timestamp="1766442255"&gt;96&lt;/key&gt;&lt;key app="ENWeb" db-id=""&gt;0&lt;/key&gt;&lt;/foreign-keys&gt;&lt;ref-type name="Journal Article"&gt;17&lt;/ref-type&gt;&lt;contributors&gt;&lt;authors&gt;&lt;author&gt;Guo, Fei&lt;/author&gt;&lt;author&gt;Cheng, Ganlin&lt;/author&gt;&lt;author&gt;Yang, Zi&lt;/author&gt;&lt;author&gt;Xiang, Chong&lt;/author&gt;&lt;author&gt;Jia, Xiaohong&lt;/author&gt;&lt;/authors&gt;&lt;/contributors&gt;&lt;titles&gt;&lt;title&gt;Deep learning algorithm to predict friction coefficient of matching pairs at different temperature domains based on friction sound&lt;/title&gt;&lt;secondary-title&gt;Tribology International&lt;/secondary-title&gt;&lt;/titles&gt;&lt;periodical&gt;&lt;full-title&gt;Tribology International&lt;/full-title&gt;&lt;/periodical&gt;&lt;volume&gt;188&lt;/volume&gt;&lt;section&gt;108903&lt;/section&gt;&lt;dates&gt;&lt;year&gt;2023&lt;/year&gt;&lt;/dates&gt;&lt;isbn&gt;0301679X&lt;/isbn&gt;&lt;urls&gt;&lt;/urls&gt;&lt;electronic-resource-num&gt;10.1016/j.triboint.2023.108903&lt;/electronic-resource-num&gt;&lt;/record&gt;&lt;/Cite&gt;&lt;/EndNote&gt;</w:instrText>
      </w:r>
      <w:r w:rsidR="006617A9" w:rsidRPr="00DA27C4">
        <w:fldChar w:fldCharType="separate"/>
      </w:r>
      <w:r w:rsidR="006617A9" w:rsidRPr="00DA27C4">
        <w:rPr>
          <w:noProof/>
          <w:vertAlign w:val="superscript"/>
        </w:rPr>
        <w:t>[81]</w:t>
      </w:r>
      <w:r w:rsidR="006617A9" w:rsidRPr="00DA27C4">
        <w:fldChar w:fldCharType="end"/>
      </w:r>
      <w:r w:rsidRPr="00DA27C4">
        <w:rPr>
          <w:rFonts w:hint="eastAsia"/>
        </w:rPr>
        <w:t>等则基于深度学习将摩擦声信号映射到摩擦系数，实现了对润滑摩擦状态的实时预测，为在线监测与智能控制提供了新思路。在润滑剂与添加剂设计方面，</w:t>
      </w:r>
      <w:r w:rsidR="006617A9" w:rsidRPr="00DA27C4">
        <w:t>Wen</w:t>
      </w:r>
      <w:r w:rsidR="006617A9" w:rsidRPr="00DA27C4">
        <w:fldChar w:fldCharType="begin"/>
      </w:r>
      <w:r w:rsidR="006617A9" w:rsidRPr="00DA27C4">
        <w:instrText xml:space="preserve"> ADDIN EN.CITE &lt;EndNote&gt;&lt;Cite&gt;&lt;Author&gt;Wen&lt;/Author&gt;&lt;Year&gt;2024&lt;/Year&gt;&lt;RecNum&gt;94&lt;/RecNum&gt;&lt;DisplayText&gt;&lt;style face="superscript"&gt;[82]&lt;/style&gt;&lt;/DisplayText&gt;&lt;record&gt;&lt;rec-number&gt;94&lt;/rec-number&gt;&lt;foreign-keys&gt;&lt;key app="EN" db-id="zfwte50rcpd99ves2saxp20700x0se5evfz2" timestamp="1766442061"&gt;94&lt;/key&gt;&lt;key app="ENWeb" db-id=""&gt;0&lt;/key&gt;&lt;/foreign-keys&gt;&lt;ref-type name="Journal Article"&gt;17&lt;/ref-type&gt;&lt;contributors&gt;&lt;authors&gt;&lt;author&gt;Wen, Gang&lt;/author&gt;&lt;author&gt;Liu, Weimin&lt;/author&gt;&lt;author&gt;Wen, Xiangli&lt;/author&gt;&lt;author&gt;Wei, Peng&lt;/author&gt;&lt;author&gt;Cao, Hui&lt;/author&gt;&lt;author&gt;Bai, Pengpeng&lt;/author&gt;&lt;author&gt;Tian, Yu&lt;/author&gt;&lt;/authors&gt;&lt;/contributors&gt;&lt;titles&gt;&lt;title&gt;Effective tribological performance-oriented concentration optimization of lubricant additives based on a machine learning approach&lt;/title&gt;&lt;secondary-title&gt;Tribology International&lt;/secondary-title&gt;&lt;/titles&gt;&lt;periodical&gt;&lt;full-title&gt;Tribology International&lt;/full-title&gt;&lt;/periodical&gt;&lt;volume&gt;197&lt;/volume&gt;&lt;section&gt;109770&lt;/section&gt;&lt;dates&gt;&lt;year&gt;2024&lt;/year&gt;&lt;/dates&gt;&lt;isbn&gt;0301679X&lt;/isbn&gt;&lt;urls&gt;&lt;/urls&gt;&lt;electronic-resource-num&gt;10.1016/j.triboint.2024.109770&lt;/electronic-resource-num&gt;&lt;/record&gt;&lt;/Cite&gt;&lt;/EndNote&gt;</w:instrText>
      </w:r>
      <w:r w:rsidR="006617A9" w:rsidRPr="00DA27C4">
        <w:fldChar w:fldCharType="separate"/>
      </w:r>
      <w:r w:rsidR="006617A9" w:rsidRPr="00DA27C4">
        <w:rPr>
          <w:noProof/>
          <w:vertAlign w:val="superscript"/>
        </w:rPr>
        <w:t>[82]</w:t>
      </w:r>
      <w:r w:rsidR="006617A9" w:rsidRPr="00DA27C4">
        <w:fldChar w:fldCharType="end"/>
      </w:r>
      <w:r w:rsidRPr="00DA27C4">
        <w:rPr>
          <w:rFonts w:hint="eastAsia"/>
        </w:rPr>
        <w:t>等利用极端梯度提升（</w:t>
      </w:r>
      <w:proofErr w:type="spellStart"/>
      <w:r w:rsidRPr="00DA27C4">
        <w:t>XGBoost</w:t>
      </w:r>
      <w:proofErr w:type="spellEnd"/>
      <w:r w:rsidRPr="00DA27C4">
        <w:rPr>
          <w:rFonts w:hint="eastAsia"/>
        </w:rPr>
        <w:t>）模型预测四球试验中的磨损体积，并结合</w:t>
      </w:r>
      <w:r w:rsidR="00627AC3" w:rsidRPr="00DA27C4">
        <w:t>SHAP</w:t>
      </w:r>
      <w:r w:rsidRPr="00DA27C4">
        <w:rPr>
          <w:rFonts w:hint="eastAsia"/>
        </w:rPr>
        <w:t>与粒子群优化实现添加剂浓度比例的自动优化；</w:t>
      </w:r>
      <w:r w:rsidR="006617A9" w:rsidRPr="00DA27C4">
        <w:t>Usman</w:t>
      </w:r>
      <w:r w:rsidR="006617A9" w:rsidRPr="00DA27C4">
        <w:fldChar w:fldCharType="begin"/>
      </w:r>
      <w:r w:rsidR="006617A9" w:rsidRPr="00DA27C4">
        <w:instrText xml:space="preserve"> ADDIN EN.CITE &lt;EndNote&gt;&lt;Cite&gt;&lt;Author&gt;Usman&lt;/Author&gt;&lt;Year&gt;2023&lt;/Year&gt;&lt;RecNum&gt;100&lt;/RecNum&gt;&lt;DisplayText&gt;&lt;style face="superscript"&gt;[83]&lt;/style&gt;&lt;/DisplayText&gt;&lt;record&gt;&lt;rec-number&gt;100&lt;/rec-number&gt;&lt;foreign-keys&gt;&lt;key app="EN" db-id="zfwte50rcpd99ves2saxp20700x0se5evfz2" timestamp="1766442345"&gt;100&lt;/key&gt;&lt;key app="ENWeb" db-id=""&gt;0&lt;/key&gt;&lt;/foreign-keys&gt;&lt;ref-type name="Journal Article"&gt;17&lt;/ref-type&gt;&lt;contributors&gt;&lt;authors&gt;&lt;author&gt;Usman, Ali&lt;/author&gt;&lt;author&gt;Arif, Saad&lt;/author&gt;&lt;author&gt;Raja, Ahmed Hassan&lt;/author&gt;&lt;author&gt;Kouhia, Reijo&lt;/author&gt;&lt;author&gt;Almqvist, Andreas&lt;/author&gt;&lt;author&gt;Liwicki, Marcus&lt;/author&gt;&lt;/authors&gt;&lt;/contributors&gt;&lt;titles&gt;&lt;title&gt;Machine Learning Composite-Nanoparticle-Enriched Lubricant Oil Development for Improved Frictional Performance—An Experiment&lt;/title&gt;&lt;secondary-title&gt;Lubricants&lt;/secondary-title&gt;&lt;/titles&gt;&lt;periodical&gt;&lt;full-title&gt;Lubricants&lt;/full-title&gt;&lt;/periodical&gt;&lt;volume&gt;11&lt;/volume&gt;&lt;number&gt;6&lt;/number&gt;&lt;section&gt;254&lt;/section&gt;&lt;dates&gt;&lt;year&gt;2023&lt;/year&gt;&lt;/dates&gt;&lt;isbn&gt;2075-4442&lt;/isbn&gt;&lt;urls&gt;&lt;/urls&gt;&lt;electronic-resource-num&gt;10.3390/lubricants11060254&lt;/electronic-resource-num&gt;&lt;/record&gt;&lt;/Cite&gt;&lt;/EndNote&gt;</w:instrText>
      </w:r>
      <w:r w:rsidR="006617A9" w:rsidRPr="00DA27C4">
        <w:fldChar w:fldCharType="separate"/>
      </w:r>
      <w:r w:rsidR="006617A9" w:rsidRPr="00DA27C4">
        <w:rPr>
          <w:noProof/>
          <w:vertAlign w:val="superscript"/>
        </w:rPr>
        <w:t>[83]</w:t>
      </w:r>
      <w:r w:rsidR="006617A9" w:rsidRPr="00DA27C4">
        <w:fldChar w:fldCharType="end"/>
      </w:r>
      <w:r w:rsidRPr="00DA27C4">
        <w:rPr>
          <w:rFonts w:hint="eastAsia"/>
        </w:rPr>
        <w:t>等使用支持向量机、随机森林和人工神经网络等方法对复合纳米粒子润滑油的摩擦性能进行建模与优化，显著降低了实验筛选成本；</w:t>
      </w:r>
      <w:r w:rsidR="00627AC3" w:rsidRPr="00DA27C4">
        <w:rPr>
          <w:rFonts w:hint="eastAsia"/>
        </w:rPr>
        <w:t>Xia</w:t>
      </w:r>
      <w:r w:rsidR="006617A9" w:rsidRPr="00DA27C4">
        <w:fldChar w:fldCharType="begin"/>
      </w:r>
      <w:r w:rsidR="006617A9" w:rsidRPr="00DA27C4">
        <w:instrText xml:space="preserve"> ADDIN EN.CITE &lt;EndNote&gt;&lt;Cite&gt;&lt;Author&gt;Perčić&lt;/Author&gt;&lt;Year&gt;2021&lt;/Year&gt;&lt;RecNum&gt;105&lt;/RecNum&gt;&lt;DisplayText&gt;&lt;style face="superscript"&gt;[84]&lt;/style&gt;&lt;/DisplayText&gt;&lt;record&gt;&lt;rec-number&gt;105&lt;/rec-number&gt;&lt;foreign-keys&gt;&lt;key app="EN" db-id="zfwte50rcpd99ves2saxp20700x0se5evfz2" timestamp="1766442535"&gt;105&lt;/key&gt;&lt;key app="ENWeb" db-id=""&gt;0&lt;/key&gt;&lt;/foreign-keys&gt;&lt;ref-type name="Journal Article"&gt;17&lt;/ref-type&gt;&lt;contributors&gt;&lt;authors&gt;&lt;author&gt;Perčić, Marko&lt;/author&gt;&lt;author&gt;Zelenika, Saša&lt;/author&gt;&lt;author&gt;Mezić, Igor&lt;/author&gt;&lt;/authors&gt;&lt;/contributors&gt;&lt;titles&gt;&lt;title&gt;Artificial intelligence-based predictive model of nanoscale friction using experimental data&lt;/title&gt;&lt;secondary-title&gt;Friction&lt;/secondary-title&gt;&lt;/titles&gt;&lt;periodical&gt;&lt;full-title&gt;Friction&lt;/full-title&gt;&lt;/periodical&gt;&lt;pages&gt;1726-1748&lt;/pages&gt;&lt;volume&gt;9&lt;/volume&gt;&lt;number&gt;6&lt;/number&gt;&lt;section&gt;1726&lt;/section&gt;&lt;dates&gt;&lt;year&gt;2021&lt;/year&gt;&lt;/dates&gt;&lt;isbn&gt;2223-7690&amp;#xD;2223-7704&lt;/isbn&gt;&lt;urls&gt;&lt;/urls&gt;&lt;electronic-resource-num&gt;10.1007/s40544-021-0493-5&lt;/electronic-resource-num&gt;&lt;/record&gt;&lt;/Cite&gt;&lt;/EndNote&gt;</w:instrText>
      </w:r>
      <w:r w:rsidR="006617A9" w:rsidRPr="00DA27C4">
        <w:fldChar w:fldCharType="separate"/>
      </w:r>
      <w:r w:rsidR="006617A9" w:rsidRPr="00DA27C4">
        <w:rPr>
          <w:noProof/>
          <w:vertAlign w:val="superscript"/>
        </w:rPr>
        <w:t>[84]</w:t>
      </w:r>
      <w:r w:rsidR="006617A9" w:rsidRPr="00DA27C4">
        <w:fldChar w:fldCharType="end"/>
      </w:r>
      <w:r w:rsidRPr="00DA27C4">
        <w:rPr>
          <w:rFonts w:hint="eastAsia"/>
        </w:rPr>
        <w:t>等则提出集成学习框架预测酰胺基润滑脂的摩擦学性能及最优添加剂比例，为润滑脂配方的定量化设计提供了范例。</w:t>
      </w:r>
      <w:r w:rsidR="006617A9" w:rsidRPr="00DA27C4">
        <w:rPr>
          <w:rFonts w:hint="eastAsia"/>
        </w:rPr>
        <w:t>Rahman</w:t>
      </w:r>
      <w:r w:rsidR="006617A9" w:rsidRPr="00DA27C4">
        <w:fldChar w:fldCharType="begin"/>
      </w:r>
      <w:r w:rsidR="006617A9" w:rsidRPr="00DA27C4">
        <w:instrText xml:space="preserve"> ADDIN EN.CITE &lt;EndNote&gt;&lt;Cite&gt;&lt;Author&gt;Rahman&lt;/Author&gt;&lt;Year&gt;2023&lt;/Year&gt;&lt;RecNum&gt;101&lt;/RecNum&gt;&lt;DisplayText&gt;&lt;style face="superscript"&gt;[85]&lt;/style&gt;&lt;/DisplayText&gt;&lt;record&gt;&lt;rec-number&gt;101&lt;/rec-number&gt;&lt;foreign-keys&gt;&lt;key app="EN" db-id="zfwte50rcpd99ves2saxp20700x0se5evfz2" timestamp="1766442362"&gt;101&lt;/key&gt;&lt;key app="ENWeb" db-id=""&gt;0&lt;/key&gt;&lt;/foreign-keys&gt;&lt;ref-type name="Journal Article"&gt;17&lt;/ref-type&gt;&lt;contributors&gt;&lt;authors&gt;&lt;author&gt;Rahman, Md Hafizur&lt;/author&gt;&lt;author&gt;Shahriar, Sadat&lt;/author&gt;&lt;author&gt;Menezes, Pradeep L.&lt;/author&gt;&lt;/authors&gt;&lt;/contributors&gt;&lt;titles&gt;&lt;title&gt;Recent Progress of Machine Learning Algorithms for the Oil and Lubricant Industry&lt;/title&gt;&lt;secondary-title&gt;Lubricants&lt;/secondary-title&gt;&lt;/titles&gt;&lt;periodical&gt;&lt;full-title&gt;Lubricants&lt;/full-title&gt;&lt;/periodical&gt;&lt;volume&gt;11&lt;/volume&gt;&lt;number&gt;7&lt;/number&gt;&lt;section&gt;289&lt;/section&gt;&lt;dates&gt;&lt;year&gt;2023&lt;/year&gt;&lt;/dates&gt;&lt;isbn&gt;2075-4442&lt;/isbn&gt;&lt;urls&gt;&lt;/urls&gt;&lt;electronic-resource-num&gt;10.3390/lubricants11070289&lt;/electronic-resource-num&gt;&lt;/record&gt;&lt;/Cite&gt;&lt;/EndNote&gt;</w:instrText>
      </w:r>
      <w:r w:rsidR="006617A9" w:rsidRPr="00DA27C4">
        <w:fldChar w:fldCharType="separate"/>
      </w:r>
      <w:r w:rsidR="006617A9" w:rsidRPr="00DA27C4">
        <w:rPr>
          <w:noProof/>
          <w:vertAlign w:val="superscript"/>
        </w:rPr>
        <w:t>[85]</w:t>
      </w:r>
      <w:r w:rsidR="006617A9" w:rsidRPr="00DA27C4">
        <w:fldChar w:fldCharType="end"/>
      </w:r>
      <w:r w:rsidRPr="00DA27C4">
        <w:rPr>
          <w:rFonts w:hint="eastAsia"/>
        </w:rPr>
        <w:t>等专门从润滑研究视角综述了七类典型</w:t>
      </w:r>
      <w:r w:rsidRPr="00DA27C4">
        <w:rPr>
          <w:rFonts w:hint="eastAsia"/>
        </w:rPr>
        <w:t>M</w:t>
      </w:r>
      <w:r w:rsidR="00627AC3" w:rsidRPr="00DA27C4">
        <w:rPr>
          <w:rFonts w:hint="eastAsia"/>
        </w:rPr>
        <w:t>L</w:t>
      </w:r>
      <w:r w:rsidRPr="00DA27C4">
        <w:rPr>
          <w:rFonts w:hint="eastAsia"/>
        </w:rPr>
        <w:t>算法在润滑油性能预测、配方优化与状态监测中的应用，进一步凸显了机器学习在润滑领域的广泛前景。</w:t>
      </w:r>
    </w:p>
    <w:p w14:paraId="5033535B" w14:textId="77777777" w:rsidR="00EA74CB" w:rsidRPr="00DA27C4" w:rsidRDefault="00EA74CB" w:rsidP="006F588C">
      <w:pPr>
        <w:ind w:firstLine="480"/>
      </w:pPr>
      <w:r w:rsidRPr="00DA27C4">
        <w:rPr>
          <w:rFonts w:hint="eastAsia"/>
        </w:rPr>
        <w:t>在纳米摩擦相关研究中，机器学习的应用正快速发展。</w:t>
      </w:r>
      <w:r w:rsidR="006617A9" w:rsidRPr="00DA27C4">
        <w:t>Perčić</w:t>
      </w:r>
      <w:r w:rsidR="006617A9" w:rsidRPr="00DA27C4">
        <w:fldChar w:fldCharType="begin"/>
      </w:r>
      <w:r w:rsidR="006617A9" w:rsidRPr="00DA27C4">
        <w:instrText xml:space="preserve"> ADDIN EN.CITE &lt;EndNote&gt;&lt;Cite&gt;&lt;Author&gt;Perčić&lt;/Author&gt;&lt;Year&gt;2021&lt;/Year&gt;&lt;RecNum&gt;105&lt;/RecNum&gt;&lt;DisplayText&gt;&lt;style face="superscript"&gt;[84]&lt;/style&gt;&lt;/DisplayText&gt;&lt;record&gt;&lt;rec-number&gt;105&lt;/rec-number&gt;&lt;foreign-keys&gt;&lt;key app="EN" db-id="zfwte50rcpd99ves2saxp20700x0se5evfz2" timestamp="1766442535"&gt;105&lt;/key&gt;&lt;key app="ENWeb" db-id=""&gt;0&lt;/key&gt;&lt;/foreign-keys&gt;&lt;ref-type name="Journal Article"&gt;17&lt;/ref-type&gt;&lt;contributors&gt;&lt;authors&gt;&lt;author&gt;Perčić, Marko&lt;/author&gt;&lt;author&gt;Zelenika, Saša&lt;/author&gt;&lt;author&gt;Mezić, Igor&lt;/author&gt;&lt;/authors&gt;&lt;/contributors&gt;&lt;titles&gt;&lt;title&gt;Artificial intelligence-based predictive model of nanoscale friction using experimental data&lt;/title&gt;&lt;secondary-title&gt;Friction&lt;/secondary-title&gt;&lt;/titles&gt;&lt;periodical&gt;&lt;full-title&gt;Friction&lt;/full-title&gt;&lt;/periodical&gt;&lt;pages&gt;1726-1748&lt;/pages&gt;&lt;volume&gt;9&lt;/volume&gt;&lt;number&gt;6&lt;/number&gt;&lt;section&gt;1726&lt;/section&gt;&lt;dates&gt;&lt;year&gt;2021&lt;/year&gt;&lt;/dates&gt;&lt;isbn&gt;2223-7690&amp;#xD;2223-7704&lt;/isbn&gt;&lt;urls&gt;&lt;/urls&gt;&lt;electronic-resource-num&gt;10.1007/s40544-021-0493-5&lt;/electronic-resource-num&gt;&lt;/record&gt;&lt;/Cite&gt;&lt;/EndNote&gt;</w:instrText>
      </w:r>
      <w:r w:rsidR="006617A9" w:rsidRPr="00DA27C4">
        <w:fldChar w:fldCharType="separate"/>
      </w:r>
      <w:r w:rsidR="006617A9" w:rsidRPr="00DA27C4">
        <w:rPr>
          <w:noProof/>
          <w:vertAlign w:val="superscript"/>
        </w:rPr>
        <w:t>[84]</w:t>
      </w:r>
      <w:r w:rsidR="006617A9" w:rsidRPr="00DA27C4">
        <w:fldChar w:fldCharType="end"/>
      </w:r>
      <w:r w:rsidR="00627AC3" w:rsidRPr="00DA27C4">
        <w:rPr>
          <w:rFonts w:hint="eastAsia"/>
        </w:rPr>
        <w:t>等基于大量纳米摩擦实验数据，构建了原子尺度摩擦力</w:t>
      </w:r>
      <w:r w:rsidR="00627AC3" w:rsidRPr="00DA27C4">
        <w:rPr>
          <w:rFonts w:hint="eastAsia"/>
        </w:rPr>
        <w:t>-</w:t>
      </w:r>
      <w:r w:rsidRPr="00DA27C4">
        <w:rPr>
          <w:rFonts w:hint="eastAsia"/>
        </w:rPr>
        <w:t>载荷曲线的人工智能预测模型，实现了对不同薄膜体系纳米摩擦系数的快速估算与灵敏度分析。</w:t>
      </w:r>
      <w:r w:rsidR="006617A9" w:rsidRPr="00DA27C4">
        <w:t xml:space="preserve">Sattari </w:t>
      </w:r>
      <w:proofErr w:type="spellStart"/>
      <w:r w:rsidR="006617A9" w:rsidRPr="00DA27C4">
        <w:t>Baboukani</w:t>
      </w:r>
      <w:proofErr w:type="spellEnd"/>
      <w:r w:rsidR="006617A9" w:rsidRPr="00DA27C4">
        <w:fldChar w:fldCharType="begin"/>
      </w:r>
      <w:r w:rsidR="006617A9" w:rsidRPr="00DA27C4">
        <w:instrText xml:space="preserve"> ADDIN EN.CITE &lt;EndNote&gt;&lt;Cite&gt;&lt;Author&gt;Sattari Baboukani&lt;/Author&gt;&lt;Year&gt;2020&lt;/Year&gt;&lt;RecNum&gt;104&lt;/RecNum&gt;&lt;DisplayText&gt;&lt;style face="superscript"&gt;[86]&lt;/style&gt;&lt;/DisplayText&gt;&lt;record&gt;&lt;rec-number&gt;104&lt;/rec-number&gt;&lt;foreign-keys&gt;&lt;key app="EN" db-id="zfwte50rcpd99ves2saxp20700x0se5evfz2" timestamp="1766442511"&gt;104&lt;/key&gt;&lt;key app="ENWeb" db-id=""&gt;0&lt;/key&gt;&lt;/foreign-keys&gt;&lt;ref-type name="Journal Article"&gt;17&lt;/ref-type&gt;&lt;contributors&gt;&lt;authors&gt;&lt;author&gt;Sattari Baboukani, Behnoosh&lt;/author&gt;&lt;author&gt;Ye, Zhijiang&lt;/author&gt;&lt;author&gt;G. Reyes, Kristofer&lt;/author&gt;&lt;author&gt;Nalam, Prathima C.&lt;/author&gt;&lt;/authors&gt;&lt;/contributors&gt;&lt;titles&gt;&lt;title&gt;Prediction of Nanoscale Friction for Two-Dimensional Materials Using a Machine Learning Approach&lt;/title&gt;&lt;secondary-title&gt;Tribology Letters&lt;/secondary-title&gt;&lt;/titles&gt;&lt;periodical&gt;&lt;full-title&gt;Tribology Letters&lt;/full-title&gt;&lt;/periodical&gt;&lt;volume&gt;68&lt;/volume&gt;&lt;number&gt;2&lt;/number&gt;&lt;dates&gt;&lt;year&gt;2020&lt;/year&gt;&lt;/dates&gt;&lt;isbn&gt;1023-8883&amp;#xD;1573-2711&lt;/isbn&gt;&lt;urls&gt;&lt;/urls&gt;&lt;electronic-resource-num&gt;10.1007/s11249-020-01294-w&lt;/electronic-resource-num&gt;&lt;/record&gt;&lt;/Cite&gt;&lt;/EndNote&gt;</w:instrText>
      </w:r>
      <w:r w:rsidR="006617A9" w:rsidRPr="00DA27C4">
        <w:fldChar w:fldCharType="separate"/>
      </w:r>
      <w:r w:rsidR="006617A9" w:rsidRPr="00DA27C4">
        <w:rPr>
          <w:noProof/>
          <w:vertAlign w:val="superscript"/>
        </w:rPr>
        <w:t>[86]</w:t>
      </w:r>
      <w:r w:rsidR="006617A9" w:rsidRPr="00DA27C4">
        <w:fldChar w:fldCharType="end"/>
      </w:r>
      <w:r w:rsidRPr="00DA27C4">
        <w:rPr>
          <w:rFonts w:hint="eastAsia"/>
        </w:rPr>
        <w:t>等针对二维材料，利用机器学习方法将材料结构与</w:t>
      </w:r>
      <w:r w:rsidR="00627AC3" w:rsidRPr="00DA27C4">
        <w:t>AFM</w:t>
      </w:r>
      <w:r w:rsidRPr="00DA27C4">
        <w:rPr>
          <w:rFonts w:hint="eastAsia"/>
        </w:rPr>
        <w:t>测得的纳米摩擦响应建立起定量联系，为二维材料超润滑设计提供了数据驱动工具。</w:t>
      </w:r>
      <w:r w:rsidR="006617A9" w:rsidRPr="00DA27C4">
        <w:t>Chandrashekar</w:t>
      </w:r>
      <w:r w:rsidR="006617A9" w:rsidRPr="00DA27C4">
        <w:fldChar w:fldCharType="begin"/>
      </w:r>
      <w:r w:rsidR="006617A9" w:rsidRPr="00DA27C4">
        <w:instrText xml:space="preserve"> ADDIN EN.CITE &lt;EndNote&gt;&lt;Cite&gt;&lt;Author&gt;Chandrashekar&lt;/Author&gt;&lt;Year&gt;2022&lt;/Year&gt;&lt;RecNum&gt;98&lt;/RecNum&gt;&lt;DisplayText&gt;&lt;style face="superscript"&gt;[87]&lt;/style&gt;&lt;/DisplayText&gt;&lt;record&gt;&lt;rec-number&gt;98&lt;/rec-number&gt;&lt;foreign-keys&gt;&lt;key app="EN" db-id="zfwte50rcpd99ves2saxp20700x0se5evfz2" timestamp="1766442301"&gt;98&lt;/key&gt;&lt;key app="ENWeb" db-id=""&gt;0&lt;/key&gt;&lt;/foreign-keys&gt;&lt;ref-type name="Journal Article"&gt;17&lt;/ref-type&gt;&lt;contributors&gt;&lt;authors&gt;&lt;author&gt;Chandrashekar, Abhilash&lt;/author&gt;&lt;author&gt;Belardinelli, Pierpaolo&lt;/author&gt;&lt;author&gt;Bessa, Miguel A.&lt;/author&gt;&lt;author&gt;Staufer, Urs&lt;/author&gt;&lt;author&gt;Alijani, Farbod&lt;/author&gt;&lt;/authors&gt;&lt;/contributors&gt;&lt;titles&gt;&lt;title&gt;Quantifying nanoscale forces using machine learning in dynamic atomic force microscopy&lt;/title&gt;&lt;secondary-title&gt;Nanoscale Advances&lt;/secondary-title&gt;&lt;/titles&gt;&lt;periodical&gt;&lt;full-title&gt;Nanoscale Advances&lt;/full-title&gt;&lt;/periodical&gt;&lt;pages&gt;2134-2143&lt;/pages&gt;&lt;volume&gt;4&lt;/volume&gt;&lt;number&gt;9&lt;/number&gt;&lt;section&gt;2134&lt;/section&gt;&lt;dates&gt;&lt;year&gt;2022&lt;/year&gt;&lt;/dates&gt;&lt;isbn&gt;2516-0230&lt;/isbn&gt;&lt;urls&gt;&lt;/urls&gt;&lt;electronic-resource-num&gt;10.1039/d2na00011c&lt;/electronic-resource-num&gt;&lt;/record&gt;&lt;/Cite&gt;&lt;/EndNote&gt;</w:instrText>
      </w:r>
      <w:r w:rsidR="006617A9" w:rsidRPr="00DA27C4">
        <w:fldChar w:fldCharType="separate"/>
      </w:r>
      <w:r w:rsidR="006617A9" w:rsidRPr="00DA27C4">
        <w:rPr>
          <w:noProof/>
          <w:vertAlign w:val="superscript"/>
        </w:rPr>
        <w:t>[87]</w:t>
      </w:r>
      <w:r w:rsidR="006617A9" w:rsidRPr="00DA27C4">
        <w:fldChar w:fldCharType="end"/>
      </w:r>
      <w:r w:rsidRPr="00DA27C4">
        <w:rPr>
          <w:rFonts w:hint="eastAsia"/>
        </w:rPr>
        <w:t>等提出了一种基于机器学习的</w:t>
      </w:r>
      <w:r w:rsidR="006617A9" w:rsidRPr="00DA27C4">
        <w:t>AFM</w:t>
      </w:r>
      <w:r w:rsidRPr="00DA27C4">
        <w:rPr>
          <w:rFonts w:hint="eastAsia"/>
        </w:rPr>
        <w:t>动态力谱解析方法，能够从实验力曲线中反演纳米尺度接触力并量化能量耗散，而</w:t>
      </w:r>
      <w:r w:rsidR="006617A9" w:rsidRPr="00DA27C4">
        <w:rPr>
          <w:rFonts w:hint="eastAsia"/>
        </w:rPr>
        <w:t>Shabani</w:t>
      </w:r>
      <w:r w:rsidR="006617A9" w:rsidRPr="00DA27C4">
        <w:fldChar w:fldCharType="begin"/>
      </w:r>
      <w:r w:rsidR="006617A9" w:rsidRPr="00DA27C4">
        <w:instrText xml:space="preserve"> ADDIN EN.CITE &lt;EndNote&gt;&lt;Cite&gt;&lt;Author&gt;Sattari Baboukani&lt;/Author&gt;&lt;Year&gt;2020&lt;/Year&gt;&lt;RecNum&gt;104&lt;/RecNum&gt;&lt;DisplayText&gt;&lt;style face="superscript"&gt;[86]&lt;/style&gt;&lt;/DisplayText&gt;&lt;record&gt;&lt;rec-number&gt;104&lt;/rec-number&gt;&lt;foreign-keys&gt;&lt;key app="EN" db-id="zfwte50rcpd99ves2saxp20700x0se5evfz2" timestamp="1766442511"&gt;104&lt;/key&gt;&lt;key app="ENWeb" db-id=""&gt;0&lt;/key&gt;&lt;/foreign-keys&gt;&lt;ref-type name="Journal Article"&gt;17&lt;/ref-type&gt;&lt;contributors&gt;&lt;authors&gt;&lt;author&gt;Sattari Baboukani, Behnoosh&lt;/author&gt;&lt;author&gt;Ye, Zhijiang&lt;/author&gt;&lt;author&gt;G. Reyes, Kristofer&lt;/author&gt;&lt;author&gt;Nalam, Prathima C.&lt;/author&gt;&lt;/authors&gt;&lt;/contributors&gt;&lt;titles&gt;&lt;title&gt;Prediction of Nanoscale Friction for Two-Dimensional Materials Using a Machine Learning Approach&lt;/title&gt;&lt;secondary-title&gt;Tribology Letters&lt;/secondary-title&gt;&lt;/titles&gt;&lt;periodical&gt;&lt;full-title&gt;Tribology Letters&lt;/full-title&gt;&lt;/periodical&gt;&lt;volume&gt;68&lt;/volume&gt;&lt;number&gt;2&lt;/number&gt;&lt;dates&gt;&lt;year&gt;2020&lt;/year&gt;&lt;/dates&gt;&lt;isbn&gt;1023-8883&amp;#xD;1573-2711&lt;/isbn&gt;&lt;urls&gt;&lt;/urls&gt;&lt;electronic-resource-num&gt;10.1007/s11249-020-01294-w&lt;/electronic-resource-num&gt;&lt;/record&gt;&lt;/Cite&gt;&lt;/EndNote&gt;</w:instrText>
      </w:r>
      <w:r w:rsidR="006617A9" w:rsidRPr="00DA27C4">
        <w:fldChar w:fldCharType="separate"/>
      </w:r>
      <w:r w:rsidR="006617A9" w:rsidRPr="00DA27C4">
        <w:rPr>
          <w:noProof/>
          <w:vertAlign w:val="superscript"/>
        </w:rPr>
        <w:t>[86]</w:t>
      </w:r>
      <w:r w:rsidR="006617A9" w:rsidRPr="00DA27C4">
        <w:fldChar w:fldCharType="end"/>
      </w:r>
      <w:r w:rsidRPr="00DA27C4">
        <w:rPr>
          <w:rFonts w:hint="eastAsia"/>
        </w:rPr>
        <w:t>等则证明简单的前馈神经网络即</w:t>
      </w:r>
      <w:r w:rsidRPr="00DA27C4">
        <w:rPr>
          <w:rFonts w:hint="eastAsia"/>
        </w:rPr>
        <w:lastRenderedPageBreak/>
        <w:t>可从原子级</w:t>
      </w:r>
      <w:r w:rsidRPr="00DA27C4">
        <w:rPr>
          <w:rFonts w:hint="eastAsia"/>
        </w:rPr>
        <w:t>stick</w:t>
      </w:r>
      <w:r w:rsidR="006617A9" w:rsidRPr="00DA27C4">
        <w:rPr>
          <w:rFonts w:hint="eastAsia"/>
        </w:rPr>
        <w:t>-slip</w:t>
      </w:r>
      <w:r w:rsidRPr="00DA27C4">
        <w:rPr>
          <w:rFonts w:hint="eastAsia"/>
        </w:rPr>
        <w:t>力迹中自动提取</w:t>
      </w:r>
      <w:r w:rsidRPr="00DA27C4">
        <w:rPr>
          <w:rFonts w:hint="eastAsia"/>
        </w:rPr>
        <w:t>Prandtl</w:t>
      </w:r>
      <w:r w:rsidR="006617A9" w:rsidRPr="00DA27C4">
        <w:t>-</w:t>
      </w:r>
      <w:r w:rsidRPr="00DA27C4">
        <w:rPr>
          <w:rFonts w:hint="eastAsia"/>
        </w:rPr>
        <w:t xml:space="preserve">Tomlinson </w:t>
      </w:r>
      <w:r w:rsidRPr="00DA27C4">
        <w:rPr>
          <w:rFonts w:hint="eastAsia"/>
        </w:rPr>
        <w:t>模型参数，实现对原子级摩擦机理的“数据反演”</w:t>
      </w:r>
      <w:r w:rsidR="006F588C" w:rsidRPr="00DA27C4">
        <w:rPr>
          <w:rFonts w:hint="eastAsia"/>
        </w:rPr>
        <w:t>。</w:t>
      </w:r>
    </w:p>
    <w:p w14:paraId="5C11BCC6" w14:textId="77777777" w:rsidR="00EA74CB" w:rsidRPr="00DA27C4" w:rsidRDefault="00A90CC3" w:rsidP="00EA74CB">
      <w:pPr>
        <w:pStyle w:val="3"/>
      </w:pPr>
      <w:r w:rsidRPr="00DA27C4">
        <w:rPr>
          <w:rFonts w:hint="eastAsia"/>
        </w:rPr>
        <w:t>固体界面处离子液体纳米摩擦的机器学习研究</w:t>
      </w:r>
    </w:p>
    <w:p w14:paraId="2F83D54B" w14:textId="77777777" w:rsidR="00EA74CB" w:rsidRPr="00DA27C4" w:rsidRDefault="00EA74CB" w:rsidP="006F588C">
      <w:pPr>
        <w:ind w:firstLine="480"/>
      </w:pPr>
      <w:r w:rsidRPr="00DA27C4">
        <w:rPr>
          <w:rFonts w:hint="eastAsia"/>
        </w:rPr>
        <w:t>与上述两个相对成熟的方向相比，“机器学习</w:t>
      </w:r>
      <w:r w:rsidR="006F588C" w:rsidRPr="00DA27C4">
        <w:t>+</w:t>
      </w:r>
      <w:r w:rsidRPr="00DA27C4">
        <w:rPr>
          <w:rFonts w:hint="eastAsia"/>
        </w:rPr>
        <w:t>离子液体</w:t>
      </w:r>
      <w:r w:rsidR="006F588C" w:rsidRPr="00DA27C4">
        <w:t>+</w:t>
      </w:r>
      <w:r w:rsidR="00EB39B0">
        <w:rPr>
          <w:rFonts w:hint="eastAsia"/>
        </w:rPr>
        <w:t>界面</w:t>
      </w:r>
      <w:r w:rsidRPr="00DA27C4">
        <w:rPr>
          <w:rFonts w:hint="eastAsia"/>
        </w:rPr>
        <w:t>纳米摩擦”这一三者交叉目前仍处于起步阶段。系统检</w:t>
      </w:r>
      <w:r w:rsidR="006F588C" w:rsidRPr="00DA27C4">
        <w:rPr>
          <w:rFonts w:hint="eastAsia"/>
        </w:rPr>
        <w:t>索现有文献可以发现，绝大多数机器学习工作聚焦于离子液体的体相物理性质预测</w:t>
      </w:r>
      <w:r w:rsidRPr="00DA27C4">
        <w:rPr>
          <w:rFonts w:hint="eastAsia"/>
        </w:rPr>
        <w:t>（</w:t>
      </w:r>
      <w:r w:rsidR="006F588C" w:rsidRPr="00DA27C4">
        <w:rPr>
          <w:rFonts w:hint="eastAsia"/>
        </w:rPr>
        <w:t>如</w:t>
      </w:r>
      <w:r w:rsidR="006617A9" w:rsidRPr="00DA27C4">
        <w:rPr>
          <w:rFonts w:hint="eastAsia"/>
        </w:rPr>
        <w:t>黏度、熔点、电导率、溶解度、毒性等）与分子设计</w:t>
      </w:r>
      <w:r w:rsidRPr="00DA27C4">
        <w:rPr>
          <w:rFonts w:hint="eastAsia"/>
        </w:rPr>
        <w:t>，而关于摩擦学的</w:t>
      </w:r>
      <w:r w:rsidR="006F588C" w:rsidRPr="00DA27C4">
        <w:rPr>
          <w:rFonts w:hint="eastAsia"/>
        </w:rPr>
        <w:t>ML</w:t>
      </w:r>
      <w:r w:rsidRPr="00DA27C4">
        <w:rPr>
          <w:rFonts w:hint="eastAsia"/>
        </w:rPr>
        <w:t>研究则以传统润滑油、纳米添加剂和多种固体材料为主</w:t>
      </w:r>
      <w:r w:rsidR="006617A9" w:rsidRPr="00DA27C4">
        <w:rPr>
          <w:rFonts w:hint="eastAsia"/>
        </w:rPr>
        <w:t>。</w:t>
      </w:r>
      <w:r w:rsidR="006F588C" w:rsidRPr="00DA27C4">
        <w:rPr>
          <w:rFonts w:hint="eastAsia"/>
        </w:rPr>
        <w:t>直接针对</w:t>
      </w:r>
      <w:r w:rsidRPr="00DA27C4">
        <w:rPr>
          <w:rFonts w:hint="eastAsia"/>
        </w:rPr>
        <w:t>离子液体在固体界面处摩擦系数进行机器学习建模的工作极为有限。</w:t>
      </w:r>
    </w:p>
    <w:p w14:paraId="6F9A5E28" w14:textId="77777777" w:rsidR="00EA74CB" w:rsidRPr="00DA27C4" w:rsidRDefault="00EA74CB" w:rsidP="006F588C">
      <w:pPr>
        <w:ind w:firstLine="480"/>
      </w:pPr>
      <w:r w:rsidRPr="00DA27C4">
        <w:rPr>
          <w:rFonts w:hint="eastAsia"/>
        </w:rPr>
        <w:t>在与离子液体润滑紧密相关的方向上，</w:t>
      </w:r>
      <w:r w:rsidR="006617A9" w:rsidRPr="00DA27C4">
        <w:rPr>
          <w:rFonts w:hint="eastAsia"/>
        </w:rPr>
        <w:t>Fan</w:t>
      </w:r>
      <w:r w:rsidR="006617A9" w:rsidRPr="00DA27C4">
        <w:fldChar w:fldCharType="begin"/>
      </w:r>
      <w:r w:rsidR="006617A9" w:rsidRPr="00DA27C4">
        <w:instrText xml:space="preserve"> ADDIN EN.CITE &lt;EndNote&gt;&lt;Cite&gt;&lt;Author&gt;Mohammed&lt;/Author&gt;&lt;Year&gt;2024&lt;/Year&gt;&lt;RecNum&gt;90&lt;/RecNum&gt;&lt;DisplayText&gt;&lt;style face="superscript"&gt;[88]&lt;/style&gt;&lt;/DisplayText&gt;&lt;record&gt;&lt;rec-number&gt;90&lt;/rec-number&gt;&lt;foreign-keys&gt;&lt;key app="EN" db-id="zfwte50rcpd99ves2saxp20700x0se5evfz2" timestamp="1766440791"&gt;90&lt;/key&gt;&lt;key app="ENWeb" db-id=""&gt;0&lt;/key&gt;&lt;/foreign-keys&gt;&lt;ref-type name="Journal Article"&gt;17&lt;/ref-type&gt;&lt;contributors&gt;&lt;authors&gt;&lt;author&gt;Mohammed, Sadah&lt;/author&gt;&lt;author&gt;Eljack, Fadwa&lt;/author&gt;&lt;author&gt;Kazi, Monzure-Khoda&lt;/author&gt;&lt;author&gt;Atilhan, Mert&lt;/author&gt;&lt;/authors&gt;&lt;/contributors&gt;&lt;titles&gt;&lt;title&gt;Development of a deep learning-based group contribution framework for targeted design of ionic liquids&lt;/title&gt;&lt;secondary-title&gt;Computers &amp;amp; Chemical Engineering&lt;/secondary-title&gt;&lt;/titles&gt;&lt;periodical&gt;&lt;full-title&gt;Computers &amp;amp; Chemical Engineering&lt;/full-title&gt;&lt;/periodical&gt;&lt;volume&gt;186&lt;/volume&gt;&lt;section&gt;108715&lt;/section&gt;&lt;dates&gt;&lt;year&gt;2024&lt;/year&gt;&lt;/dates&gt;&lt;isbn&gt;00981354&lt;/isbn&gt;&lt;urls&gt;&lt;/urls&gt;&lt;electronic-resource-num&gt;10.1016/j.compchemeng.2024.108715&lt;/electronic-resource-num&gt;&lt;/record&gt;&lt;/Cite&gt;&lt;/EndNote&gt;</w:instrText>
      </w:r>
      <w:r w:rsidR="006617A9" w:rsidRPr="00DA27C4">
        <w:fldChar w:fldCharType="separate"/>
      </w:r>
      <w:r w:rsidR="006617A9" w:rsidRPr="00DA27C4">
        <w:rPr>
          <w:noProof/>
          <w:vertAlign w:val="superscript"/>
        </w:rPr>
        <w:t>[88]</w:t>
      </w:r>
      <w:r w:rsidR="006617A9" w:rsidRPr="00DA27C4">
        <w:fldChar w:fldCharType="end"/>
      </w:r>
      <w:r w:rsidRPr="00DA27C4">
        <w:rPr>
          <w:rFonts w:hint="eastAsia"/>
        </w:rPr>
        <w:t>等结合高通量分子动力学和可解释机器学</w:t>
      </w:r>
      <w:r w:rsidR="006617A9" w:rsidRPr="00DA27C4">
        <w:rPr>
          <w:rFonts w:hint="eastAsia"/>
        </w:rPr>
        <w:t>习，构建了数百种磷酸酯类</w:t>
      </w:r>
      <w:r w:rsidR="006617A9" w:rsidRPr="00DA27C4">
        <w:rPr>
          <w:rFonts w:hint="eastAsia"/>
        </w:rPr>
        <w:t>I</w:t>
      </w:r>
      <w:r w:rsidR="006617A9" w:rsidRPr="00DA27C4">
        <w:t>Ls</w:t>
      </w:r>
      <w:r w:rsidR="006F588C" w:rsidRPr="00DA27C4">
        <w:rPr>
          <w:rFonts w:hint="eastAsia"/>
        </w:rPr>
        <w:t>在金属表面的吸附能数据库与结构</w:t>
      </w:r>
      <w:r w:rsidR="006F588C" w:rsidRPr="00DA27C4">
        <w:rPr>
          <w:rFonts w:hint="eastAsia"/>
        </w:rPr>
        <w:t>-</w:t>
      </w:r>
      <w:r w:rsidRPr="00DA27C4">
        <w:rPr>
          <w:rFonts w:hint="eastAsia"/>
        </w:rPr>
        <w:t>性质模型，从分子层面阐明了链长与支化程度对界面吸附与稳定性的影响。由于吸附</w:t>
      </w:r>
      <w:r w:rsidR="006F588C" w:rsidRPr="00DA27C4">
        <w:rPr>
          <w:rFonts w:hint="eastAsia"/>
        </w:rPr>
        <w:t>能与边界润滑膜强度和摩擦化学行为密切相关，该工作为今后将“吸附</w:t>
      </w:r>
      <w:r w:rsidR="006F588C" w:rsidRPr="00DA27C4">
        <w:rPr>
          <w:rFonts w:hint="eastAsia"/>
        </w:rPr>
        <w:t>-</w:t>
      </w:r>
      <w:r w:rsidRPr="00DA27C4">
        <w:rPr>
          <w:rFonts w:hint="eastAsia"/>
        </w:rPr>
        <w:t>摩擦”一体化建模奠定了基础。</w:t>
      </w:r>
      <w:r w:rsidR="006617A9" w:rsidRPr="00DA27C4">
        <w:rPr>
          <w:rFonts w:hint="eastAsia"/>
        </w:rPr>
        <w:t>Gatti</w:t>
      </w:r>
      <w:r w:rsidR="006617A9" w:rsidRPr="00DA27C4">
        <w:fldChar w:fldCharType="begin"/>
      </w:r>
      <w:r w:rsidR="006617A9" w:rsidRPr="00DA27C4">
        <w:instrText xml:space="preserve"> ADDIN EN.CITE &lt;EndNote&gt;&lt;Cite&gt;&lt;Author&gt;Gatti&lt;/Author&gt;&lt;Year&gt;2023&lt;/Year&gt;&lt;RecNum&gt;102&lt;/RecNum&gt;&lt;DisplayText&gt;&lt;style face="superscript"&gt;[89]&lt;/style&gt;&lt;/DisplayText&gt;&lt;record&gt;&lt;rec-number&gt;102&lt;/rec-number&gt;&lt;foreign-keys&gt;&lt;key app="EN" db-id="zfwte50rcpd99ves2saxp20700x0se5evfz2" timestamp="1766442394"&gt;102&lt;/key&gt;&lt;key app="ENWeb" db-id=""&gt;0&lt;/key&gt;&lt;/foreign-keys&gt;&lt;ref-type name="Journal Article"&gt;17&lt;/ref-type&gt;&lt;contributors&gt;&lt;authors&gt;&lt;author&gt;Gatti, Felix Joachim&lt;/author&gt;&lt;author&gt;Cai, Wanhao&lt;/author&gt;&lt;author&gt;Herzog, Richard&lt;/author&gt;&lt;author&gt;Gharavian, Amirmasoud&lt;/author&gt;&lt;author&gt;Kailer, Andreas&lt;/author&gt;&lt;author&gt;Baltes, Norman&lt;/author&gt;&lt;author&gt;Rabenecker, Peter&lt;/author&gt;&lt;author&gt;Mörchel, Philipp&lt;/author&gt;&lt;author&gt;Balzer, Bizan N.&lt;/author&gt;&lt;author&gt;Amann, Tobias&lt;/author&gt;&lt;author&gt;Rühe, Jürgen&lt;/author&gt;&lt;/authors&gt;&lt;/contributors&gt;&lt;titles&gt;&lt;title&gt;Investigation of Programmable Friction with Ionic Liquid Mixtures at the Nano- and Macroscales&lt;/title&gt;&lt;secondary-title&gt;Lubricants&lt;/secondary-title&gt;&lt;/titles&gt;&lt;periodical&gt;&lt;full-title&gt;Lubricants&lt;/full-title&gt;&lt;/periodical&gt;&lt;volume&gt;11&lt;/volume&gt;&lt;number&gt;9&lt;/number&gt;&lt;section&gt;376&lt;/section&gt;&lt;dates&gt;&lt;year&gt;2023&lt;/year&gt;&lt;/dates&gt;&lt;isbn&gt;2075-4442&lt;/isbn&gt;&lt;urls&gt;&lt;/urls&gt;&lt;electronic-resource-num&gt;10.3390/lubricants11090376&lt;/electronic-resource-num&gt;&lt;/record&gt;&lt;/Cite&gt;&lt;/EndNote&gt;</w:instrText>
      </w:r>
      <w:r w:rsidR="006617A9" w:rsidRPr="00DA27C4">
        <w:fldChar w:fldCharType="separate"/>
      </w:r>
      <w:r w:rsidR="006617A9" w:rsidRPr="00DA27C4">
        <w:rPr>
          <w:noProof/>
          <w:vertAlign w:val="superscript"/>
        </w:rPr>
        <w:t>[89]</w:t>
      </w:r>
      <w:r w:rsidR="006617A9" w:rsidRPr="00DA27C4">
        <w:fldChar w:fldCharType="end"/>
      </w:r>
      <w:r w:rsidRPr="00DA27C4">
        <w:rPr>
          <w:rFonts w:hint="eastAsia"/>
        </w:rPr>
        <w:t>等则在宏观和纳米尺度上系统研究了离子液体混合物在外加电位下的“可编程摩擦”，虽然其主要采用实验与控制算法，但已展示了离子液体混合物在电场调控下摩擦系数可在较宽范围内可逆调节，为未来将机器学习引入“电控离子液体摩擦”提供了重要实验平台。</w:t>
      </w:r>
      <w:r w:rsidR="006F588C" w:rsidRPr="00DA27C4">
        <w:rPr>
          <w:rFonts w:hint="eastAsia"/>
        </w:rPr>
        <w:t>Wu</w:t>
      </w:r>
      <w:r w:rsidR="006617A9" w:rsidRPr="00DA27C4">
        <w:fldChar w:fldCharType="begin"/>
      </w:r>
      <w:r w:rsidR="006617A9" w:rsidRPr="00DA27C4">
        <w:instrText xml:space="preserve"> ADDIN EN.CITE &lt;EndNote&gt;&lt;Cite&gt;&lt;Author&gt;Wu&lt;/Author&gt;&lt;Year&gt;2025&lt;/Year&gt;&lt;RecNum&gt;47&lt;/RecNum&gt;&lt;DisplayText&gt;&lt;style face="superscript"&gt;[32]&lt;/style&gt;&lt;/DisplayText&gt;&lt;record&gt;&lt;rec-number&gt;47&lt;/rec-number&gt;&lt;foreign-keys&gt;&lt;key app="EN" db-id="zfwte50rcpd99ves2saxp20700x0se5evfz2" timestamp="1766389970"&gt;47&lt;/key&gt;&lt;key app="ENWeb" db-id=""&gt;0&lt;/key&gt;&lt;/foreign-keys&gt;&lt;ref-type name="Journal Article"&gt;17&lt;/ref-type&gt;&lt;contributors&gt;&lt;authors&gt;&lt;author&gt;Wu, Muqiu&lt;/author&gt;&lt;author&gt;Dai, Zhongyang&lt;/author&gt;&lt;author&gt;Zhang, Fan&lt;/author&gt;&lt;author&gt;Shah, Faiz Ullah&lt;/author&gt;&lt;author&gt;Gnecco, Enrico&lt;/author&gt;&lt;author&gt;Shi, Yijun&lt;/author&gt;&lt;author&gt;Prakash, Braham&lt;/author&gt;&lt;author&gt;An, Rong&lt;/author&gt;&lt;/authors&gt;&lt;/contributors&gt;&lt;titles&gt;&lt;title&gt;Probing dynamics and ion structuring of imidazolium ionic liquid confined at charged graphene surfaces using graphene colloid probe AFM&lt;/title&gt;&lt;secondary-title&gt;Friction&lt;/secondary-title&gt;&lt;/titles&gt;&lt;periodical&gt;&lt;full-title&gt;Friction&lt;/full-title&gt;&lt;/periodical&gt;&lt;volume&gt;13&lt;/volume&gt;&lt;number&gt;6&lt;/number&gt;&lt;section&gt;9440976&lt;/section&gt;&lt;dates&gt;&lt;year&gt;2025&lt;/year&gt;&lt;/dates&gt;&lt;isbn&gt;2223-7690&amp;#xD;2223-7704&lt;/isbn&gt;&lt;urls&gt;&lt;/urls&gt;&lt;electronic-resource-num&gt;10.26599/frict.2025.9440976&lt;/electronic-resource-num&gt;&lt;/record&gt;&lt;/Cite&gt;&lt;/EndNote&gt;</w:instrText>
      </w:r>
      <w:r w:rsidR="006617A9" w:rsidRPr="00DA27C4">
        <w:fldChar w:fldCharType="separate"/>
      </w:r>
      <w:r w:rsidR="006617A9" w:rsidRPr="00DA27C4">
        <w:rPr>
          <w:noProof/>
          <w:vertAlign w:val="superscript"/>
        </w:rPr>
        <w:t>[32]</w:t>
      </w:r>
      <w:r w:rsidR="006617A9" w:rsidRPr="00DA27C4">
        <w:fldChar w:fldCharType="end"/>
      </w:r>
      <w:r w:rsidRPr="00DA27C4">
        <w:rPr>
          <w:rFonts w:hint="eastAsia"/>
        </w:rPr>
        <w:t>等对带电石墨</w:t>
      </w:r>
      <w:r w:rsidRPr="00DA27C4">
        <w:rPr>
          <w:rFonts w:hint="eastAsia"/>
        </w:rPr>
        <w:t>/</w:t>
      </w:r>
      <w:r w:rsidRPr="00DA27C4">
        <w:rPr>
          <w:rFonts w:hint="eastAsia"/>
        </w:rPr>
        <w:t>石墨烯等界面处受限咪唑鎓离子液体的离子结构与纳米摩擦行为进行了深入研究，揭示了界面电荷密度、滑动速度与静置时间对摩擦系数和结构重排的影响，但这些工作仍主要基于实验与分子动力学分析，尚未引入机器学习进行系统的多变量建模</w:t>
      </w:r>
      <w:r w:rsidR="006617A9" w:rsidRPr="00DA27C4">
        <w:fldChar w:fldCharType="begin"/>
      </w:r>
      <w:r w:rsidR="006617A9" w:rsidRPr="00DA27C4">
        <w:instrText xml:space="preserve"> ADDIN EN.CITE &lt;EndNote&gt;&lt;Cite&gt;&lt;Author&gt;He&lt;/Author&gt;&lt;Year&gt;2021&lt;/Year&gt;&lt;RecNum&gt;22&lt;/RecNum&gt;&lt;DisplayText&gt;&lt;style face="superscript"&gt;[24, 90]&lt;/style&gt;&lt;/DisplayText&gt;&lt;record&gt;&lt;rec-number&gt;22&lt;/rec-number&gt;&lt;foreign-keys&gt;&lt;key app="EN" db-id="zfwte50rcpd99ves2saxp20700x0se5evfz2" timestamp="1766317944"&gt;22&lt;/key&gt;&lt;key app="ENWeb" db-id=""&gt;0&lt;/key&gt;&lt;/foreign-keys&gt;&lt;ref-type name="Journal Article"&gt;17&lt;/ref-type&gt;&lt;contributors&gt;&lt;authors&gt;&lt;author&gt;He, Yuqing&lt;/author&gt;&lt;author&gt;Li, Han&lt;/author&gt;&lt;author&gt;Qu, Cangyu&lt;/author&gt;&lt;author&gt;Cao, Wei&lt;/author&gt;&lt;author&gt;Ma, Ming&lt;/author&gt;&lt;/authors&gt;&lt;/contributors&gt;&lt;titles&gt;&lt;title&gt;Recent understanding of solid-liquid friction in ionic liquids&lt;/title&gt;&lt;secondary-title&gt;Green Chemical Engineering&lt;/secondary-title&gt;&lt;/titles&gt;&lt;periodical&gt;&lt;full-title&gt;Green Chemical Engineering&lt;/full-title&gt;&lt;/periodical&gt;&lt;pages&gt;145-157&lt;/pages&gt;&lt;volume&gt;2&lt;/volume&gt;&lt;number&gt;2&lt;/number&gt;&lt;section&gt;145&lt;/section&gt;&lt;dates&gt;&lt;year&gt;2021&lt;/year&gt;&lt;/dates&gt;&lt;isbn&gt;26669528&lt;/isbn&gt;&lt;urls&gt;&lt;/urls&gt;&lt;electronic-resource-num&gt;10.1016/j.gce.2020.10.006&lt;/electronic-resource-num&gt;&lt;/record&gt;&lt;/Cite&gt;&lt;Cite&gt;&lt;Author&gt;Masud&lt;/Author&gt;&lt;Year&gt;2024&lt;/Year&gt;&lt;RecNum&gt;99&lt;/RecNum&gt;&lt;record&gt;&lt;rec-number&gt;99&lt;/rec-number&gt;&lt;foreign-keys&gt;&lt;key app="EN" db-id="zfwte50rcpd99ves2saxp20700x0se5evfz2" timestamp="1766442319"&gt;99&lt;/key&gt;&lt;key app="ENWeb" db-id=""&gt;0&lt;/key&gt;&lt;/foreign-keys&gt;&lt;ref-type name="Journal Article"&gt;17&lt;/ref-type&gt;&lt;contributors&gt;&lt;authors&gt;&lt;author&gt;Masud, Nabila&lt;/author&gt;&lt;author&gt;Rade, Jaydeep&lt;/author&gt;&lt;author&gt;Hasib, Md Hasibul Hasan&lt;/author&gt;&lt;author&gt;Krishnamurthy, Adarsh&lt;/author&gt;&lt;author&gt;Sarkar, Anwesha&lt;/author&gt;&lt;/authors&gt;&lt;/contributors&gt;&lt;titles&gt;&lt;title&gt;Machine learning approaches for improving atomic force microscopy instrumentation and data analytics&lt;/title&gt;&lt;secondary-title&gt;Frontiers in Physics&lt;/secondary-title&gt;&lt;/titles&gt;&lt;periodical&gt;&lt;full-title&gt;Frontiers in Physics&lt;/full-title&gt;&lt;/periodical&gt;&lt;volume&gt;12&lt;/volume&gt;&lt;dates&gt;&lt;year&gt;2024&lt;/year&gt;&lt;/dates&gt;&lt;isbn&gt;2296-424X&lt;/isbn&gt;&lt;urls&gt;&lt;/urls&gt;&lt;electronic-resource-num&gt;10.3389/fphy.2024.1347648&lt;/electronic-resource-num&gt;&lt;/record&gt;&lt;/Cite&gt;&lt;/EndNote&gt;</w:instrText>
      </w:r>
      <w:r w:rsidR="006617A9" w:rsidRPr="00DA27C4">
        <w:fldChar w:fldCharType="separate"/>
      </w:r>
      <w:r w:rsidR="006617A9" w:rsidRPr="00DA27C4">
        <w:rPr>
          <w:noProof/>
          <w:vertAlign w:val="superscript"/>
        </w:rPr>
        <w:t>[24, 90]</w:t>
      </w:r>
      <w:r w:rsidR="006617A9" w:rsidRPr="00DA27C4">
        <w:fldChar w:fldCharType="end"/>
      </w:r>
      <w:r w:rsidRPr="00DA27C4">
        <w:rPr>
          <w:rFonts w:hint="eastAsia"/>
        </w:rPr>
        <w:t>。</w:t>
      </w:r>
    </w:p>
    <w:p w14:paraId="101B226A" w14:textId="77777777" w:rsidR="00CB03D3" w:rsidRDefault="00EA74CB" w:rsidP="00DB52E6">
      <w:pPr>
        <w:ind w:firstLine="480"/>
      </w:pPr>
      <w:r w:rsidRPr="00DA27C4">
        <w:rPr>
          <w:rFonts w:hint="eastAsia"/>
        </w:rPr>
        <w:t>综合目前的文献可见，一方面，机器学习已经在离子液体体相性质预测和分子设计</w:t>
      </w:r>
      <w:r w:rsidR="006F588C" w:rsidRPr="00DA27C4">
        <w:rPr>
          <w:rFonts w:hint="eastAsia"/>
        </w:rPr>
        <w:t>，以及宏观摩擦学与润滑剂优化中表现出显著优势；另一方面，针对固</w:t>
      </w:r>
      <w:r w:rsidR="006F588C" w:rsidRPr="00DA27C4">
        <w:rPr>
          <w:rFonts w:hint="eastAsia"/>
        </w:rPr>
        <w:t>-</w:t>
      </w:r>
      <w:r w:rsidR="006F588C" w:rsidRPr="00DA27C4">
        <w:rPr>
          <w:rFonts w:hint="eastAsia"/>
        </w:rPr>
        <w:t>液界面处</w:t>
      </w:r>
      <w:r w:rsidRPr="00DA27C4">
        <w:rPr>
          <w:rFonts w:hint="eastAsia"/>
        </w:rPr>
        <w:t>离子液体纳米摩擦系数的机器</w:t>
      </w:r>
      <w:r w:rsidR="006F588C" w:rsidRPr="00DA27C4">
        <w:rPr>
          <w:rFonts w:hint="eastAsia"/>
        </w:rPr>
        <w:t>学习建模与预测仍处于空白或起步状态，尚缺乏将“离子液体分子结构</w:t>
      </w:r>
      <w:r w:rsidR="006F588C" w:rsidRPr="00DA27C4">
        <w:rPr>
          <w:rFonts w:hint="eastAsia"/>
        </w:rPr>
        <w:t>-</w:t>
      </w:r>
      <w:r w:rsidRPr="00DA27C4">
        <w:rPr>
          <w:rFonts w:hint="eastAsia"/>
        </w:rPr>
        <w:t>固体</w:t>
      </w:r>
      <w:r w:rsidR="006F588C" w:rsidRPr="00DA27C4">
        <w:rPr>
          <w:rFonts w:hint="eastAsia"/>
        </w:rPr>
        <w:t>界面性质</w:t>
      </w:r>
      <w:r w:rsidR="006F588C" w:rsidRPr="00DA27C4">
        <w:rPr>
          <w:rFonts w:hint="eastAsia"/>
        </w:rPr>
        <w:t>-</w:t>
      </w:r>
      <w:r w:rsidR="006F588C" w:rsidRPr="00DA27C4">
        <w:rPr>
          <w:rFonts w:hint="eastAsia"/>
        </w:rPr>
        <w:t>外场条件（载荷、电压、温度等）</w:t>
      </w:r>
      <w:r w:rsidR="006F588C" w:rsidRPr="00DA27C4">
        <w:rPr>
          <w:rFonts w:hint="eastAsia"/>
        </w:rPr>
        <w:t>-</w:t>
      </w:r>
      <w:r w:rsidRPr="00DA27C4">
        <w:rPr>
          <w:rFonts w:hint="eastAsia"/>
        </w:rPr>
        <w:t>纳米摩擦响应”系统耦合的定量框架。这一研究空白既反映出问题本</w:t>
      </w:r>
      <w:r w:rsidR="006F588C" w:rsidRPr="00DA27C4">
        <w:rPr>
          <w:rFonts w:hint="eastAsia"/>
        </w:rPr>
        <w:t>身的复杂性，也为本论文通过构建结构化数据库和机器学习模型，对固体界面处</w:t>
      </w:r>
      <w:r w:rsidRPr="00DA27C4">
        <w:rPr>
          <w:rFonts w:hint="eastAsia"/>
        </w:rPr>
        <w:t>离子液体纳米摩擦系数进行精准预测和机理解析提供了重要研究空间与创新点。</w:t>
      </w:r>
    </w:p>
    <w:p w14:paraId="7C03F5F9" w14:textId="77777777" w:rsidR="00DB52E6" w:rsidRPr="00DB52E6" w:rsidRDefault="00DB52E6" w:rsidP="00DB52E6">
      <w:pPr>
        <w:pStyle w:val="2"/>
        <w:rPr>
          <w:kern w:val="44"/>
          <w:sz w:val="30"/>
          <w:szCs w:val="44"/>
        </w:rPr>
      </w:pPr>
      <w:r w:rsidRPr="00DB52E6">
        <w:rPr>
          <w:rFonts w:hint="eastAsia"/>
        </w:rPr>
        <w:t>本论文的研究内容</w:t>
      </w:r>
    </w:p>
    <w:p w14:paraId="3F005DDF" w14:textId="77777777" w:rsidR="00874CA3" w:rsidRDefault="00874CA3" w:rsidP="00874CA3">
      <w:pPr>
        <w:ind w:firstLine="480"/>
      </w:pPr>
      <w:r>
        <w:t>综</w:t>
      </w:r>
      <w:r>
        <w:rPr>
          <w:rFonts w:hint="eastAsia"/>
        </w:rPr>
        <w:t>上所述</w:t>
      </w:r>
      <w:r>
        <w:t>，固体界面处离子液体纳米摩擦性能受离子液体自身结构、固体界面性质和外界</w:t>
      </w:r>
      <w:r>
        <w:rPr>
          <w:rFonts w:hint="eastAsia"/>
        </w:rPr>
        <w:t>环境</w:t>
      </w:r>
      <w:r>
        <w:t>共同影响，其响应关系具有明显的多因素</w:t>
      </w:r>
      <w:r>
        <w:rPr>
          <w:rFonts w:hint="eastAsia"/>
        </w:rPr>
        <w:t>交互</w:t>
      </w:r>
      <w:r>
        <w:t>和非线性特征。</w:t>
      </w:r>
      <w:r>
        <w:rPr>
          <w:rFonts w:hint="eastAsia"/>
        </w:rPr>
        <w:t>相较于</w:t>
      </w:r>
      <w:r>
        <w:t>传统实验筛选效率较低，分子模拟在通量和可推广性方面存在局限，机器</w:t>
      </w:r>
      <w:r>
        <w:lastRenderedPageBreak/>
        <w:t>学习</w:t>
      </w:r>
      <w:r>
        <w:rPr>
          <w:rFonts w:hint="eastAsia"/>
        </w:rPr>
        <w:t>有望在</w:t>
      </w:r>
      <w:r>
        <w:t>离子液体结构</w:t>
      </w:r>
      <w:r>
        <w:rPr>
          <w:rFonts w:hint="eastAsia"/>
        </w:rPr>
        <w:t>、</w:t>
      </w:r>
      <w:r>
        <w:t>固体界面性质</w:t>
      </w:r>
      <w:r>
        <w:rPr>
          <w:rFonts w:hint="eastAsia"/>
        </w:rPr>
        <w:t>、</w:t>
      </w:r>
      <w:r>
        <w:t>外场条件</w:t>
      </w:r>
      <w:r>
        <w:rPr>
          <w:rFonts w:hint="eastAsia"/>
        </w:rPr>
        <w:t>和</w:t>
      </w:r>
      <w:r>
        <w:t>纳米摩擦响应之间</w:t>
      </w:r>
      <w:r>
        <w:rPr>
          <w:rFonts w:hint="eastAsia"/>
        </w:rPr>
        <w:t>建立精准的</w:t>
      </w:r>
      <w:r>
        <w:t>定量预测关系。基于此，本文围绕固体界面处离子液体纳米摩擦系数的建模与预测开展研究。</w:t>
      </w:r>
    </w:p>
    <w:p w14:paraId="0C1E1D24" w14:textId="77777777" w:rsidR="00874CA3" w:rsidRDefault="00874CA3" w:rsidP="00874CA3">
      <w:pPr>
        <w:ind w:firstLine="480"/>
      </w:pPr>
      <w:r>
        <w:rPr>
          <w:rFonts w:hint="eastAsia"/>
        </w:rPr>
        <w:t>具体而言：</w:t>
      </w:r>
      <w:r>
        <w:t>第二章</w:t>
      </w:r>
      <w:r>
        <w:rPr>
          <w:rFonts w:hint="eastAsia"/>
        </w:rPr>
        <w:t>从方法论的角度，</w:t>
      </w:r>
      <w:r>
        <w:t>构建统一</w:t>
      </w:r>
      <w:r>
        <w:rPr>
          <w:rFonts w:hint="eastAsia"/>
        </w:rPr>
        <w:t>的数据集和</w:t>
      </w:r>
      <w:r>
        <w:t>机器学习框架。第三章主要开展基于单模型的纳米摩擦系数预测研究。在统一验证框架下，</w:t>
      </w:r>
      <w:r>
        <w:rPr>
          <w:rFonts w:hint="eastAsia"/>
        </w:rPr>
        <w:t>通过</w:t>
      </w:r>
      <w:r>
        <w:t>比较不同单模型在两套数据集上的预测表现，分析膜厚</w:t>
      </w:r>
      <w:r>
        <w:rPr>
          <w:rStyle w:val="mord"/>
        </w:rPr>
        <w:t>h</w:t>
      </w:r>
      <w:r>
        <w:t>对模型性能的影响，并识别不同模型在不同摩擦区间内的互补特征</w:t>
      </w:r>
      <w:r>
        <w:rPr>
          <w:rFonts w:hint="eastAsia"/>
        </w:rPr>
        <w:t>。</w:t>
      </w:r>
      <w:r>
        <w:t>第四章</w:t>
      </w:r>
      <w:r w:rsidRPr="00874CA3">
        <w:rPr>
          <w:rFonts w:hint="eastAsia"/>
        </w:rPr>
        <w:t>在第三章单模型分析的基础上，</w:t>
      </w:r>
      <w:r w:rsidR="001E0701">
        <w:t>主要开展基于门控分区混合学习的纳米摩擦系数建模与预测研究</w:t>
      </w:r>
      <w:r w:rsidR="001E0701">
        <w:rPr>
          <w:rFonts w:hint="eastAsia"/>
        </w:rPr>
        <w:t>，</w:t>
      </w:r>
      <w:r>
        <w:t>构建面向不同摩擦区间的门控分区混合学习框架，并结合外部文献验证和外部实验验证对模型进行系统评估，确定综合性能更优的预测模型，并从可解释性角度分析其预测规律。综上，本文形成了</w:t>
      </w:r>
      <w:r>
        <w:rPr>
          <w:rFonts w:hint="eastAsia"/>
        </w:rPr>
        <w:t>从</w:t>
      </w:r>
      <w:r>
        <w:t>数据集构建</w:t>
      </w:r>
      <w:r>
        <w:rPr>
          <w:rFonts w:hint="eastAsia"/>
        </w:rPr>
        <w:t>、</w:t>
      </w:r>
      <w:r>
        <w:t>单模型比较</w:t>
      </w:r>
      <w:r>
        <w:rPr>
          <w:rFonts w:hint="eastAsia"/>
        </w:rPr>
        <w:t>、分区</w:t>
      </w:r>
      <w:r>
        <w:t>混合学习</w:t>
      </w:r>
      <w:r>
        <w:rPr>
          <w:rFonts w:hint="eastAsia"/>
        </w:rPr>
        <w:t>模型</w:t>
      </w:r>
      <w:r>
        <w:t>优化</w:t>
      </w:r>
      <w:r w:rsidR="001E0701">
        <w:rPr>
          <w:rFonts w:hint="eastAsia"/>
        </w:rPr>
        <w:t>这一</w:t>
      </w:r>
      <w:r>
        <w:t>完整</w:t>
      </w:r>
      <w:r w:rsidR="001E0701">
        <w:rPr>
          <w:rFonts w:hint="eastAsia"/>
        </w:rPr>
        <w:t>的机器学习</w:t>
      </w:r>
      <w:r>
        <w:t>研究思路。</w:t>
      </w:r>
    </w:p>
    <w:p w14:paraId="7A509B7B" w14:textId="77777777" w:rsidR="00DB52E6" w:rsidRPr="00874CA3" w:rsidRDefault="00DB52E6" w:rsidP="00DB52E6">
      <w:pPr>
        <w:ind w:firstLine="480"/>
      </w:pPr>
    </w:p>
    <w:p w14:paraId="0169C0BD" w14:textId="77777777" w:rsidR="00801D96" w:rsidRDefault="00801D96" w:rsidP="00DB52E6">
      <w:pPr>
        <w:ind w:firstLine="480"/>
      </w:pPr>
    </w:p>
    <w:p w14:paraId="5113BA4C" w14:textId="77777777" w:rsidR="00DB52E6" w:rsidRDefault="00DB52E6" w:rsidP="00DB52E6">
      <w:pPr>
        <w:ind w:firstLine="480"/>
      </w:pPr>
    </w:p>
    <w:p w14:paraId="7CDED2D1" w14:textId="77777777" w:rsidR="00DB52E6" w:rsidRDefault="00DB52E6" w:rsidP="001E0701">
      <w:pPr>
        <w:ind w:firstLineChars="0" w:firstLine="0"/>
        <w:rPr>
          <w:kern w:val="44"/>
          <w:sz w:val="30"/>
          <w:szCs w:val="44"/>
        </w:rPr>
      </w:pPr>
      <w:r>
        <w:br w:type="page"/>
      </w:r>
    </w:p>
    <w:p w14:paraId="0B4AA619" w14:textId="77777777" w:rsidR="00CB03D3" w:rsidRPr="00DB52E6" w:rsidRDefault="00DB52E6" w:rsidP="00DB52E6">
      <w:pPr>
        <w:pStyle w:val="1"/>
      </w:pPr>
      <w:r w:rsidRPr="00DB52E6">
        <w:rPr>
          <w:rFonts w:hint="eastAsia"/>
        </w:rPr>
        <w:lastRenderedPageBreak/>
        <w:t>机器学习和实验验证方法</w:t>
      </w:r>
    </w:p>
    <w:p w14:paraId="49D2BE76" w14:textId="77777777" w:rsidR="00CB03D3" w:rsidRDefault="00CB03D3" w:rsidP="00CB03D3">
      <w:pPr>
        <w:pStyle w:val="2"/>
      </w:pPr>
      <w:r>
        <w:rPr>
          <w:rFonts w:hint="eastAsia"/>
        </w:rPr>
        <w:t>数据集构建</w:t>
      </w:r>
    </w:p>
    <w:p w14:paraId="34E1833E" w14:textId="77777777" w:rsidR="00CB03D3" w:rsidRDefault="00CB03D3" w:rsidP="00CB03D3">
      <w:pPr>
        <w:ind w:firstLine="480"/>
      </w:pPr>
      <w:r w:rsidRPr="009330A6">
        <w:rPr>
          <w:rFonts w:hint="eastAsia"/>
        </w:rPr>
        <w:t>由</w:t>
      </w:r>
      <w:r w:rsidRPr="009330A6">
        <w:rPr>
          <w:rFonts w:hint="eastAsia"/>
        </w:rPr>
        <w:t>1.3</w:t>
      </w:r>
      <w:r w:rsidR="00E4024D">
        <w:rPr>
          <w:rFonts w:hint="eastAsia"/>
        </w:rPr>
        <w:t>节可知：</w:t>
      </w:r>
      <w:r w:rsidRPr="009330A6">
        <w:rPr>
          <w:rFonts w:hint="eastAsia"/>
        </w:rPr>
        <w:t>固体界面处离子液体纳米摩擦系数</w:t>
      </w:r>
      <w:r w:rsidRPr="00D87B0A">
        <w:rPr>
          <w:rFonts w:cs="Times New Roman"/>
        </w:rPr>
        <w:t>μ</w:t>
      </w:r>
      <w:r w:rsidRPr="009330A6">
        <w:rPr>
          <w:rFonts w:hint="eastAsia"/>
        </w:rPr>
        <w:t>的获取通常依赖</w:t>
      </w:r>
      <w:r w:rsidRPr="009330A6">
        <w:rPr>
          <w:rFonts w:hint="eastAsia"/>
        </w:rPr>
        <w:t>AFM</w:t>
      </w:r>
      <w:r>
        <w:t>/</w:t>
      </w:r>
      <w:r w:rsidRPr="009330A6">
        <w:rPr>
          <w:rFonts w:hint="eastAsia"/>
        </w:rPr>
        <w:t>SFA</w:t>
      </w:r>
      <w:r w:rsidRPr="009330A6">
        <w:rPr>
          <w:rFonts w:hint="eastAsia"/>
        </w:rPr>
        <w:t>在固</w:t>
      </w:r>
      <w:r w:rsidRPr="009330A6">
        <w:rPr>
          <w:rFonts w:hint="eastAsia"/>
        </w:rPr>
        <w:t>-</w:t>
      </w:r>
      <w:r w:rsidRPr="009330A6">
        <w:rPr>
          <w:rFonts w:hint="eastAsia"/>
        </w:rPr>
        <w:t>液界面下的侧向力测量和标定，其数值不仅与离子液体自身理化性</w:t>
      </w:r>
      <w:r>
        <w:rPr>
          <w:rFonts w:hint="eastAsia"/>
        </w:rPr>
        <w:t>质，还与固体表面，外界环境条件强耦合。因此，为了对离子液体的纳米摩擦性进行机器学习研究</w:t>
      </w:r>
      <w:r w:rsidR="0091776D">
        <w:rPr>
          <w:rFonts w:hint="eastAsia"/>
        </w:rPr>
        <w:t>，首先需要构建覆盖不同离子液体体系、固体表面和外界环境条件</w:t>
      </w:r>
      <w:r w:rsidRPr="009330A6">
        <w:rPr>
          <w:rFonts w:hint="eastAsia"/>
        </w:rPr>
        <w:t>的数据集。然而，现有公开数据库（如</w:t>
      </w:r>
      <w:r>
        <w:rPr>
          <w:rFonts w:hint="eastAsia"/>
        </w:rPr>
        <w:t>NIST</w:t>
      </w:r>
      <w:r w:rsidRPr="009330A6">
        <w:rPr>
          <w:rFonts w:hint="eastAsia"/>
        </w:rPr>
        <w:t>的</w:t>
      </w:r>
      <w:r w:rsidRPr="009330A6">
        <w:rPr>
          <w:rFonts w:hint="eastAsia"/>
        </w:rPr>
        <w:t>IL</w:t>
      </w:r>
      <w:r w:rsidR="00E4024D">
        <w:t xml:space="preserve"> </w:t>
      </w:r>
      <w:proofErr w:type="spellStart"/>
      <w:r w:rsidRPr="009330A6">
        <w:rPr>
          <w:rFonts w:hint="eastAsia"/>
        </w:rPr>
        <w:t>Thermo</w:t>
      </w:r>
      <w:proofErr w:type="spellEnd"/>
      <w:r>
        <w:rPr>
          <w:rFonts w:hint="eastAsia"/>
        </w:rPr>
        <w:t>数据库）主要收录</w:t>
      </w:r>
      <w:r w:rsidR="0091776D">
        <w:rPr>
          <w:rFonts w:hint="eastAsia"/>
        </w:rPr>
        <w:t>离子液体的热力学与传输性质（如熔点、密度、粘度和</w:t>
      </w:r>
      <w:r w:rsidRPr="009330A6">
        <w:rPr>
          <w:rFonts w:hint="eastAsia"/>
        </w:rPr>
        <w:t>电</w:t>
      </w:r>
      <w:r>
        <w:rPr>
          <w:rFonts w:hint="eastAsia"/>
        </w:rPr>
        <w:t>导率等），</w:t>
      </w:r>
      <w:r w:rsidRPr="005D60F2">
        <w:rPr>
          <w:rFonts w:hint="eastAsia"/>
        </w:rPr>
        <w:t>并不面向</w:t>
      </w:r>
      <w:r w:rsidRPr="005D60F2">
        <w:rPr>
          <w:rFonts w:hint="eastAsia"/>
        </w:rPr>
        <w:t>AFM</w:t>
      </w:r>
      <w:r>
        <w:rPr>
          <w:rFonts w:hint="eastAsia"/>
        </w:rPr>
        <w:t>/</w:t>
      </w:r>
      <w:r>
        <w:t>SFA</w:t>
      </w:r>
      <w:r w:rsidRPr="005D60F2">
        <w:rPr>
          <w:rFonts w:hint="eastAsia"/>
        </w:rPr>
        <w:t>纳米摩擦系数这类强依赖界面与测试工况的数据</w:t>
      </w:r>
      <w:r>
        <w:rPr>
          <w:rFonts w:hint="eastAsia"/>
        </w:rPr>
        <w:t>。目前，针对“</w:t>
      </w:r>
      <w:r w:rsidR="002273F2">
        <w:rPr>
          <w:rFonts w:hint="eastAsia"/>
        </w:rPr>
        <w:t>离子液体</w:t>
      </w:r>
      <w:r>
        <w:rPr>
          <w:rFonts w:hint="eastAsia"/>
        </w:rPr>
        <w:t>界面纳米摩擦系数”的公开系统化数据库仍相对缺乏，相关实验数据</w:t>
      </w:r>
      <w:r w:rsidRPr="009330A6">
        <w:rPr>
          <w:rFonts w:hint="eastAsia"/>
        </w:rPr>
        <w:t>零散分布在单篇论文</w:t>
      </w:r>
      <w:r>
        <w:rPr>
          <w:rFonts w:hint="eastAsia"/>
        </w:rPr>
        <w:t>中</w:t>
      </w:r>
      <w:r w:rsidR="002273F2">
        <w:rPr>
          <w:rFonts w:hint="eastAsia"/>
        </w:rPr>
        <w:t>，难以直接用于机器学习建模。基于此，本研究采用“先搜集</w:t>
      </w:r>
      <w:r w:rsidR="00E440CB">
        <w:rPr>
          <w:rFonts w:hint="eastAsia"/>
        </w:rPr>
        <w:t>文献</w:t>
      </w:r>
      <w:r w:rsidR="00E4024D">
        <w:rPr>
          <w:rFonts w:hint="eastAsia"/>
        </w:rPr>
        <w:t>，再规范化提取数据，最后构建描述符体系”的方法</w:t>
      </w:r>
      <w:r w:rsidRPr="009330A6">
        <w:rPr>
          <w:rFonts w:hint="eastAsia"/>
        </w:rPr>
        <w:t>构建数据集，</w:t>
      </w:r>
      <w:r w:rsidR="002273F2">
        <w:rPr>
          <w:rFonts w:hint="eastAsia"/>
        </w:rPr>
        <w:t>通过</w:t>
      </w:r>
      <w:r>
        <w:rPr>
          <w:rFonts w:hint="eastAsia"/>
        </w:rPr>
        <w:t>系统搜集</w:t>
      </w:r>
      <w:r w:rsidRPr="005D60F2">
        <w:rPr>
          <w:rFonts w:hint="eastAsia"/>
        </w:rPr>
        <w:t>并标准化</w:t>
      </w:r>
      <w:r>
        <w:rPr>
          <w:rFonts w:hint="eastAsia"/>
        </w:rPr>
        <w:t>AFM/</w:t>
      </w:r>
      <w:r>
        <w:t>SFA</w:t>
      </w:r>
      <w:r w:rsidRPr="005D60F2">
        <w:rPr>
          <w:rFonts w:hint="eastAsia"/>
        </w:rPr>
        <w:t>测得的</w:t>
      </w:r>
      <w:r>
        <w:rPr>
          <w:rFonts w:hint="eastAsia"/>
        </w:rPr>
        <w:t>IL</w:t>
      </w:r>
      <w:r w:rsidR="00E4024D">
        <w:rPr>
          <w:rFonts w:hint="eastAsia"/>
        </w:rPr>
        <w:t>s</w:t>
      </w:r>
      <w:r w:rsidRPr="005D60F2">
        <w:rPr>
          <w:rFonts w:hint="eastAsia"/>
        </w:rPr>
        <w:t>纳米摩擦系数数据，为</w:t>
      </w:r>
      <w:r>
        <w:rPr>
          <w:rFonts w:hint="eastAsia"/>
        </w:rPr>
        <w:t>后续</w:t>
      </w:r>
      <w:r w:rsidRPr="005D60F2">
        <w:rPr>
          <w:rFonts w:hint="eastAsia"/>
        </w:rPr>
        <w:t>建立</w:t>
      </w:r>
      <w:r w:rsidR="002273F2">
        <w:rPr>
          <w:rFonts w:hint="eastAsia"/>
        </w:rPr>
        <w:t>泛化性强</w:t>
      </w:r>
      <w:r w:rsidRPr="005D60F2">
        <w:rPr>
          <w:rFonts w:hint="eastAsia"/>
        </w:rPr>
        <w:t>的预测模型提供数据基础</w:t>
      </w:r>
      <w:r w:rsidRPr="009330A6">
        <w:rPr>
          <w:rFonts w:hint="eastAsia"/>
        </w:rPr>
        <w:t>。</w:t>
      </w:r>
    </w:p>
    <w:p w14:paraId="4A74BB36" w14:textId="77777777" w:rsidR="00CB03D3" w:rsidRDefault="00CB03D3" w:rsidP="00CB03D3">
      <w:pPr>
        <w:pStyle w:val="3"/>
      </w:pPr>
      <w:r>
        <w:rPr>
          <w:rFonts w:hint="eastAsia"/>
        </w:rPr>
        <w:t>数据来源与纳入标准</w:t>
      </w:r>
    </w:p>
    <w:p w14:paraId="7B3EF0B6" w14:textId="77777777" w:rsidR="001A5B29" w:rsidRDefault="00CB03D3" w:rsidP="00CB03D3">
      <w:pPr>
        <w:ind w:firstLine="480"/>
      </w:pPr>
      <w:r>
        <w:rPr>
          <w:rFonts w:hint="eastAsia"/>
        </w:rPr>
        <w:t>数据集相当于机器学习的“地基”，因此构建高质量的数据集显得尤为重要。本研究的数据均来自权威</w:t>
      </w:r>
      <w:r w:rsidRPr="006C5AF9">
        <w:rPr>
          <w:rFonts w:hint="eastAsia"/>
        </w:rPr>
        <w:t>期刊已发表</w:t>
      </w:r>
      <w:r>
        <w:rPr>
          <w:rFonts w:hint="eastAsia"/>
        </w:rPr>
        <w:t>的</w:t>
      </w:r>
      <w:r w:rsidRPr="006C5AF9">
        <w:rPr>
          <w:rFonts w:hint="eastAsia"/>
        </w:rPr>
        <w:t>文献</w:t>
      </w:r>
      <w:r>
        <w:rPr>
          <w:rFonts w:hint="eastAsia"/>
        </w:rPr>
        <w:t>，每一条样本数据对应</w:t>
      </w:r>
      <w:r w:rsidRPr="006C5AF9">
        <w:rPr>
          <w:rFonts w:hint="eastAsia"/>
        </w:rPr>
        <w:t>：</w:t>
      </w:r>
      <w:r>
        <w:rPr>
          <w:rFonts w:hint="eastAsia"/>
        </w:rPr>
        <w:t>给定的</w:t>
      </w:r>
      <w:r w:rsidR="001A5B29">
        <w:rPr>
          <w:rFonts w:hint="eastAsia"/>
        </w:rPr>
        <w:t>IL</w:t>
      </w:r>
      <w:r w:rsidR="001A5B29">
        <w:t>s</w:t>
      </w:r>
      <w:r>
        <w:rPr>
          <w:rFonts w:hint="eastAsia"/>
        </w:rPr>
        <w:t>组成、固体表面类型和外场条件下，通过</w:t>
      </w:r>
      <w:r>
        <w:rPr>
          <w:rFonts w:hint="eastAsia"/>
        </w:rPr>
        <w:t>A</w:t>
      </w:r>
      <w:r>
        <w:t>FM</w:t>
      </w:r>
      <w:r>
        <w:rPr>
          <w:rFonts w:hint="eastAsia"/>
        </w:rPr>
        <w:t>/</w:t>
      </w:r>
      <w:r>
        <w:t>SFA</w:t>
      </w:r>
      <w:r>
        <w:rPr>
          <w:rFonts w:hint="eastAsia"/>
        </w:rPr>
        <w:t>测得的纳米摩擦系数。</w:t>
      </w:r>
    </w:p>
    <w:p w14:paraId="38A57E1D" w14:textId="77777777" w:rsidR="00CB03D3" w:rsidRDefault="00CB03D3" w:rsidP="00CB03D3">
      <w:pPr>
        <w:ind w:firstLine="480"/>
      </w:pPr>
      <w:r>
        <w:rPr>
          <w:rFonts w:hint="eastAsia"/>
        </w:rPr>
        <w:t>数据</w:t>
      </w:r>
      <w:r w:rsidRPr="00A02EAD">
        <w:rPr>
          <w:rFonts w:hint="eastAsia"/>
        </w:rPr>
        <w:t>纳入标准包括：</w:t>
      </w:r>
    </w:p>
    <w:p w14:paraId="3FE3EC16" w14:textId="77777777" w:rsidR="00CB03D3" w:rsidRDefault="00CB03D3" w:rsidP="00CB03D3">
      <w:pPr>
        <w:ind w:firstLine="480"/>
      </w:pPr>
      <w:r>
        <w:rPr>
          <w:rFonts w:hint="eastAsia"/>
        </w:rPr>
        <w:t>（</w:t>
      </w:r>
      <w:r>
        <w:rPr>
          <w:rFonts w:hint="eastAsia"/>
        </w:rPr>
        <w:t>1</w:t>
      </w:r>
      <w:r>
        <w:rPr>
          <w:rFonts w:hint="eastAsia"/>
        </w:rPr>
        <w:t>）实验体系中离子液体作为纯润滑剂或主要润滑相，摩擦测试采用</w:t>
      </w:r>
      <w:r w:rsidRPr="00A02EAD">
        <w:rPr>
          <w:rFonts w:hint="eastAsia"/>
        </w:rPr>
        <w:t>AFM</w:t>
      </w:r>
      <w:r w:rsidRPr="00A02EAD">
        <w:rPr>
          <w:rFonts w:hint="eastAsia"/>
        </w:rPr>
        <w:t>（包含胶体探针</w:t>
      </w:r>
      <w:r w:rsidRPr="00A02EAD">
        <w:rPr>
          <w:rFonts w:hint="eastAsia"/>
        </w:rPr>
        <w:t>AFM</w:t>
      </w:r>
      <w:r w:rsidRPr="00A02EAD">
        <w:rPr>
          <w:rFonts w:hint="eastAsia"/>
        </w:rPr>
        <w:t>）或表面力仪（</w:t>
      </w:r>
      <w:r w:rsidRPr="00A02EAD">
        <w:rPr>
          <w:rFonts w:hint="eastAsia"/>
        </w:rPr>
        <w:t>SFA/SFB</w:t>
      </w:r>
      <w:r w:rsidRPr="00A02EAD">
        <w:rPr>
          <w:rFonts w:hint="eastAsia"/>
        </w:rPr>
        <w:t>）等纳米摩擦表征手段</w:t>
      </w:r>
      <w:r>
        <w:rPr>
          <w:rFonts w:hint="eastAsia"/>
        </w:rPr>
        <w:t>。</w:t>
      </w:r>
    </w:p>
    <w:p w14:paraId="25E4E1C2" w14:textId="77777777" w:rsidR="00CB03D3" w:rsidRPr="00A02EAD" w:rsidRDefault="00CB03D3" w:rsidP="00CB03D3">
      <w:pPr>
        <w:ind w:firstLineChars="0" w:firstLine="480"/>
      </w:pPr>
      <w:r>
        <w:rPr>
          <w:rFonts w:hint="eastAsia"/>
        </w:rPr>
        <w:t>（</w:t>
      </w:r>
      <w:r>
        <w:rPr>
          <w:rFonts w:hint="eastAsia"/>
        </w:rPr>
        <w:t>2</w:t>
      </w:r>
      <w:r>
        <w:rPr>
          <w:rFonts w:hint="eastAsia"/>
        </w:rPr>
        <w:t>）文献中明确给出了固体界面处</w:t>
      </w:r>
      <w:r>
        <w:rPr>
          <w:rFonts w:hint="eastAsia"/>
        </w:rPr>
        <w:t>I</w:t>
      </w:r>
      <w:r>
        <w:t>Ls</w:t>
      </w:r>
      <w:r>
        <w:rPr>
          <w:rFonts w:hint="eastAsia"/>
        </w:rPr>
        <w:t>的摩擦系数</w:t>
      </w:r>
      <w:r w:rsidRPr="002C2A32">
        <w:rPr>
          <w:rFonts w:cs="Times New Roman"/>
        </w:rPr>
        <w:t>μ</w:t>
      </w:r>
      <w:r w:rsidRPr="002C2A32">
        <w:rPr>
          <w:rFonts w:ascii="Cambria Math" w:hAnsi="Cambria Math" w:cs="Cambria Math" w:hint="eastAsia"/>
        </w:rPr>
        <w:t>，</w:t>
      </w:r>
      <w:r>
        <w:rPr>
          <w:rFonts w:hint="eastAsia"/>
        </w:rPr>
        <w:t>或提供了可用于拟合提取</w:t>
      </w:r>
      <w:r w:rsidRPr="002C2A32">
        <w:rPr>
          <w:rFonts w:cs="Times New Roman"/>
        </w:rPr>
        <w:t>μ</w:t>
      </w:r>
      <w:r>
        <w:rPr>
          <w:rFonts w:hint="eastAsia"/>
        </w:rPr>
        <w:t>的摩擦力</w:t>
      </w:r>
      <w:r>
        <w:rPr>
          <w:rFonts w:hint="eastAsia"/>
        </w:rPr>
        <w:t>-</w:t>
      </w:r>
      <w:r w:rsidR="00751C7B">
        <w:rPr>
          <w:rFonts w:hint="eastAsia"/>
        </w:rPr>
        <w:t>法向载荷曲线，如图</w:t>
      </w:r>
      <w:r>
        <w:rPr>
          <w:rFonts w:hint="eastAsia"/>
        </w:rPr>
        <w:t>1</w:t>
      </w:r>
      <w:r>
        <w:t>.2</w:t>
      </w:r>
      <w:r w:rsidR="00751C7B">
        <w:t>(</w:t>
      </w:r>
      <w:r>
        <w:rPr>
          <w:rFonts w:hint="eastAsia"/>
        </w:rPr>
        <w:t>d</w:t>
      </w:r>
      <w:r w:rsidR="00751C7B">
        <w:t>)</w:t>
      </w:r>
      <w:r w:rsidR="00751C7B">
        <w:rPr>
          <w:rFonts w:hint="eastAsia"/>
        </w:rPr>
        <w:t>所示，</w:t>
      </w:r>
      <w:r>
        <w:rPr>
          <w:rFonts w:hint="eastAsia"/>
        </w:rPr>
        <w:t>Smith</w:t>
      </w:r>
      <w:r>
        <w:rPr>
          <w:rFonts w:hint="eastAsia"/>
        </w:rPr>
        <w:t>等用</w:t>
      </w:r>
      <w:r>
        <w:rPr>
          <w:rFonts w:hint="eastAsia"/>
        </w:rPr>
        <w:t>SFA</w:t>
      </w:r>
      <w:r>
        <w:rPr>
          <w:rFonts w:hint="eastAsia"/>
        </w:rPr>
        <w:t>测得的量子化摩擦曲线。</w:t>
      </w:r>
    </w:p>
    <w:p w14:paraId="58B59A2E" w14:textId="77777777" w:rsidR="00CB03D3" w:rsidRDefault="00CB03D3" w:rsidP="00CB03D3">
      <w:pPr>
        <w:ind w:firstLineChars="0" w:firstLine="480"/>
      </w:pPr>
      <w:r>
        <w:rPr>
          <w:rFonts w:hint="eastAsia"/>
        </w:rPr>
        <w:t>（</w:t>
      </w:r>
      <w:r>
        <w:rPr>
          <w:rFonts w:hint="eastAsia"/>
        </w:rPr>
        <w:t>3</w:t>
      </w:r>
      <w:r>
        <w:rPr>
          <w:rFonts w:hint="eastAsia"/>
        </w:rPr>
        <w:t>）文献明确了</w:t>
      </w:r>
      <w:r w:rsidRPr="000D32FF">
        <w:rPr>
          <w:rFonts w:hint="eastAsia"/>
        </w:rPr>
        <w:t>固体表面类型、法向载荷范围、滑动速度</w:t>
      </w:r>
      <w:r>
        <w:rPr>
          <w:rFonts w:hint="eastAsia"/>
        </w:rPr>
        <w:t>、温度</w:t>
      </w:r>
      <w:r w:rsidRPr="000D32FF">
        <w:rPr>
          <w:rFonts w:hint="eastAsia"/>
        </w:rPr>
        <w:t>以及尽可能详细的</w:t>
      </w:r>
      <w:r>
        <w:rPr>
          <w:rFonts w:hint="eastAsia"/>
        </w:rPr>
        <w:t>固体界面处</w:t>
      </w:r>
      <w:r>
        <w:rPr>
          <w:rFonts w:hint="eastAsia"/>
        </w:rPr>
        <w:t>I</w:t>
      </w:r>
      <w:r>
        <w:t>L</w:t>
      </w:r>
      <w:r w:rsidR="001A5B29">
        <w:t>s</w:t>
      </w:r>
      <w:r>
        <w:rPr>
          <w:rFonts w:hint="eastAsia"/>
        </w:rPr>
        <w:t>纳米膜结构和</w:t>
      </w:r>
      <w:r w:rsidRPr="000D32FF">
        <w:rPr>
          <w:rFonts w:hint="eastAsia"/>
        </w:rPr>
        <w:t>实验环境</w:t>
      </w:r>
      <w:r>
        <w:rPr>
          <w:rFonts w:hint="eastAsia"/>
        </w:rPr>
        <w:t>等。</w:t>
      </w:r>
    </w:p>
    <w:p w14:paraId="49E8B439" w14:textId="77777777" w:rsidR="00CB03D3" w:rsidRDefault="00CB03D3" w:rsidP="00CB03D3">
      <w:pPr>
        <w:ind w:firstLineChars="0" w:firstLine="480"/>
      </w:pPr>
      <w:r>
        <w:rPr>
          <w:rFonts w:hint="eastAsia"/>
        </w:rPr>
        <w:t>（</w:t>
      </w:r>
      <w:r>
        <w:rPr>
          <w:rFonts w:hint="eastAsia"/>
        </w:rPr>
        <w:t>4</w:t>
      </w:r>
      <w:r>
        <w:rPr>
          <w:rFonts w:hint="eastAsia"/>
        </w:rPr>
        <w:t>）</w:t>
      </w:r>
      <w:r w:rsidRPr="000D32FF">
        <w:rPr>
          <w:rFonts w:hint="eastAsia"/>
        </w:rPr>
        <w:t>实验条件明确指向纳米尺度润滑</w:t>
      </w:r>
      <w:r>
        <w:rPr>
          <w:rFonts w:hint="eastAsia"/>
        </w:rPr>
        <w:t>，排除宏观摩擦试验结果。</w:t>
      </w:r>
    </w:p>
    <w:p w14:paraId="7F56BC8E" w14:textId="77777777" w:rsidR="00CB03D3" w:rsidRDefault="00CB03D3" w:rsidP="00CB03D3">
      <w:pPr>
        <w:ind w:firstLine="480"/>
      </w:pPr>
      <w:r>
        <w:rPr>
          <w:rFonts w:hint="eastAsia"/>
        </w:rPr>
        <w:t>对于满足上述纳入标准的文献，本研究优先采用作者直接给出的界面摩擦系数数值，对于仅给出摩擦力</w:t>
      </w:r>
      <w:r>
        <w:rPr>
          <w:rFonts w:hint="eastAsia"/>
        </w:rPr>
        <w:t>-</w:t>
      </w:r>
      <w:r>
        <w:rPr>
          <w:rFonts w:hint="eastAsia"/>
        </w:rPr>
        <w:t>法向载荷曲线的文献，则使用数字化工具从图像中提取数据，并基于修正</w:t>
      </w:r>
      <w:r>
        <w:rPr>
          <w:rFonts w:hint="eastAsia"/>
        </w:rPr>
        <w:t>Amontons</w:t>
      </w:r>
      <w:r>
        <w:rPr>
          <w:rFonts w:hint="eastAsia"/>
        </w:rPr>
        <w:t>定律（式</w:t>
      </w:r>
      <w:r>
        <w:rPr>
          <w:rFonts w:hint="eastAsia"/>
        </w:rPr>
        <w:t>1</w:t>
      </w:r>
      <w:r>
        <w:t>.1</w:t>
      </w:r>
      <w:r>
        <w:rPr>
          <w:rFonts w:hint="eastAsia"/>
        </w:rPr>
        <w:t>）对摩擦力</w:t>
      </w:r>
      <w:r>
        <w:rPr>
          <w:rFonts w:hint="eastAsia"/>
        </w:rPr>
        <w:t>F</w:t>
      </w:r>
      <w:r w:rsidRPr="0070476F">
        <w:rPr>
          <w:vertAlign w:val="subscript"/>
        </w:rPr>
        <w:t>f</w:t>
      </w:r>
      <w:r>
        <w:rPr>
          <w:rFonts w:hint="eastAsia"/>
        </w:rPr>
        <w:t>与法向载荷</w:t>
      </w:r>
      <w:r>
        <w:rPr>
          <w:rFonts w:hint="eastAsia"/>
        </w:rPr>
        <w:t>F</w:t>
      </w:r>
      <w:r w:rsidRPr="0070476F">
        <w:rPr>
          <w:vertAlign w:val="subscript"/>
        </w:rPr>
        <w:t>N</w:t>
      </w:r>
      <w:r>
        <w:rPr>
          <w:rFonts w:hint="eastAsia"/>
        </w:rPr>
        <w:t>进行线性拟合，斜率</w:t>
      </w:r>
      <w:r w:rsidRPr="00D87B0A">
        <w:rPr>
          <w:rFonts w:cs="Times New Roman"/>
        </w:rPr>
        <w:t>μ</w:t>
      </w:r>
      <w:r>
        <w:rPr>
          <w:rFonts w:hint="eastAsia"/>
        </w:rPr>
        <w:t>作为对应工况下的界面摩擦系数。另外，所有</w:t>
      </w:r>
      <w:r w:rsidR="001A5B29">
        <w:rPr>
          <w:rFonts w:hint="eastAsia"/>
        </w:rPr>
        <w:t>物理量（载荷、</w:t>
      </w:r>
      <w:r w:rsidR="001A5B29">
        <w:rPr>
          <w:rFonts w:hint="eastAsia"/>
        </w:rPr>
        <w:lastRenderedPageBreak/>
        <w:t>滑动速度、温度等）在整理时统一换算为一致单位，尽可能</w:t>
      </w:r>
      <w:r>
        <w:rPr>
          <w:rFonts w:hint="eastAsia"/>
        </w:rPr>
        <w:t>保留原文给出的误差范围，以提高后续建模的可追溯性与可靠性。</w:t>
      </w:r>
    </w:p>
    <w:p w14:paraId="3D8C8939" w14:textId="77777777" w:rsidR="00CB03D3" w:rsidRPr="000D32FF" w:rsidRDefault="001A5B29" w:rsidP="00CB03D3">
      <w:pPr>
        <w:ind w:firstLine="480"/>
      </w:pPr>
      <w:r>
        <w:rPr>
          <w:rFonts w:hint="eastAsia"/>
        </w:rPr>
        <w:t>需特别</w:t>
      </w:r>
      <w:r w:rsidR="00CB03D3">
        <w:rPr>
          <w:rFonts w:hint="eastAsia"/>
        </w:rPr>
        <w:t>强调的是，本研究关注的摩擦系数均对应‘固体</w:t>
      </w:r>
      <w:r w:rsidR="00CB03D3">
        <w:rPr>
          <w:rFonts w:hint="eastAsia"/>
        </w:rPr>
        <w:t>-I</w:t>
      </w:r>
      <w:r w:rsidR="00CB03D3">
        <w:t>L</w:t>
      </w:r>
      <w:r w:rsidR="00CB03D3">
        <w:rPr>
          <w:rFonts w:hint="eastAsia"/>
        </w:rPr>
        <w:t>-</w:t>
      </w:r>
      <w:r w:rsidR="00CB03D3">
        <w:rPr>
          <w:rFonts w:hint="eastAsia"/>
        </w:rPr>
        <w:t>固体’界面处</w:t>
      </w:r>
      <w:r w:rsidR="00CB03D3" w:rsidRPr="00615761">
        <w:rPr>
          <w:rFonts w:hint="eastAsia"/>
        </w:rPr>
        <w:t>的稳态滑动摩擦</w:t>
      </w:r>
      <w:r w:rsidR="00CB03D3">
        <w:rPr>
          <w:rFonts w:hint="eastAsia"/>
        </w:rPr>
        <w:t>，而非体相黏度或宏观摩擦系数。为了避免混淆，对于同时报告宏观球</w:t>
      </w:r>
      <w:r w:rsidR="00CB03D3">
        <w:rPr>
          <w:rFonts w:hint="eastAsia"/>
        </w:rPr>
        <w:t>-</w:t>
      </w:r>
      <w:r w:rsidR="00CB03D3" w:rsidRPr="00615761">
        <w:rPr>
          <w:rFonts w:hint="eastAsia"/>
        </w:rPr>
        <w:t>盘摩擦和纳米摩擦的文献，仅提取</w:t>
      </w:r>
      <w:r w:rsidR="00CB03D3" w:rsidRPr="00615761">
        <w:rPr>
          <w:rFonts w:hint="eastAsia"/>
        </w:rPr>
        <w:t xml:space="preserve"> AFM/SFA </w:t>
      </w:r>
      <w:r w:rsidR="00CB03D3">
        <w:rPr>
          <w:rFonts w:hint="eastAsia"/>
        </w:rPr>
        <w:t>实验中固</w:t>
      </w:r>
      <w:r w:rsidR="00CB03D3">
        <w:rPr>
          <w:rFonts w:hint="eastAsia"/>
        </w:rPr>
        <w:t>-</w:t>
      </w:r>
      <w:r w:rsidR="00CB03D3" w:rsidRPr="00615761">
        <w:rPr>
          <w:rFonts w:hint="eastAsia"/>
        </w:rPr>
        <w:t>液界面处的纳米摩擦数据</w:t>
      </w:r>
      <w:r w:rsidR="00CB03D3">
        <w:rPr>
          <w:rFonts w:hint="eastAsia"/>
        </w:rPr>
        <w:t>。</w:t>
      </w:r>
    </w:p>
    <w:p w14:paraId="53793070" w14:textId="77777777" w:rsidR="00CB03D3" w:rsidRDefault="00CB03D3" w:rsidP="00CB03D3">
      <w:pPr>
        <w:pStyle w:val="3"/>
      </w:pPr>
      <w:r>
        <w:rPr>
          <w:rFonts w:hint="eastAsia"/>
        </w:rPr>
        <w:t>子数据划分</w:t>
      </w:r>
    </w:p>
    <w:p w14:paraId="6B4425A2" w14:textId="77777777" w:rsidR="00CB03D3" w:rsidRDefault="00CB03D3" w:rsidP="00CB03D3">
      <w:pPr>
        <w:ind w:firstLine="480"/>
      </w:pPr>
      <w:r w:rsidRPr="00DB1919">
        <w:rPr>
          <w:rFonts w:hint="eastAsia"/>
        </w:rPr>
        <w:t>在</w:t>
      </w:r>
      <w:r>
        <w:rPr>
          <w:rFonts w:hint="eastAsia"/>
        </w:rPr>
        <w:t>符合</w:t>
      </w:r>
      <w:r>
        <w:rPr>
          <w:rFonts w:hint="eastAsia"/>
        </w:rPr>
        <w:t>2</w:t>
      </w:r>
      <w:r>
        <w:t>.1.1</w:t>
      </w:r>
      <w:r>
        <w:rPr>
          <w:rFonts w:hint="eastAsia"/>
        </w:rPr>
        <w:t>节数据纳入标准的文献中</w:t>
      </w:r>
      <w:r w:rsidRPr="00DB1919">
        <w:rPr>
          <w:rFonts w:hint="eastAsia"/>
        </w:rPr>
        <w:t>，部分工作通过</w:t>
      </w:r>
      <w:r>
        <w:rPr>
          <w:rFonts w:hint="eastAsia"/>
        </w:rPr>
        <w:t>AFM</w:t>
      </w:r>
      <w:r>
        <w:rPr>
          <w:rFonts w:hint="eastAsia"/>
        </w:rPr>
        <w:t>“力</w:t>
      </w:r>
      <w:r>
        <w:rPr>
          <w:rFonts w:hint="eastAsia"/>
        </w:rPr>
        <w:t>-</w:t>
      </w:r>
      <w:r w:rsidRPr="00DB1919">
        <w:rPr>
          <w:rFonts w:hint="eastAsia"/>
        </w:rPr>
        <w:t>距离曲线</w:t>
      </w:r>
      <w:r>
        <w:rPr>
          <w:rFonts w:hint="eastAsia"/>
        </w:rPr>
        <w:t>”</w:t>
      </w:r>
      <w:r w:rsidRPr="00DB1919">
        <w:rPr>
          <w:rFonts w:hint="eastAsia"/>
        </w:rPr>
        <w:t>或</w:t>
      </w:r>
      <w:r>
        <w:rPr>
          <w:rFonts w:hint="eastAsia"/>
        </w:rPr>
        <w:t xml:space="preserve"> SFA</w:t>
      </w:r>
      <w:r>
        <w:rPr>
          <w:rFonts w:hint="eastAsia"/>
        </w:rPr>
        <w:t>多光束干涉测量了固体表面间离子液体</w:t>
      </w:r>
      <w:r w:rsidRPr="00DB1919">
        <w:rPr>
          <w:rFonts w:hint="eastAsia"/>
        </w:rPr>
        <w:t>膜的厚度</w:t>
      </w:r>
      <w:r>
        <w:rPr>
          <w:rFonts w:hint="eastAsia"/>
        </w:rPr>
        <w:t>或离子层数，并将其与摩擦行为关联；</w:t>
      </w:r>
      <w:r w:rsidRPr="00DB1919">
        <w:rPr>
          <w:rFonts w:hint="eastAsia"/>
        </w:rPr>
        <w:t>另一些工作则仅给出了摩擦系数</w:t>
      </w:r>
      <w:r w:rsidRPr="00E10AA9">
        <w:rPr>
          <w:rFonts w:cs="Times New Roman"/>
        </w:rPr>
        <w:t>μ</w:t>
      </w:r>
      <w:r w:rsidR="001A5B29">
        <w:rPr>
          <w:rFonts w:hint="eastAsia"/>
        </w:rPr>
        <w:t>，</w:t>
      </w:r>
      <w:r w:rsidRPr="00DB1919">
        <w:rPr>
          <w:rFonts w:hint="eastAsia"/>
        </w:rPr>
        <w:t>未定量表征受限离子层的厚度。</w:t>
      </w:r>
      <w:r>
        <w:rPr>
          <w:rFonts w:hint="eastAsia"/>
        </w:rPr>
        <w:t>考虑到膜厚缺失具有“文献报道策略差异”的结构性特征，若对缺失膜厚的样本进行经验插补，可能引入不可控偏差并削弱模型可解释性。因此，本研究构建两套并行数据集：</w:t>
      </w:r>
    </w:p>
    <w:p w14:paraId="306495BD" w14:textId="77777777" w:rsidR="00CB03D3" w:rsidRDefault="00CB03D3" w:rsidP="00CB03D3">
      <w:pPr>
        <w:ind w:firstLineChars="0" w:firstLine="480"/>
      </w:pPr>
      <w:r w:rsidRPr="00C0734A">
        <w:rPr>
          <w:rFonts w:hint="eastAsia"/>
        </w:rPr>
        <w:t>Dataset-A</w:t>
      </w:r>
      <w:r w:rsidRPr="00C0734A">
        <w:rPr>
          <w:rFonts w:hint="eastAsia"/>
        </w:rPr>
        <w:t>（不含膜厚）</w:t>
      </w:r>
      <w:r>
        <w:rPr>
          <w:rFonts w:hint="eastAsia"/>
        </w:rPr>
        <w:t>：收录</w:t>
      </w:r>
      <w:r w:rsidRPr="006F6E11">
        <w:rPr>
          <w:rFonts w:hint="eastAsia"/>
        </w:rPr>
        <w:t>仅给出界面摩擦系数及相应工况参数的数据点</w:t>
      </w:r>
      <w:r>
        <w:rPr>
          <w:rFonts w:hint="eastAsia"/>
        </w:rPr>
        <w:t>，共</w:t>
      </w:r>
      <w:r w:rsidR="00952495">
        <w:t>256</w:t>
      </w:r>
      <w:r>
        <w:rPr>
          <w:rFonts w:hint="eastAsia"/>
        </w:rPr>
        <w:t>条样本</w:t>
      </w:r>
      <w:r w:rsidRPr="006F6E11">
        <w:rPr>
          <w:rFonts w:hint="eastAsia"/>
        </w:rPr>
        <w:t>。旨在最大化样本规模，建立</w:t>
      </w:r>
      <w:r>
        <w:rPr>
          <w:rFonts w:hint="eastAsia"/>
        </w:rPr>
        <w:t>“离子液体自身性质</w:t>
      </w:r>
      <w:r>
        <w:rPr>
          <w:rFonts w:hint="eastAsia"/>
        </w:rPr>
        <w:t>-</w:t>
      </w:r>
      <w:r>
        <w:rPr>
          <w:rFonts w:hint="eastAsia"/>
        </w:rPr>
        <w:t>固体表面性质</w:t>
      </w:r>
      <w:r>
        <w:rPr>
          <w:rFonts w:hint="eastAsia"/>
        </w:rPr>
        <w:t>-</w:t>
      </w:r>
      <w:r>
        <w:rPr>
          <w:rFonts w:hint="eastAsia"/>
        </w:rPr>
        <w:t>外界环境</w:t>
      </w:r>
      <w:r>
        <w:rPr>
          <w:rFonts w:hint="eastAsia"/>
        </w:rPr>
        <w:t>-</w:t>
      </w:r>
      <w:r w:rsidRPr="006F6E11">
        <w:rPr>
          <w:rFonts w:hint="eastAsia"/>
        </w:rPr>
        <w:t>界面</w:t>
      </w:r>
      <w:r>
        <w:rPr>
          <w:rFonts w:hint="eastAsia"/>
        </w:rPr>
        <w:t>纳米</w:t>
      </w:r>
      <w:r w:rsidRPr="006F6E11">
        <w:rPr>
          <w:rFonts w:hint="eastAsia"/>
        </w:rPr>
        <w:t>摩擦系数”的通用预测模型</w:t>
      </w:r>
      <w:r>
        <w:rPr>
          <w:rFonts w:hint="eastAsia"/>
        </w:rPr>
        <w:t>；</w:t>
      </w:r>
    </w:p>
    <w:p w14:paraId="1DD13E11" w14:textId="77777777" w:rsidR="00CB03D3" w:rsidRDefault="00CB03D3" w:rsidP="00CB03D3">
      <w:pPr>
        <w:ind w:firstLine="480"/>
      </w:pPr>
      <w:r>
        <w:rPr>
          <w:rFonts w:hint="eastAsia"/>
        </w:rPr>
        <w:t>Dataset-B</w:t>
      </w:r>
      <w:r>
        <w:rPr>
          <w:rFonts w:hint="eastAsia"/>
        </w:rPr>
        <w:t>（含膜厚）：在</w:t>
      </w:r>
      <w:r>
        <w:rPr>
          <w:rFonts w:hint="eastAsia"/>
        </w:rPr>
        <w:t>Dataset-A</w:t>
      </w:r>
      <w:r>
        <w:rPr>
          <w:rFonts w:hint="eastAsia"/>
        </w:rPr>
        <w:t>的特征基础上额外引入膜厚</w:t>
      </w:r>
      <w:r>
        <w:rPr>
          <w:rFonts w:hint="eastAsia"/>
        </w:rPr>
        <w:t>h</w:t>
      </w:r>
      <w:r>
        <w:rPr>
          <w:rFonts w:hint="eastAsia"/>
        </w:rPr>
        <w:t>，共</w:t>
      </w:r>
      <w:r>
        <w:t>212</w:t>
      </w:r>
      <w:r w:rsidR="001A5B29">
        <w:rPr>
          <w:rFonts w:hint="eastAsia"/>
        </w:rPr>
        <w:t>条样本，</w:t>
      </w:r>
      <w:r>
        <w:rPr>
          <w:rFonts w:hint="eastAsia"/>
        </w:rPr>
        <w:t>用于评估膜厚对预测精度</w:t>
      </w:r>
      <w:r w:rsidR="001A5B29">
        <w:rPr>
          <w:rFonts w:hint="eastAsia"/>
        </w:rPr>
        <w:t>的</w:t>
      </w:r>
      <w:r w:rsidR="001A5B29">
        <w:t>影响</w:t>
      </w:r>
      <w:r>
        <w:rPr>
          <w:rFonts w:hint="eastAsia"/>
        </w:rPr>
        <w:t>。</w:t>
      </w:r>
    </w:p>
    <w:p w14:paraId="7F46D3CF" w14:textId="77777777" w:rsidR="00CB03D3" w:rsidRDefault="00CB03D3" w:rsidP="00CB03D3">
      <w:pPr>
        <w:ind w:firstLine="480"/>
      </w:pPr>
      <w:r w:rsidRPr="002C7666">
        <w:rPr>
          <w:rFonts w:hint="eastAsia"/>
        </w:rPr>
        <w:t>“</w:t>
      </w:r>
      <w:r>
        <w:rPr>
          <w:rFonts w:hint="eastAsia"/>
        </w:rPr>
        <w:t>子数据划分</w:t>
      </w:r>
      <w:r w:rsidR="001A5B29">
        <w:rPr>
          <w:rFonts w:hint="eastAsia"/>
        </w:rPr>
        <w:t>”</w:t>
      </w:r>
      <w:r w:rsidRPr="002C7666">
        <w:rPr>
          <w:rFonts w:hint="eastAsia"/>
        </w:rPr>
        <w:t>使得本研究既能利用更大规模文献数据训练稳健模型，又能在含膜厚</w:t>
      </w:r>
      <w:r w:rsidR="001A5B29">
        <w:rPr>
          <w:rFonts w:hint="eastAsia"/>
        </w:rPr>
        <w:t>数据集</w:t>
      </w:r>
      <w:r>
        <w:rPr>
          <w:rFonts w:hint="eastAsia"/>
        </w:rPr>
        <w:t>中检验界面结构信息对模型性能与解释的贡献</w:t>
      </w:r>
      <w:r w:rsidRPr="002C7666">
        <w:rPr>
          <w:rFonts w:hint="eastAsia"/>
        </w:rPr>
        <w:t>。</w:t>
      </w:r>
    </w:p>
    <w:p w14:paraId="5B38B0E5" w14:textId="77777777" w:rsidR="00CB03D3" w:rsidRDefault="00CB03D3" w:rsidP="00CB03D3">
      <w:pPr>
        <w:ind w:firstLine="480"/>
      </w:pPr>
      <w:r w:rsidRPr="00B46C73">
        <w:rPr>
          <w:rFonts w:hint="eastAsia"/>
        </w:rPr>
        <w:t>为直观呈现</w:t>
      </w:r>
      <w:r w:rsidR="001A5B29">
        <w:rPr>
          <w:rFonts w:hint="eastAsia"/>
        </w:rPr>
        <w:t>两个</w:t>
      </w:r>
      <w:r w:rsidRPr="00B46C73">
        <w:rPr>
          <w:rFonts w:hint="eastAsia"/>
        </w:rPr>
        <w:t>数据集</w:t>
      </w:r>
      <w:r>
        <w:rPr>
          <w:rFonts w:hint="eastAsia"/>
        </w:rPr>
        <w:t>中所覆盖的离子液体化学空间</w:t>
      </w:r>
      <w:r w:rsidRPr="00B46C73">
        <w:rPr>
          <w:rFonts w:hint="eastAsia"/>
        </w:rPr>
        <w:t>与样本稀疏性，本研究在</w:t>
      </w:r>
      <w:r>
        <w:rPr>
          <w:rFonts w:hint="eastAsia"/>
        </w:rPr>
        <w:t xml:space="preserve"> </w:t>
      </w:r>
      <w:r>
        <w:t>2.1</w:t>
      </w:r>
      <w:r>
        <w:rPr>
          <w:rFonts w:hint="eastAsia"/>
        </w:rPr>
        <w:t>.</w:t>
      </w:r>
      <w:r>
        <w:t>2</w:t>
      </w:r>
      <w:r w:rsidRPr="00B46C73">
        <w:rPr>
          <w:rFonts w:hint="eastAsia"/>
        </w:rPr>
        <w:t>节引入</w:t>
      </w:r>
      <w:r w:rsidRPr="003A5A9E">
        <w:rPr>
          <w:rFonts w:hint="eastAsia"/>
        </w:rPr>
        <w:t>离子对</w:t>
      </w:r>
      <w:r>
        <w:rPr>
          <w:rFonts w:hint="eastAsia"/>
        </w:rPr>
        <w:t>样本</w:t>
      </w:r>
      <w:r w:rsidRPr="003A5A9E">
        <w:rPr>
          <w:rFonts w:hint="eastAsia"/>
        </w:rPr>
        <w:t>计数热图</w:t>
      </w:r>
      <w:r w:rsidR="00751C7B">
        <w:rPr>
          <w:rFonts w:hint="eastAsia"/>
        </w:rPr>
        <w:t>，如</w:t>
      </w:r>
      <w:r>
        <w:rPr>
          <w:rFonts w:hint="eastAsia"/>
        </w:rPr>
        <w:t>图</w:t>
      </w:r>
      <w:r>
        <w:rPr>
          <w:rFonts w:hint="eastAsia"/>
        </w:rPr>
        <w:t>2</w:t>
      </w:r>
      <w:r>
        <w:t>.1</w:t>
      </w:r>
      <w:r w:rsidR="00751C7B">
        <w:rPr>
          <w:rFonts w:hint="eastAsia"/>
        </w:rPr>
        <w:t>所示</w:t>
      </w:r>
      <w:r>
        <w:rPr>
          <w:rFonts w:hint="eastAsia"/>
        </w:rPr>
        <w:t>，即</w:t>
      </w:r>
      <w:r w:rsidRPr="00086F99">
        <w:rPr>
          <w:rFonts w:hint="eastAsia"/>
        </w:rPr>
        <w:t>以阳离子和阴离子类型为坐标轴，对不同阳</w:t>
      </w:r>
      <w:r w:rsidRPr="00086F99">
        <w:rPr>
          <w:rFonts w:hint="eastAsia"/>
        </w:rPr>
        <w:t>/</w:t>
      </w:r>
      <w:r w:rsidR="001A5B29">
        <w:rPr>
          <w:rFonts w:hint="eastAsia"/>
        </w:rPr>
        <w:t>阴离子组合在两类</w:t>
      </w:r>
      <w:r w:rsidRPr="00086F99">
        <w:rPr>
          <w:rFonts w:hint="eastAsia"/>
        </w:rPr>
        <w:t>数据集中出现的次数进行统计，色条表示每一阳</w:t>
      </w:r>
      <w:r w:rsidRPr="00086F99">
        <w:rPr>
          <w:rFonts w:hint="eastAsia"/>
        </w:rPr>
        <w:t>/</w:t>
      </w:r>
      <w:r w:rsidRPr="00086F99">
        <w:rPr>
          <w:rFonts w:hint="eastAsia"/>
        </w:rPr>
        <w:t>阴离子组合对应的数据点数量，颜色由蓝到黄依次表示样本数由少到多</w:t>
      </w:r>
      <w:r>
        <w:rPr>
          <w:rFonts w:hint="eastAsia"/>
        </w:rPr>
        <w:t>，</w:t>
      </w:r>
      <w:r w:rsidRPr="00086F99">
        <w:rPr>
          <w:rFonts w:hint="eastAsia"/>
        </w:rPr>
        <w:t>得到二维计数热图</w:t>
      </w:r>
      <w:r>
        <w:rPr>
          <w:rFonts w:hint="eastAsia"/>
        </w:rPr>
        <w:t>。</w:t>
      </w:r>
    </w:p>
    <w:p w14:paraId="28E73568" w14:textId="77777777" w:rsidR="009D189E" w:rsidRDefault="009D189E" w:rsidP="00CB03D3">
      <w:pPr>
        <w:ind w:firstLine="480"/>
      </w:pPr>
      <w:r w:rsidRPr="009D189E">
        <w:rPr>
          <w:rFonts w:hint="eastAsia"/>
        </w:rPr>
        <w:t>分析</w:t>
      </w:r>
      <w:r w:rsidRPr="009D189E">
        <w:t>Dataset-A</w:t>
      </w:r>
      <w:r w:rsidRPr="009D189E">
        <w:rPr>
          <w:rFonts w:hint="eastAsia"/>
        </w:rPr>
        <w:t>和</w:t>
      </w:r>
      <w:r w:rsidRPr="009D189E">
        <w:t>Dataset-B</w:t>
      </w:r>
      <w:r w:rsidRPr="009D189E">
        <w:rPr>
          <w:rFonts w:hint="eastAsia"/>
        </w:rPr>
        <w:t>的离子样本对计数图可知，数据主要集中在若干典型阳离子家族（如咪唑鎓阳离子</w:t>
      </w:r>
      <w:r w:rsidRPr="009D189E">
        <w:t>[BMIM]⁺</w:t>
      </w:r>
      <w:r w:rsidRPr="009D189E">
        <w:rPr>
          <w:rFonts w:hint="eastAsia"/>
        </w:rPr>
        <w:t>、</w:t>
      </w:r>
      <w:r w:rsidRPr="009D189E">
        <w:t>[EMIM]⁺</w:t>
      </w:r>
      <w:r w:rsidRPr="009D189E">
        <w:rPr>
          <w:rFonts w:hint="eastAsia"/>
        </w:rPr>
        <w:t>、</w:t>
      </w:r>
      <w:r w:rsidRPr="009D189E">
        <w:t>[HMIM]⁺</w:t>
      </w:r>
      <w:r w:rsidRPr="009D189E">
        <w:rPr>
          <w:rFonts w:hint="eastAsia"/>
        </w:rPr>
        <w:t>，季膦阳离子</w:t>
      </w:r>
      <w:r w:rsidRPr="009D189E">
        <w:t xml:space="preserve"> [P₆,₆,₆,₁₄]⁺ </w:t>
      </w:r>
      <w:r w:rsidRPr="009D189E">
        <w:rPr>
          <w:rFonts w:hint="eastAsia"/>
        </w:rPr>
        <w:t>以及部分季铵</w:t>
      </w:r>
      <w:r w:rsidRPr="009D189E">
        <w:t>/</w:t>
      </w:r>
      <w:r w:rsidRPr="009D189E">
        <w:rPr>
          <w:rFonts w:hint="eastAsia"/>
        </w:rPr>
        <w:t>吡啶鎓阳离子），与</w:t>
      </w:r>
      <w:r w:rsidRPr="009D189E">
        <w:t xml:space="preserve"> [TFSI]⁻</w:t>
      </w:r>
      <w:r w:rsidRPr="009D189E">
        <w:rPr>
          <w:rFonts w:hint="eastAsia"/>
        </w:rPr>
        <w:t>、</w:t>
      </w:r>
      <w:r w:rsidRPr="009D189E">
        <w:t>[N]⁻</w:t>
      </w:r>
      <w:r w:rsidRPr="009D189E">
        <w:rPr>
          <w:rFonts w:hint="eastAsia"/>
        </w:rPr>
        <w:t>、</w:t>
      </w:r>
      <w:r w:rsidRPr="009D189E">
        <w:t>[FAP]⁻</w:t>
      </w:r>
      <w:r w:rsidRPr="009D189E">
        <w:rPr>
          <w:rFonts w:hint="eastAsia"/>
        </w:rPr>
        <w:t>、卤素阴离子等组合的样本数相对较多，其他的阳</w:t>
      </w:r>
      <w:r w:rsidRPr="009D189E">
        <w:t>/</w:t>
      </w:r>
      <w:r w:rsidRPr="009D189E">
        <w:rPr>
          <w:rFonts w:hint="eastAsia"/>
        </w:rPr>
        <w:t>阴离子组合数据则明显稀疏。这说明了目前对界面处</w:t>
      </w:r>
      <w:r w:rsidRPr="009D189E">
        <w:t>ILs</w:t>
      </w:r>
      <w:r w:rsidRPr="009D189E">
        <w:rPr>
          <w:rFonts w:hint="eastAsia"/>
        </w:rPr>
        <w:t>纳米摩擦系数的实验研究仍主要集中于少数典型体系。对比两个数据集的离子对样本计数图可知，</w:t>
      </w:r>
      <w:r w:rsidRPr="009D189E">
        <w:t>Dataset-A</w:t>
      </w:r>
      <w:r w:rsidRPr="009D189E">
        <w:rPr>
          <w:rFonts w:hint="eastAsia"/>
        </w:rPr>
        <w:t>较</w:t>
      </w:r>
      <w:r w:rsidRPr="009D189E">
        <w:t>Dataset-B</w:t>
      </w:r>
      <w:r w:rsidRPr="009D189E">
        <w:rPr>
          <w:rFonts w:hint="eastAsia"/>
        </w:rPr>
        <w:t>有更多的阳</w:t>
      </w:r>
      <w:r w:rsidRPr="009D189E">
        <w:t>/</w:t>
      </w:r>
      <w:r w:rsidRPr="009D189E">
        <w:rPr>
          <w:rFonts w:hint="eastAsia"/>
        </w:rPr>
        <w:t>阴离子组合。</w:t>
      </w:r>
    </w:p>
    <w:p w14:paraId="48F8A60E" w14:textId="77777777" w:rsidR="00CB03D3" w:rsidRDefault="00CB03D3" w:rsidP="00CB03D3">
      <w:pPr>
        <w:pStyle w:val="ac"/>
      </w:pPr>
      <w:r>
        <w:rPr>
          <w:rFonts w:hint="eastAsia"/>
          <w:noProof/>
        </w:rPr>
        <w:lastRenderedPageBreak/>
        <w:drawing>
          <wp:inline distT="0" distB="0" distL="0" distR="0" wp14:anchorId="2316A273" wp14:editId="3662D94A">
            <wp:extent cx="5274310" cy="20980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098040"/>
                    </a:xfrm>
                    <a:prstGeom prst="rect">
                      <a:avLst/>
                    </a:prstGeom>
                  </pic:spPr>
                </pic:pic>
              </a:graphicData>
            </a:graphic>
          </wp:inline>
        </w:drawing>
      </w:r>
    </w:p>
    <w:p w14:paraId="060747AC" w14:textId="77777777" w:rsidR="00CB03D3" w:rsidRPr="00880E65" w:rsidRDefault="00CB03D3" w:rsidP="00CB03D3">
      <w:pPr>
        <w:pStyle w:val="ac"/>
      </w:pPr>
      <w:r>
        <w:rPr>
          <w:rFonts w:hint="eastAsia"/>
        </w:rPr>
        <w:t>图</w:t>
      </w:r>
      <w:r>
        <w:rPr>
          <w:rFonts w:hint="eastAsia"/>
        </w:rPr>
        <w:t>2</w:t>
      </w:r>
      <w:r>
        <w:t xml:space="preserve">.1 </w:t>
      </w:r>
      <w:r w:rsidRPr="00880E65">
        <w:rPr>
          <w:rFonts w:hint="eastAsia"/>
        </w:rPr>
        <w:t>离子对</w:t>
      </w:r>
      <w:r>
        <w:rPr>
          <w:rFonts w:hint="eastAsia"/>
        </w:rPr>
        <w:t>样本</w:t>
      </w:r>
      <w:r w:rsidRPr="00880E65">
        <w:rPr>
          <w:rFonts w:hint="eastAsia"/>
        </w:rPr>
        <w:t>计数热图</w:t>
      </w:r>
      <w:r>
        <w:rPr>
          <w:rFonts w:hint="eastAsia"/>
        </w:rPr>
        <w:t>，</w:t>
      </w:r>
      <w:r>
        <w:rPr>
          <w:rFonts w:hint="eastAsia"/>
        </w:rPr>
        <w:t>(</w:t>
      </w:r>
      <w:r>
        <w:t xml:space="preserve">a) </w:t>
      </w:r>
      <w:r w:rsidRPr="00880E65">
        <w:rPr>
          <w:rFonts w:hint="eastAsia"/>
        </w:rPr>
        <w:t>Dataset-A</w:t>
      </w:r>
      <w:r w:rsidRPr="00880E65">
        <w:rPr>
          <w:rFonts w:hint="eastAsia"/>
        </w:rPr>
        <w:t>，不含膜厚</w:t>
      </w:r>
      <w:r>
        <w:rPr>
          <w:rFonts w:hint="eastAsia"/>
        </w:rPr>
        <w:t>，</w:t>
      </w:r>
      <w:r>
        <w:rPr>
          <w:rFonts w:hint="eastAsia"/>
        </w:rPr>
        <w:t>(</w:t>
      </w:r>
      <w:r>
        <w:t xml:space="preserve">b) </w:t>
      </w:r>
      <w:r w:rsidRPr="00880E65">
        <w:rPr>
          <w:rFonts w:hint="eastAsia"/>
        </w:rPr>
        <w:t>Dataset-B</w:t>
      </w:r>
      <w:r>
        <w:rPr>
          <w:rFonts w:hint="eastAsia"/>
        </w:rPr>
        <w:t>，</w:t>
      </w:r>
      <w:r w:rsidRPr="00880E65">
        <w:rPr>
          <w:rFonts w:hint="eastAsia"/>
        </w:rPr>
        <w:t>含膜厚</w:t>
      </w:r>
    </w:p>
    <w:p w14:paraId="60554A21" w14:textId="77777777" w:rsidR="00CB03D3" w:rsidRDefault="00CB03D3" w:rsidP="00CB03D3">
      <w:pPr>
        <w:ind w:firstLine="480"/>
      </w:pPr>
      <w:r>
        <w:rPr>
          <w:rFonts w:hint="eastAsia"/>
        </w:rPr>
        <w:t>图</w:t>
      </w:r>
      <w:r>
        <w:rPr>
          <w:rFonts w:hint="eastAsia"/>
        </w:rPr>
        <w:t>2</w:t>
      </w:r>
      <w:r>
        <w:t>.2</w:t>
      </w:r>
      <w:r>
        <w:rPr>
          <w:rFonts w:hint="eastAsia"/>
        </w:rPr>
        <w:t>表示</w:t>
      </w:r>
      <w:r w:rsidRPr="000952A1">
        <w:rPr>
          <w:rFonts w:hint="eastAsia"/>
        </w:rPr>
        <w:t>Dataset-A</w:t>
      </w:r>
      <w:r w:rsidRPr="000952A1">
        <w:rPr>
          <w:rFonts w:hint="eastAsia"/>
        </w:rPr>
        <w:t>和</w:t>
      </w:r>
      <w:r w:rsidRPr="000952A1">
        <w:rPr>
          <w:rFonts w:hint="eastAsia"/>
        </w:rPr>
        <w:t>Dataset-B</w:t>
      </w:r>
      <w:r>
        <w:rPr>
          <w:rFonts w:hint="eastAsia"/>
        </w:rPr>
        <w:t>样本数据对应的摩擦系数</w:t>
      </w:r>
      <w:r w:rsidRPr="000952A1">
        <w:rPr>
          <w:rFonts w:hint="eastAsia"/>
        </w:rPr>
        <w:t>μ</w:t>
      </w:r>
      <w:r>
        <w:rPr>
          <w:rFonts w:hint="eastAsia"/>
        </w:rPr>
        <w:t>的区间频数分布，区间间隔</w:t>
      </w:r>
      <w:proofErr w:type="spellStart"/>
      <w:r w:rsidRPr="000952A1">
        <w:rPr>
          <w:rFonts w:cs="Times New Roman"/>
        </w:rPr>
        <w:t>Δμ</w:t>
      </w:r>
      <w:proofErr w:type="spellEnd"/>
      <w:r w:rsidRPr="000952A1">
        <w:t xml:space="preserve"> = 0.2</w:t>
      </w:r>
      <w:r>
        <w:rPr>
          <w:rFonts w:hint="eastAsia"/>
        </w:rPr>
        <w:t>。</w:t>
      </w:r>
      <w:r w:rsidRPr="00837321">
        <w:rPr>
          <w:rFonts w:hint="eastAsia"/>
        </w:rPr>
        <w:t>横坐标为</w:t>
      </w:r>
      <w:r w:rsidRPr="00837321">
        <w:rPr>
          <w:rFonts w:cs="Times New Roman"/>
        </w:rPr>
        <w:t>μ</w:t>
      </w:r>
      <w:r w:rsidRPr="00837321">
        <w:rPr>
          <w:rFonts w:hint="eastAsia"/>
        </w:rPr>
        <w:t>的分箱区间，纵坐标为样本数（</w:t>
      </w:r>
      <w:r w:rsidRPr="00837321">
        <w:rPr>
          <w:rFonts w:hint="eastAsia"/>
        </w:rPr>
        <w:t>Count</w:t>
      </w:r>
      <w:r>
        <w:rPr>
          <w:rFonts w:hint="eastAsia"/>
        </w:rPr>
        <w:t>），</w:t>
      </w:r>
      <w:r w:rsidR="00CC7BF0">
        <w:rPr>
          <w:rFonts w:hint="eastAsia"/>
        </w:rPr>
        <w:t>每个</w:t>
      </w:r>
      <w:r w:rsidRPr="00837321">
        <w:rPr>
          <w:rFonts w:hint="eastAsia"/>
        </w:rPr>
        <w:t>柱顶</w:t>
      </w:r>
      <w:r w:rsidR="00CC7BF0">
        <w:rPr>
          <w:rFonts w:hint="eastAsia"/>
        </w:rPr>
        <w:t>部</w:t>
      </w:r>
      <w:r w:rsidRPr="00837321">
        <w:rPr>
          <w:rFonts w:hint="eastAsia"/>
        </w:rPr>
        <w:t>数字为各区间对应的样本数量</w:t>
      </w:r>
      <w:r>
        <w:rPr>
          <w:rFonts w:hint="eastAsia"/>
        </w:rPr>
        <w:t>。分析图象可知，摩擦系数</w:t>
      </w:r>
      <w:r w:rsidRPr="000952A1">
        <w:rPr>
          <w:rFonts w:hint="eastAsia"/>
        </w:rPr>
        <w:t>μ</w:t>
      </w:r>
      <w:r>
        <w:rPr>
          <w:rFonts w:hint="eastAsia"/>
        </w:rPr>
        <w:t>分布</w:t>
      </w:r>
      <w:r w:rsidR="00CC7BF0">
        <w:rPr>
          <w:rFonts w:hint="eastAsia"/>
        </w:rPr>
        <w:t>再</w:t>
      </w:r>
      <w:r w:rsidR="00CC7BF0">
        <w:rPr>
          <w:rFonts w:hint="eastAsia"/>
        </w:rPr>
        <w:t>[0</w:t>
      </w:r>
      <w:r w:rsidR="00CC7BF0">
        <w:t>~4.6]</w:t>
      </w:r>
      <w:r>
        <w:rPr>
          <w:rFonts w:hint="eastAsia"/>
        </w:rPr>
        <w:t>区间，</w:t>
      </w:r>
      <w:r>
        <w:rPr>
          <w:rFonts w:hint="eastAsia"/>
        </w:rPr>
        <w:t>Dataset-A</w:t>
      </w:r>
      <w:r w:rsidRPr="00540DAA">
        <w:rPr>
          <w:rFonts w:hint="eastAsia"/>
        </w:rPr>
        <w:t>与</w:t>
      </w:r>
      <w:r>
        <w:rPr>
          <w:rFonts w:hint="eastAsia"/>
        </w:rPr>
        <w:t>Dataset-B</w:t>
      </w:r>
      <w:r w:rsidRPr="00540DAA">
        <w:rPr>
          <w:rFonts w:hint="eastAsia"/>
        </w:rPr>
        <w:t>的摩擦系数</w:t>
      </w:r>
      <w:r w:rsidRPr="00540DAA">
        <w:rPr>
          <w:rFonts w:cs="Times New Roman"/>
        </w:rPr>
        <w:t>μ</w:t>
      </w:r>
      <w:r w:rsidRPr="00540DAA">
        <w:rPr>
          <w:rFonts w:hint="eastAsia"/>
        </w:rPr>
        <w:t>均呈现显著的右偏分布：样本主要集中在低</w:t>
      </w:r>
      <w:r w:rsidRPr="00540DAA">
        <w:rPr>
          <w:rFonts w:cs="Times New Roman"/>
        </w:rPr>
        <w:t>μ</w:t>
      </w:r>
      <w:r w:rsidRPr="00540DAA">
        <w:rPr>
          <w:rFonts w:hint="eastAsia"/>
        </w:rPr>
        <w:t>区间，随着</w:t>
      </w:r>
      <w:r w:rsidRPr="00540DAA">
        <w:rPr>
          <w:rFonts w:cs="Times New Roman"/>
        </w:rPr>
        <w:t>μ</w:t>
      </w:r>
      <w:r w:rsidRPr="00540DAA">
        <w:rPr>
          <w:rFonts w:hint="eastAsia"/>
        </w:rPr>
        <w:t>增大，样本数快速衰减。</w:t>
      </w:r>
      <w:r>
        <w:rPr>
          <w:rFonts w:hint="eastAsia"/>
        </w:rPr>
        <w:t>这</w:t>
      </w:r>
      <w:r w:rsidRPr="00540DAA">
        <w:rPr>
          <w:rFonts w:hint="eastAsia"/>
        </w:rPr>
        <w:t>表明高摩擦区域数据相对稀疏，</w:t>
      </w:r>
      <w:r>
        <w:rPr>
          <w:rFonts w:hint="eastAsia"/>
        </w:rPr>
        <w:t>整体样本分布</w:t>
      </w:r>
      <w:r w:rsidRPr="00540DAA">
        <w:rPr>
          <w:rFonts w:hint="eastAsia"/>
        </w:rPr>
        <w:t>呈现不均衡</w:t>
      </w:r>
      <w:r>
        <w:rPr>
          <w:rFonts w:hint="eastAsia"/>
        </w:rPr>
        <w:t>现象。</w:t>
      </w:r>
    </w:p>
    <w:p w14:paraId="4309BA1E" w14:textId="77777777" w:rsidR="00CB03D3" w:rsidRDefault="00CB03D3" w:rsidP="009D189E">
      <w:pPr>
        <w:pStyle w:val="ac"/>
      </w:pPr>
      <w:r>
        <w:rPr>
          <w:noProof/>
        </w:rPr>
        <w:drawing>
          <wp:inline distT="0" distB="0" distL="0" distR="0" wp14:anchorId="0936B89D" wp14:editId="13551284">
            <wp:extent cx="5344871" cy="2376000"/>
            <wp:effectExtent l="0" t="0" r="825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lmnofilm1227.g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4871" cy="2376000"/>
                    </a:xfrm>
                    <a:prstGeom prst="rect">
                      <a:avLst/>
                    </a:prstGeom>
                  </pic:spPr>
                </pic:pic>
              </a:graphicData>
            </a:graphic>
          </wp:inline>
        </w:drawing>
      </w:r>
    </w:p>
    <w:p w14:paraId="6735DA7A" w14:textId="77777777" w:rsidR="00CB03D3" w:rsidRPr="008D3706" w:rsidRDefault="00CB03D3" w:rsidP="008D3706">
      <w:pPr>
        <w:pStyle w:val="ac"/>
        <w:rPr>
          <w:rFonts w:cs="Times New Roman"/>
        </w:rPr>
      </w:pPr>
      <w:r w:rsidRPr="008D3706">
        <w:rPr>
          <w:rFonts w:cs="Times New Roman"/>
        </w:rPr>
        <w:t>图</w:t>
      </w:r>
      <w:r w:rsidRPr="008D3706">
        <w:rPr>
          <w:rFonts w:cs="Times New Roman"/>
        </w:rPr>
        <w:t>2.2 Dataset-A</w:t>
      </w:r>
      <w:r w:rsidRPr="008D3706">
        <w:rPr>
          <w:rFonts w:cs="Times New Roman"/>
        </w:rPr>
        <w:t>和</w:t>
      </w:r>
      <w:r w:rsidRPr="008D3706">
        <w:rPr>
          <w:rFonts w:cs="Times New Roman"/>
        </w:rPr>
        <w:t>Dataset-B</w:t>
      </w:r>
      <w:r w:rsidRPr="008D3706">
        <w:rPr>
          <w:rFonts w:cs="Times New Roman"/>
        </w:rPr>
        <w:t>摩擦系数</w:t>
      </w:r>
      <w:r w:rsidRPr="008D3706">
        <w:rPr>
          <w:rFonts w:cs="Times New Roman"/>
        </w:rPr>
        <w:t>μ</w:t>
      </w:r>
      <w:r w:rsidR="008D3706" w:rsidRPr="008D3706">
        <w:rPr>
          <w:rFonts w:cs="Times New Roman"/>
        </w:rPr>
        <w:t>的区间频数分布图（主图</w:t>
      </w:r>
      <w:proofErr w:type="spellStart"/>
      <w:r w:rsidR="008D3706" w:rsidRPr="008D3706">
        <w:rPr>
          <w:rFonts w:cs="Times New Roman"/>
        </w:rPr>
        <w:t>Δμ</w:t>
      </w:r>
      <w:proofErr w:type="spellEnd"/>
      <w:r w:rsidR="008D3706" w:rsidRPr="008D3706">
        <w:rPr>
          <w:rFonts w:cs="Times New Roman"/>
        </w:rPr>
        <w:t>=0.2</w:t>
      </w:r>
      <w:r w:rsidR="008D3706" w:rsidRPr="008D3706">
        <w:rPr>
          <w:rFonts w:cs="Times New Roman"/>
        </w:rPr>
        <w:t>，插图</w:t>
      </w:r>
      <w:proofErr w:type="spellStart"/>
      <w:r w:rsidR="008D3706" w:rsidRPr="008D3706">
        <w:rPr>
          <w:rFonts w:cs="Times New Roman"/>
        </w:rPr>
        <w:t>Δμ</w:t>
      </w:r>
      <w:proofErr w:type="spellEnd"/>
      <w:r w:rsidR="008D3706" w:rsidRPr="008D3706">
        <w:rPr>
          <w:rFonts w:cs="Times New Roman"/>
        </w:rPr>
        <w:t xml:space="preserve"> = 0.001</w:t>
      </w:r>
    </w:p>
    <w:p w14:paraId="180B6266" w14:textId="77777777" w:rsidR="003E46AB" w:rsidRDefault="003E46AB" w:rsidP="00CB03D3">
      <w:pPr>
        <w:ind w:firstLine="480"/>
      </w:pPr>
      <w:commentRangeStart w:id="0"/>
      <w:r>
        <w:rPr>
          <w:rFonts w:hint="eastAsia"/>
        </w:rPr>
        <w:t>结构决定性能，图</w:t>
      </w:r>
      <w:r>
        <w:rPr>
          <w:rFonts w:hint="eastAsia"/>
        </w:rPr>
        <w:t>2</w:t>
      </w:r>
      <w:r>
        <w:t>.3</w:t>
      </w:r>
      <w:r>
        <w:rPr>
          <w:rFonts w:hint="eastAsia"/>
        </w:rPr>
        <w:t>和图</w:t>
      </w:r>
      <w:r>
        <w:rPr>
          <w:rFonts w:hint="eastAsia"/>
        </w:rPr>
        <w:t>2</w:t>
      </w:r>
      <w:r>
        <w:t>.4</w:t>
      </w:r>
      <w:r>
        <w:rPr>
          <w:rFonts w:hint="eastAsia"/>
        </w:rPr>
        <w:t>为两个数据集所包含阳离子、阴离子的二维结构汇总图。</w:t>
      </w:r>
      <w:commentRangeEnd w:id="0"/>
      <w:r w:rsidR="00B818E4">
        <w:rPr>
          <w:rStyle w:val="af5"/>
        </w:rPr>
        <w:commentReference w:id="0"/>
      </w:r>
    </w:p>
    <w:p w14:paraId="07CAA200" w14:textId="77777777" w:rsidR="00CB03D3" w:rsidRPr="00DF5FA7" w:rsidRDefault="00CB03D3" w:rsidP="00CB03D3">
      <w:pPr>
        <w:pStyle w:val="ac"/>
      </w:pPr>
      <w:r>
        <w:rPr>
          <w:rFonts w:hint="eastAsia"/>
          <w:noProof/>
        </w:rPr>
        <w:lastRenderedPageBreak/>
        <w:drawing>
          <wp:inline distT="0" distB="0" distL="0" distR="0" wp14:anchorId="41B3FD43" wp14:editId="3107CCBB">
            <wp:extent cx="3960000" cy="2469753"/>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cation112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0000" cy="2469753"/>
                    </a:xfrm>
                    <a:prstGeom prst="rect">
                      <a:avLst/>
                    </a:prstGeom>
                  </pic:spPr>
                </pic:pic>
              </a:graphicData>
            </a:graphic>
          </wp:inline>
        </w:drawing>
      </w:r>
    </w:p>
    <w:p w14:paraId="03B57D4C" w14:textId="77777777" w:rsidR="00CB03D3" w:rsidRDefault="00CB03D3" w:rsidP="00CB03D3">
      <w:pPr>
        <w:pStyle w:val="ac"/>
      </w:pPr>
      <w:r>
        <w:rPr>
          <w:rFonts w:hint="eastAsia"/>
        </w:rPr>
        <w:t>图</w:t>
      </w:r>
      <w:r>
        <w:rPr>
          <w:rFonts w:hint="eastAsia"/>
        </w:rPr>
        <w:t>2</w:t>
      </w:r>
      <w:r>
        <w:t xml:space="preserve">.3 </w:t>
      </w:r>
      <w:r w:rsidRPr="00F572C2">
        <w:rPr>
          <w:rFonts w:hint="eastAsia"/>
        </w:rPr>
        <w:t>Dataset-A</w:t>
      </w:r>
      <w:r w:rsidRPr="00F572C2">
        <w:rPr>
          <w:rFonts w:hint="eastAsia"/>
        </w:rPr>
        <w:t>和</w:t>
      </w:r>
      <w:r w:rsidRPr="00F572C2">
        <w:rPr>
          <w:rFonts w:hint="eastAsia"/>
        </w:rPr>
        <w:t>Dataset-B</w:t>
      </w:r>
      <w:r>
        <w:rPr>
          <w:rFonts w:hint="eastAsia"/>
        </w:rPr>
        <w:t>阳离子的二维结构汇总图</w:t>
      </w:r>
    </w:p>
    <w:p w14:paraId="64946EED" w14:textId="77777777" w:rsidR="00CB03D3" w:rsidRDefault="00CB03D3" w:rsidP="00CB03D3">
      <w:pPr>
        <w:pStyle w:val="ac"/>
      </w:pPr>
      <w:r>
        <w:rPr>
          <w:noProof/>
        </w:rPr>
        <w:drawing>
          <wp:inline distT="0" distB="0" distL="0" distR="0" wp14:anchorId="1345F029" wp14:editId="7D1B20A5">
            <wp:extent cx="3960000" cy="20779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 anion122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0000" cy="2077955"/>
                    </a:xfrm>
                    <a:prstGeom prst="rect">
                      <a:avLst/>
                    </a:prstGeom>
                  </pic:spPr>
                </pic:pic>
              </a:graphicData>
            </a:graphic>
          </wp:inline>
        </w:drawing>
      </w:r>
    </w:p>
    <w:p w14:paraId="2D705B48" w14:textId="77777777" w:rsidR="00CB03D3" w:rsidRDefault="00CB03D3" w:rsidP="00CB03D3">
      <w:pPr>
        <w:pStyle w:val="ac"/>
      </w:pPr>
      <w:r>
        <w:rPr>
          <w:rFonts w:hint="eastAsia"/>
        </w:rPr>
        <w:t>图</w:t>
      </w:r>
      <w:r>
        <w:rPr>
          <w:rFonts w:hint="eastAsia"/>
        </w:rPr>
        <w:t>2</w:t>
      </w:r>
      <w:r>
        <w:t xml:space="preserve">.4 </w:t>
      </w:r>
      <w:r w:rsidRPr="00096816">
        <w:rPr>
          <w:rFonts w:hint="eastAsia"/>
        </w:rPr>
        <w:t>Dataset-A</w:t>
      </w:r>
      <w:r w:rsidRPr="00096816">
        <w:rPr>
          <w:rFonts w:hint="eastAsia"/>
        </w:rPr>
        <w:t>和</w:t>
      </w:r>
      <w:r w:rsidRPr="00096816">
        <w:rPr>
          <w:rFonts w:hint="eastAsia"/>
        </w:rPr>
        <w:t>Dataset-B</w:t>
      </w:r>
      <w:r>
        <w:rPr>
          <w:rFonts w:hint="eastAsia"/>
        </w:rPr>
        <w:t>阴</w:t>
      </w:r>
      <w:r w:rsidRPr="00096816">
        <w:rPr>
          <w:rFonts w:hint="eastAsia"/>
        </w:rPr>
        <w:t>离子的二维结构汇总图</w:t>
      </w:r>
    </w:p>
    <w:p w14:paraId="4A6AA32F" w14:textId="77777777" w:rsidR="00CB03D3" w:rsidRDefault="00CB03D3" w:rsidP="00CB03D3">
      <w:pPr>
        <w:pStyle w:val="3"/>
      </w:pPr>
      <w:r>
        <w:rPr>
          <w:rFonts w:hint="eastAsia"/>
        </w:rPr>
        <w:t>描述符体系构建</w:t>
      </w:r>
    </w:p>
    <w:p w14:paraId="78032D98" w14:textId="77777777" w:rsidR="00CB03D3" w:rsidRDefault="00CB03D3" w:rsidP="00CB03D3">
      <w:pPr>
        <w:ind w:firstLine="480"/>
      </w:pPr>
      <w:r w:rsidRPr="00E433C5">
        <w:rPr>
          <w:rFonts w:hint="eastAsia"/>
        </w:rPr>
        <w:t>为</w:t>
      </w:r>
      <w:r>
        <w:rPr>
          <w:rFonts w:hint="eastAsia"/>
        </w:rPr>
        <w:t>了</w:t>
      </w:r>
      <w:r w:rsidRPr="00E433C5">
        <w:rPr>
          <w:rFonts w:hint="eastAsia"/>
        </w:rPr>
        <w:t>将</w:t>
      </w:r>
      <w:r w:rsidR="00E440CB">
        <w:rPr>
          <w:rFonts w:hint="eastAsia"/>
        </w:rPr>
        <w:t>从</w:t>
      </w:r>
      <w:r w:rsidRPr="00E433C5">
        <w:rPr>
          <w:rFonts w:hint="eastAsia"/>
        </w:rPr>
        <w:t>文</w:t>
      </w:r>
      <w:r>
        <w:rPr>
          <w:rFonts w:hint="eastAsia"/>
        </w:rPr>
        <w:t>献</w:t>
      </w:r>
      <w:r w:rsidR="00E440CB">
        <w:rPr>
          <w:rFonts w:hint="eastAsia"/>
        </w:rPr>
        <w:t>提取的</w:t>
      </w:r>
      <w:r>
        <w:rPr>
          <w:rFonts w:hint="eastAsia"/>
        </w:rPr>
        <w:t>原始数据</w:t>
      </w:r>
      <w:commentRangeStart w:id="1"/>
      <w:r>
        <w:rPr>
          <w:rFonts w:hint="eastAsia"/>
        </w:rPr>
        <w:t>转化为机器学习可用的</w:t>
      </w:r>
      <w:r w:rsidR="00E440CB">
        <w:rPr>
          <w:rFonts w:hint="eastAsia"/>
        </w:rPr>
        <w:t>数据集，本研究构建了由</w:t>
      </w:r>
      <w:r>
        <w:rPr>
          <w:rFonts w:hint="eastAsia"/>
        </w:rPr>
        <w:t>阳</w:t>
      </w:r>
      <w:r w:rsidR="00E440CB">
        <w:rPr>
          <w:rFonts w:hint="eastAsia"/>
        </w:rPr>
        <w:t>、</w:t>
      </w:r>
      <w:r>
        <w:rPr>
          <w:rFonts w:hint="eastAsia"/>
        </w:rPr>
        <w:t>阴离子</w:t>
      </w:r>
      <w:r w:rsidR="00E440CB">
        <w:rPr>
          <w:rFonts w:hint="eastAsia"/>
        </w:rPr>
        <w:t>描述符，表面描述符和</w:t>
      </w:r>
      <w:r w:rsidR="003D53DD">
        <w:rPr>
          <w:rFonts w:hint="eastAsia"/>
        </w:rPr>
        <w:t>外界环境</w:t>
      </w:r>
      <w:r w:rsidR="00E440CB">
        <w:rPr>
          <w:rFonts w:hint="eastAsia"/>
        </w:rPr>
        <w:t>描述符组成的多</w:t>
      </w:r>
      <w:commentRangeEnd w:id="1"/>
      <w:r w:rsidR="00B818E4">
        <w:rPr>
          <w:rStyle w:val="af5"/>
        </w:rPr>
        <w:commentReference w:id="1"/>
      </w:r>
      <w:r w:rsidR="00E440CB">
        <w:rPr>
          <w:rFonts w:hint="eastAsia"/>
        </w:rPr>
        <w:t>维</w:t>
      </w:r>
      <w:r w:rsidRPr="00E433C5">
        <w:rPr>
          <w:rFonts w:hint="eastAsia"/>
        </w:rPr>
        <w:t>特征体系。</w:t>
      </w:r>
    </w:p>
    <w:p w14:paraId="2CF91329" w14:textId="77777777" w:rsidR="00CB03D3" w:rsidRDefault="00CB03D3" w:rsidP="00CB03D3">
      <w:pPr>
        <w:ind w:firstLine="480"/>
      </w:pPr>
      <w:r>
        <w:rPr>
          <w:rFonts w:hint="eastAsia"/>
        </w:rPr>
        <w:t>其中，阳</w:t>
      </w:r>
      <w:r w:rsidR="00E440CB">
        <w:rPr>
          <w:rFonts w:hint="eastAsia"/>
        </w:rPr>
        <w:t>、</w:t>
      </w:r>
      <w:r>
        <w:rPr>
          <w:rFonts w:hint="eastAsia"/>
        </w:rPr>
        <w:t>阴离子描述符采用分子指纹</w:t>
      </w:r>
      <w:r>
        <w:rPr>
          <w:rFonts w:hint="eastAsia"/>
        </w:rPr>
        <w:t xml:space="preserve"> (Fingerprint, FP)</w:t>
      </w:r>
      <w:r>
        <w:rPr>
          <w:rFonts w:hint="eastAsia"/>
        </w:rPr>
        <w:t>，根据阳离子和阴离子的</w:t>
      </w:r>
      <w:r>
        <w:rPr>
          <w:rFonts w:hint="eastAsia"/>
        </w:rPr>
        <w:t>SMILES</w:t>
      </w:r>
      <w:r>
        <w:rPr>
          <w:rFonts w:hint="eastAsia"/>
        </w:rPr>
        <w:t>字符串，借助</w:t>
      </w:r>
      <w:proofErr w:type="spellStart"/>
      <w:r>
        <w:rPr>
          <w:rFonts w:hint="eastAsia"/>
        </w:rPr>
        <w:t>RDKit</w:t>
      </w:r>
      <w:proofErr w:type="spellEnd"/>
      <w:r>
        <w:rPr>
          <w:rFonts w:hint="eastAsia"/>
        </w:rPr>
        <w:t>软件分别计算得到。涵盖分子尺寸（如有效半径</w:t>
      </w:r>
      <w:r>
        <w:rPr>
          <w:rFonts w:hint="eastAsia"/>
        </w:rPr>
        <w:t>r</w:t>
      </w:r>
      <w:r>
        <w:rPr>
          <w:rFonts w:hint="eastAsia"/>
        </w:rPr>
        <w:t>）、疏水性</w:t>
      </w:r>
      <w:r>
        <w:rPr>
          <w:rFonts w:hint="eastAsia"/>
        </w:rPr>
        <w:t>/</w:t>
      </w:r>
      <w:r w:rsidR="00AD7C20">
        <w:rPr>
          <w:rFonts w:hint="eastAsia"/>
        </w:rPr>
        <w:t>亲水性</w:t>
      </w:r>
      <w:r w:rsidR="00AD7C20">
        <w:rPr>
          <w:rFonts w:hint="eastAsia"/>
        </w:rPr>
        <w:t>(</w:t>
      </w:r>
      <w:proofErr w:type="spellStart"/>
      <w:r>
        <w:rPr>
          <w:rFonts w:hint="eastAsia"/>
        </w:rPr>
        <w:t>MolLogP</w:t>
      </w:r>
      <w:proofErr w:type="spellEnd"/>
      <w:r w:rsidR="00AD7C20">
        <w:rPr>
          <w:rFonts w:hint="eastAsia"/>
        </w:rPr>
        <w:t>)</w:t>
      </w:r>
      <w:r w:rsidR="00AD7C20">
        <w:rPr>
          <w:rFonts w:hint="eastAsia"/>
        </w:rPr>
        <w:t>、分子量</w:t>
      </w:r>
      <w:r w:rsidR="00AD7C20">
        <w:rPr>
          <w:rFonts w:hint="eastAsia"/>
        </w:rPr>
        <w:t>(</w:t>
      </w:r>
      <w:r>
        <w:rPr>
          <w:rFonts w:hint="eastAsia"/>
        </w:rPr>
        <w:t>MW</w:t>
      </w:r>
      <w:r w:rsidR="00AD7C20">
        <w:rPr>
          <w:rFonts w:hint="eastAsia"/>
        </w:rPr>
        <w:t>)</w:t>
      </w:r>
      <w:r w:rsidR="00AD7C20">
        <w:rPr>
          <w:rFonts w:hint="eastAsia"/>
        </w:rPr>
        <w:t>、拓扑复杂度</w:t>
      </w:r>
      <w:r w:rsidR="00AD7C20">
        <w:rPr>
          <w:rFonts w:hint="eastAsia"/>
        </w:rPr>
        <w:t>(</w:t>
      </w:r>
      <w:proofErr w:type="spellStart"/>
      <w:r>
        <w:rPr>
          <w:rFonts w:hint="eastAsia"/>
        </w:rPr>
        <w:t>BertzCT</w:t>
      </w:r>
      <w:proofErr w:type="spellEnd"/>
      <w:r w:rsidR="00AD7C20">
        <w:rPr>
          <w:rFonts w:hint="eastAsia"/>
        </w:rPr>
        <w:t>)</w:t>
      </w:r>
      <w:r w:rsidR="00AD7C20">
        <w:rPr>
          <w:rFonts w:hint="eastAsia"/>
        </w:rPr>
        <w:t>、极性表面积</w:t>
      </w:r>
      <w:r w:rsidR="00AD7C20">
        <w:rPr>
          <w:rFonts w:hint="eastAsia"/>
        </w:rPr>
        <w:t>(</w:t>
      </w:r>
      <w:r>
        <w:rPr>
          <w:rFonts w:hint="eastAsia"/>
        </w:rPr>
        <w:t>TPSA</w:t>
      </w:r>
      <w:r w:rsidR="00AD7C20">
        <w:rPr>
          <w:rFonts w:hint="eastAsia"/>
        </w:rPr>
        <w:t>)</w:t>
      </w:r>
      <w:r>
        <w:rPr>
          <w:rFonts w:hint="eastAsia"/>
        </w:rPr>
        <w:t>、拓扑指</w:t>
      </w:r>
      <w:r w:rsidR="00AD7C20">
        <w:rPr>
          <w:rFonts w:hint="eastAsia"/>
        </w:rPr>
        <w:t>数</w:t>
      </w:r>
      <w:r w:rsidR="00AD7C20">
        <w:rPr>
          <w:rFonts w:hint="eastAsia"/>
        </w:rPr>
        <w:t>(</w:t>
      </w:r>
      <w:r>
        <w:rPr>
          <w:rFonts w:hint="eastAsia"/>
        </w:rPr>
        <w:t>Balaban J</w:t>
      </w:r>
      <w:r w:rsidR="00AD7C20">
        <w:rPr>
          <w:rFonts w:hint="eastAsia"/>
        </w:rPr>
        <w:t>)</w:t>
      </w:r>
      <w:r>
        <w:rPr>
          <w:rFonts w:hint="eastAsia"/>
        </w:rPr>
        <w:t>、可旋转键数及特定基团计数等</w:t>
      </w:r>
      <w:r>
        <w:rPr>
          <w:rFonts w:hint="eastAsia"/>
        </w:rPr>
        <w:t>108</w:t>
      </w:r>
      <w:r>
        <w:rPr>
          <w:rFonts w:hint="eastAsia"/>
        </w:rPr>
        <w:t>个分子描述符。这些描述符在化学信息学中具有明确物理</w:t>
      </w:r>
      <w:r w:rsidR="00E440CB">
        <w:rPr>
          <w:rFonts w:hint="eastAsia"/>
        </w:rPr>
        <w:t>或</w:t>
      </w:r>
      <w:r>
        <w:rPr>
          <w:rFonts w:hint="eastAsia"/>
        </w:rPr>
        <w:t>结构指向性。</w:t>
      </w:r>
    </w:p>
    <w:p w14:paraId="6A60D7F2" w14:textId="77777777" w:rsidR="00E440CB" w:rsidRDefault="00AD7C20" w:rsidP="00CB03D3">
      <w:pPr>
        <w:ind w:firstLine="480"/>
      </w:pPr>
      <w:r>
        <w:rPr>
          <w:rFonts w:hint="eastAsia"/>
        </w:rPr>
        <w:t>表面描述符包括表面自由能</w:t>
      </w:r>
      <w:r>
        <w:rPr>
          <w:rFonts w:hint="eastAsia"/>
        </w:rPr>
        <w:t>(</w:t>
      </w:r>
      <w:proofErr w:type="spellStart"/>
      <w:r w:rsidR="00CB03D3" w:rsidRPr="00D87B0A">
        <w:rPr>
          <w:rFonts w:cs="Times New Roman"/>
        </w:rPr>
        <w:t>γ_s</w:t>
      </w:r>
      <w:proofErr w:type="spellEnd"/>
      <w:r>
        <w:rPr>
          <w:rFonts w:hint="eastAsia"/>
        </w:rPr>
        <w:t>)</w:t>
      </w:r>
      <w:r>
        <w:rPr>
          <w:rFonts w:hint="eastAsia"/>
        </w:rPr>
        <w:t>、表面电荷密度</w:t>
      </w:r>
      <w:r>
        <w:rPr>
          <w:rFonts w:hint="eastAsia"/>
        </w:rPr>
        <w:t>(</w:t>
      </w:r>
      <w:proofErr w:type="spellStart"/>
      <w:r w:rsidR="00CB03D3" w:rsidRPr="00D87B0A">
        <w:rPr>
          <w:rFonts w:cs="Times New Roman"/>
        </w:rPr>
        <w:t>σ_s</w:t>
      </w:r>
      <w:proofErr w:type="spellEnd"/>
      <w:r>
        <w:rPr>
          <w:rFonts w:hint="eastAsia"/>
        </w:rPr>
        <w:t>)</w:t>
      </w:r>
      <w:r>
        <w:rPr>
          <w:rFonts w:hint="eastAsia"/>
        </w:rPr>
        <w:t>、粗糙度</w:t>
      </w:r>
      <w:r>
        <w:rPr>
          <w:rFonts w:hint="eastAsia"/>
        </w:rPr>
        <w:t>(</w:t>
      </w:r>
      <w:proofErr w:type="spellStart"/>
      <w:r w:rsidR="00CB03D3">
        <w:rPr>
          <w:rFonts w:hint="eastAsia"/>
        </w:rPr>
        <w:t>Rq</w:t>
      </w:r>
      <w:proofErr w:type="spellEnd"/>
      <w:r>
        <w:rPr>
          <w:rFonts w:hint="eastAsia"/>
        </w:rPr>
        <w:t>)</w:t>
      </w:r>
      <w:r>
        <w:rPr>
          <w:rFonts w:hint="eastAsia"/>
        </w:rPr>
        <w:t>、接触角</w:t>
      </w:r>
      <w:r>
        <w:rPr>
          <w:rFonts w:hint="eastAsia"/>
        </w:rPr>
        <w:t>(</w:t>
      </w:r>
      <w:proofErr w:type="spellStart"/>
      <w:r w:rsidR="00CB03D3" w:rsidRPr="00D87B0A">
        <w:rPr>
          <w:rFonts w:cs="Times New Roman"/>
        </w:rPr>
        <w:t>θ_s</w:t>
      </w:r>
      <w:proofErr w:type="spellEnd"/>
      <w:r>
        <w:rPr>
          <w:rFonts w:hint="eastAsia"/>
        </w:rPr>
        <w:t>)</w:t>
      </w:r>
      <w:r w:rsidR="00CB03D3">
        <w:rPr>
          <w:rFonts w:hint="eastAsia"/>
        </w:rPr>
        <w:t>以及表面类型指示变量等。</w:t>
      </w:r>
    </w:p>
    <w:p w14:paraId="204946C4" w14:textId="77777777" w:rsidR="00E440CB" w:rsidRDefault="003D53DD" w:rsidP="00E440CB">
      <w:pPr>
        <w:ind w:firstLine="480"/>
      </w:pPr>
      <w:r>
        <w:rPr>
          <w:rFonts w:hint="eastAsia"/>
        </w:rPr>
        <w:t>外界环境</w:t>
      </w:r>
      <w:r w:rsidR="00AD7C20">
        <w:rPr>
          <w:rFonts w:hint="eastAsia"/>
        </w:rPr>
        <w:t>描述符包括温度</w:t>
      </w:r>
      <w:r w:rsidR="00AD7C20">
        <w:t>(</w:t>
      </w:r>
      <w:r w:rsidR="00CB03D3">
        <w:rPr>
          <w:rFonts w:hint="eastAsia"/>
        </w:rPr>
        <w:t>T</w:t>
      </w:r>
      <w:r w:rsidR="00AD7C20">
        <w:rPr>
          <w:rFonts w:hint="eastAsia"/>
        </w:rPr>
        <w:t>)</w:t>
      </w:r>
      <w:r w:rsidR="00AD7C20">
        <w:rPr>
          <w:rFonts w:hint="eastAsia"/>
        </w:rPr>
        <w:t>、滑动速度</w:t>
      </w:r>
      <w:r w:rsidR="00AD7C20">
        <w:rPr>
          <w:rFonts w:hint="eastAsia"/>
        </w:rPr>
        <w:t>(</w:t>
      </w:r>
      <w:r w:rsidR="00CB03D3">
        <w:rPr>
          <w:rFonts w:hint="eastAsia"/>
        </w:rPr>
        <w:t>velocity</w:t>
      </w:r>
      <w:r w:rsidR="00AD7C20">
        <w:rPr>
          <w:rFonts w:hint="eastAsia"/>
        </w:rPr>
        <w:t>)</w:t>
      </w:r>
      <w:r w:rsidR="00AD7C20">
        <w:rPr>
          <w:rFonts w:hint="eastAsia"/>
        </w:rPr>
        <w:t>、外加电势</w:t>
      </w:r>
      <w:r w:rsidR="00AD7C20">
        <w:rPr>
          <w:rFonts w:hint="eastAsia"/>
        </w:rPr>
        <w:t>(</w:t>
      </w:r>
      <w:r w:rsidR="00CB03D3">
        <w:rPr>
          <w:rFonts w:hint="eastAsia"/>
        </w:rPr>
        <w:t>Potential</w:t>
      </w:r>
      <w:r w:rsidR="00AD7C20">
        <w:rPr>
          <w:rFonts w:hint="eastAsia"/>
        </w:rPr>
        <w:t>)</w:t>
      </w:r>
      <w:r w:rsidR="00CB03D3">
        <w:rPr>
          <w:rFonts w:hint="eastAsia"/>
        </w:rPr>
        <w:t>等。</w:t>
      </w:r>
    </w:p>
    <w:p w14:paraId="362C9D9A" w14:textId="77777777" w:rsidR="00CB03D3" w:rsidRDefault="00E440CB" w:rsidP="00E440CB">
      <w:pPr>
        <w:ind w:firstLine="480"/>
      </w:pPr>
      <w:r w:rsidRPr="00E440CB">
        <w:rPr>
          <w:rFonts w:hint="eastAsia"/>
        </w:rPr>
        <w:t>除此之外，考虑到少数文献</w:t>
      </w:r>
      <w:r w:rsidR="00AD7C20">
        <w:rPr>
          <w:rFonts w:hint="eastAsia"/>
        </w:rPr>
        <w:t>的研究对象非纯离子液体，因此将离子液体的摩尔质量分数</w:t>
      </w:r>
      <w:r w:rsidR="00AD7C20">
        <w:rPr>
          <w:rFonts w:hint="eastAsia"/>
        </w:rPr>
        <w:t>(</w:t>
      </w:r>
      <w:proofErr w:type="spellStart"/>
      <w:r w:rsidR="00CB03D3" w:rsidRPr="00E440CB">
        <w:rPr>
          <w:rFonts w:hint="eastAsia"/>
        </w:rPr>
        <w:t>x_IL</w:t>
      </w:r>
      <w:proofErr w:type="spellEnd"/>
      <w:r w:rsidR="00AD7C20">
        <w:rPr>
          <w:rFonts w:hint="eastAsia"/>
        </w:rPr>
        <w:t>)</w:t>
      </w:r>
      <w:r w:rsidR="00AD7C20">
        <w:rPr>
          <w:rFonts w:hint="eastAsia"/>
        </w:rPr>
        <w:t>以及混合溶液类型共同作为描述符，膜厚</w:t>
      </w:r>
      <w:r w:rsidR="00AD7C20">
        <w:rPr>
          <w:rFonts w:hint="eastAsia"/>
        </w:rPr>
        <w:t>(</w:t>
      </w:r>
      <w:r w:rsidR="00CB03D3" w:rsidRPr="00E440CB">
        <w:rPr>
          <w:rFonts w:hint="eastAsia"/>
        </w:rPr>
        <w:t>h</w:t>
      </w:r>
      <w:r w:rsidR="00AD7C20">
        <w:rPr>
          <w:rFonts w:hint="eastAsia"/>
        </w:rPr>
        <w:t>)</w:t>
      </w:r>
      <w:r w:rsidR="00CB03D3" w:rsidRPr="00E440CB">
        <w:rPr>
          <w:rFonts w:hint="eastAsia"/>
        </w:rPr>
        <w:t>是数据集</w:t>
      </w:r>
      <w:r w:rsidR="00CB03D3" w:rsidRPr="00E440CB">
        <w:t>Dataset-</w:t>
      </w:r>
      <w:r w:rsidR="00CB03D3" w:rsidRPr="00E440CB">
        <w:lastRenderedPageBreak/>
        <w:t>B</w:t>
      </w:r>
      <w:r w:rsidR="00CB03D3" w:rsidRPr="00E440CB">
        <w:rPr>
          <w:rFonts w:hint="eastAsia"/>
        </w:rPr>
        <w:t>特有的一个描述符。</w:t>
      </w:r>
    </w:p>
    <w:p w14:paraId="68A6F2F6" w14:textId="77777777" w:rsidR="00CB03D3" w:rsidRDefault="00CB03D3" w:rsidP="00CB03D3">
      <w:pPr>
        <w:ind w:firstLine="480"/>
      </w:pPr>
      <w:r w:rsidRPr="009030A8">
        <w:rPr>
          <w:rFonts w:hint="eastAsia"/>
        </w:rPr>
        <w:t>由于文献样本数量较少，为了避免数据集维度爆炸，</w:t>
      </w:r>
      <w:r>
        <w:rPr>
          <w:rFonts w:hint="eastAsia"/>
        </w:rPr>
        <w:t>结合特征重要性排名、</w:t>
      </w:r>
      <w:r w:rsidRPr="009E3285">
        <w:t>Pearson</w:t>
      </w:r>
      <w:r>
        <w:rPr>
          <w:rFonts w:hint="eastAsia"/>
        </w:rPr>
        <w:t>相关系数矩阵对上述</w:t>
      </w:r>
      <w:r w:rsidRPr="009030A8">
        <w:rPr>
          <w:rFonts w:hint="eastAsia"/>
        </w:rPr>
        <w:t>描述符</w:t>
      </w:r>
      <w:r>
        <w:rPr>
          <w:rFonts w:hint="eastAsia"/>
        </w:rPr>
        <w:t>进行筛选，</w:t>
      </w:r>
      <w:r w:rsidR="00E440CB">
        <w:rPr>
          <w:rFonts w:hint="eastAsia"/>
        </w:rPr>
        <w:t>最终确定的描述符体系</w:t>
      </w:r>
      <w:r>
        <w:rPr>
          <w:rFonts w:hint="eastAsia"/>
        </w:rPr>
        <w:t>如</w:t>
      </w:r>
      <w:r w:rsidR="00E440CB">
        <w:rPr>
          <w:rFonts w:hint="eastAsia"/>
        </w:rPr>
        <w:t>表</w:t>
      </w:r>
      <w:r w:rsidR="00E440CB">
        <w:rPr>
          <w:rFonts w:hint="eastAsia"/>
        </w:rPr>
        <w:t>2</w:t>
      </w:r>
      <w:r w:rsidR="00E440CB">
        <w:t>.1</w:t>
      </w:r>
      <w:r>
        <w:rPr>
          <w:rFonts w:hint="eastAsia"/>
        </w:rPr>
        <w:t>所示。</w:t>
      </w:r>
    </w:p>
    <w:p w14:paraId="67C3B549" w14:textId="77777777" w:rsidR="00CB03D3" w:rsidRDefault="00CB03D3" w:rsidP="00CB03D3">
      <w:pPr>
        <w:pStyle w:val="ac"/>
      </w:pPr>
      <w:r>
        <w:rPr>
          <w:rFonts w:hint="eastAsia"/>
        </w:rPr>
        <w:t>表</w:t>
      </w:r>
      <w:r>
        <w:rPr>
          <w:rFonts w:hint="eastAsia"/>
        </w:rPr>
        <w:t>2</w:t>
      </w:r>
      <w:r>
        <w:t xml:space="preserve">.1 </w:t>
      </w:r>
      <w:r>
        <w:rPr>
          <w:rFonts w:hint="eastAsia"/>
        </w:rPr>
        <w:t>描述符汇总表</w:t>
      </w:r>
    </w:p>
    <w:tbl>
      <w:tblPr>
        <w:tblStyle w:val="af1"/>
        <w:tblW w:w="0" w:type="auto"/>
        <w:jc w:val="center"/>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1843"/>
        <w:gridCol w:w="5103"/>
        <w:gridCol w:w="1360"/>
      </w:tblGrid>
      <w:tr w:rsidR="00CB03D3" w:rsidRPr="001F2918" w14:paraId="3668B4DC" w14:textId="77777777" w:rsidTr="001A5B29">
        <w:trPr>
          <w:trHeight w:val="284"/>
          <w:jc w:val="center"/>
        </w:trPr>
        <w:tc>
          <w:tcPr>
            <w:tcW w:w="1843" w:type="dxa"/>
            <w:tcBorders>
              <w:top w:val="single" w:sz="12" w:space="0" w:color="auto"/>
              <w:bottom w:val="single" w:sz="4" w:space="0" w:color="auto"/>
              <w:right w:val="nil"/>
            </w:tcBorders>
          </w:tcPr>
          <w:p w14:paraId="5A0E9D44" w14:textId="77777777" w:rsidR="00CB03D3" w:rsidRPr="00643BEE" w:rsidRDefault="00CB03D3" w:rsidP="001A5B29">
            <w:pPr>
              <w:pStyle w:val="af2"/>
              <w:ind w:firstLine="482"/>
              <w:rPr>
                <w:b/>
              </w:rPr>
            </w:pPr>
            <w:r w:rsidRPr="00643BEE">
              <w:rPr>
                <w:b/>
              </w:rPr>
              <w:t>Descriptors</w:t>
            </w:r>
          </w:p>
        </w:tc>
        <w:tc>
          <w:tcPr>
            <w:tcW w:w="5103" w:type="dxa"/>
            <w:tcBorders>
              <w:top w:val="single" w:sz="12" w:space="0" w:color="auto"/>
              <w:left w:val="nil"/>
              <w:bottom w:val="single" w:sz="4" w:space="0" w:color="auto"/>
              <w:right w:val="nil"/>
            </w:tcBorders>
          </w:tcPr>
          <w:p w14:paraId="7DB41B2E" w14:textId="77777777" w:rsidR="00CB03D3" w:rsidRPr="00643BEE" w:rsidRDefault="00CB03D3" w:rsidP="001A5B29">
            <w:pPr>
              <w:pStyle w:val="af2"/>
              <w:ind w:firstLine="482"/>
              <w:rPr>
                <w:b/>
              </w:rPr>
            </w:pPr>
            <w:r w:rsidRPr="00643BEE">
              <w:rPr>
                <w:b/>
              </w:rPr>
              <w:t>Meaning</w:t>
            </w:r>
          </w:p>
        </w:tc>
        <w:tc>
          <w:tcPr>
            <w:tcW w:w="1360" w:type="dxa"/>
            <w:tcBorders>
              <w:top w:val="single" w:sz="12" w:space="0" w:color="auto"/>
              <w:left w:val="nil"/>
              <w:bottom w:val="single" w:sz="4" w:space="0" w:color="auto"/>
            </w:tcBorders>
          </w:tcPr>
          <w:p w14:paraId="0183BFFB" w14:textId="77777777" w:rsidR="00CB03D3" w:rsidRPr="00643BEE" w:rsidRDefault="00CB03D3" w:rsidP="001A5B29">
            <w:pPr>
              <w:pStyle w:val="af2"/>
              <w:ind w:firstLine="482"/>
              <w:rPr>
                <w:b/>
              </w:rPr>
            </w:pPr>
            <w:r w:rsidRPr="00643BEE">
              <w:rPr>
                <w:b/>
              </w:rPr>
              <w:t>Unit</w:t>
            </w:r>
          </w:p>
        </w:tc>
      </w:tr>
      <w:tr w:rsidR="00CB03D3" w:rsidRPr="001F2918" w14:paraId="1FDAB9D9" w14:textId="77777777" w:rsidTr="001A5B29">
        <w:trPr>
          <w:trHeight w:val="284"/>
          <w:jc w:val="center"/>
        </w:trPr>
        <w:tc>
          <w:tcPr>
            <w:tcW w:w="1843" w:type="dxa"/>
            <w:tcBorders>
              <w:top w:val="single" w:sz="4" w:space="0" w:color="auto"/>
              <w:bottom w:val="nil"/>
              <w:right w:val="nil"/>
            </w:tcBorders>
          </w:tcPr>
          <w:p w14:paraId="69EF29FF" w14:textId="77777777" w:rsidR="00CB03D3" w:rsidRPr="001F2918" w:rsidRDefault="00CB03D3" w:rsidP="001A5B29">
            <w:pPr>
              <w:pStyle w:val="af2"/>
              <w:ind w:firstLine="480"/>
            </w:pPr>
            <w:r w:rsidRPr="001F2918">
              <w:t>h</w:t>
            </w:r>
          </w:p>
        </w:tc>
        <w:tc>
          <w:tcPr>
            <w:tcW w:w="5103" w:type="dxa"/>
            <w:tcBorders>
              <w:top w:val="single" w:sz="4" w:space="0" w:color="auto"/>
              <w:left w:val="nil"/>
              <w:bottom w:val="nil"/>
              <w:right w:val="nil"/>
            </w:tcBorders>
          </w:tcPr>
          <w:p w14:paraId="172B0B48" w14:textId="77777777" w:rsidR="00CB03D3" w:rsidRPr="001F2918" w:rsidRDefault="00CB03D3" w:rsidP="001A5B29">
            <w:pPr>
              <w:pStyle w:val="af2"/>
              <w:ind w:firstLine="480"/>
            </w:pPr>
            <w:r w:rsidRPr="001F2918">
              <w:t>Interfacial IL film thickness</w:t>
            </w:r>
          </w:p>
        </w:tc>
        <w:tc>
          <w:tcPr>
            <w:tcW w:w="1360" w:type="dxa"/>
            <w:tcBorders>
              <w:top w:val="single" w:sz="4" w:space="0" w:color="auto"/>
              <w:left w:val="nil"/>
              <w:bottom w:val="nil"/>
            </w:tcBorders>
          </w:tcPr>
          <w:p w14:paraId="695C955B" w14:textId="77777777" w:rsidR="00CB03D3" w:rsidRPr="001F2918" w:rsidRDefault="00CB03D3" w:rsidP="001A5B29">
            <w:pPr>
              <w:pStyle w:val="af2"/>
              <w:ind w:firstLine="480"/>
            </w:pPr>
            <w:r w:rsidRPr="001F2918">
              <w:t>nm</w:t>
            </w:r>
          </w:p>
        </w:tc>
      </w:tr>
      <w:tr w:rsidR="00CB03D3" w:rsidRPr="001F2918" w14:paraId="7F708E1A" w14:textId="77777777" w:rsidTr="001A5B29">
        <w:trPr>
          <w:trHeight w:val="284"/>
          <w:jc w:val="center"/>
        </w:trPr>
        <w:tc>
          <w:tcPr>
            <w:tcW w:w="1843" w:type="dxa"/>
            <w:tcBorders>
              <w:top w:val="nil"/>
              <w:right w:val="nil"/>
            </w:tcBorders>
          </w:tcPr>
          <w:p w14:paraId="251881FD" w14:textId="77777777" w:rsidR="00CB03D3" w:rsidRPr="001F2918" w:rsidRDefault="00CB03D3" w:rsidP="001A5B29">
            <w:pPr>
              <w:pStyle w:val="af2"/>
              <w:ind w:firstLine="480"/>
            </w:pPr>
            <w:proofErr w:type="spellStart"/>
            <w:r w:rsidRPr="001F2918">
              <w:t>r_cat</w:t>
            </w:r>
            <w:proofErr w:type="spellEnd"/>
          </w:p>
        </w:tc>
        <w:tc>
          <w:tcPr>
            <w:tcW w:w="5103" w:type="dxa"/>
            <w:tcBorders>
              <w:top w:val="nil"/>
              <w:left w:val="nil"/>
              <w:right w:val="nil"/>
            </w:tcBorders>
          </w:tcPr>
          <w:p w14:paraId="383F9DAE" w14:textId="77777777" w:rsidR="00CB03D3" w:rsidRPr="001F2918" w:rsidRDefault="00CB03D3" w:rsidP="001A5B29">
            <w:pPr>
              <w:pStyle w:val="af2"/>
              <w:ind w:firstLine="480"/>
            </w:pPr>
            <w:r w:rsidRPr="001F2918">
              <w:t>Cation effective radius</w:t>
            </w:r>
          </w:p>
        </w:tc>
        <w:tc>
          <w:tcPr>
            <w:tcW w:w="1360" w:type="dxa"/>
            <w:tcBorders>
              <w:top w:val="nil"/>
              <w:left w:val="nil"/>
            </w:tcBorders>
          </w:tcPr>
          <w:p w14:paraId="7B90DCB9" w14:textId="77777777" w:rsidR="00CB03D3" w:rsidRPr="001F2918" w:rsidRDefault="00CB03D3" w:rsidP="001A5B29">
            <w:pPr>
              <w:pStyle w:val="af2"/>
              <w:ind w:firstLine="480"/>
            </w:pPr>
            <w:r w:rsidRPr="001F2918">
              <w:t>Å</w:t>
            </w:r>
          </w:p>
        </w:tc>
      </w:tr>
      <w:tr w:rsidR="00CB03D3" w:rsidRPr="001F2918" w14:paraId="18595E8E" w14:textId="77777777" w:rsidTr="001A5B29">
        <w:trPr>
          <w:trHeight w:val="284"/>
          <w:jc w:val="center"/>
        </w:trPr>
        <w:tc>
          <w:tcPr>
            <w:tcW w:w="1843" w:type="dxa"/>
            <w:tcBorders>
              <w:right w:val="nil"/>
            </w:tcBorders>
          </w:tcPr>
          <w:p w14:paraId="1C08870A" w14:textId="77777777" w:rsidR="00CB03D3" w:rsidRPr="001F2918" w:rsidRDefault="00CB03D3" w:rsidP="001A5B29">
            <w:pPr>
              <w:pStyle w:val="af2"/>
              <w:ind w:firstLine="480"/>
            </w:pPr>
            <w:proofErr w:type="spellStart"/>
            <w:r w:rsidRPr="001F2918">
              <w:t>r_an</w:t>
            </w:r>
            <w:proofErr w:type="spellEnd"/>
          </w:p>
        </w:tc>
        <w:tc>
          <w:tcPr>
            <w:tcW w:w="5103" w:type="dxa"/>
            <w:tcBorders>
              <w:left w:val="nil"/>
              <w:right w:val="nil"/>
            </w:tcBorders>
          </w:tcPr>
          <w:p w14:paraId="0E314D66" w14:textId="77777777" w:rsidR="00CB03D3" w:rsidRPr="001F2918" w:rsidRDefault="00CB03D3" w:rsidP="001A5B29">
            <w:pPr>
              <w:pStyle w:val="af2"/>
              <w:ind w:firstLine="480"/>
            </w:pPr>
            <w:r w:rsidRPr="001F2918">
              <w:t>Anion effective radius</w:t>
            </w:r>
          </w:p>
        </w:tc>
        <w:tc>
          <w:tcPr>
            <w:tcW w:w="1360" w:type="dxa"/>
            <w:tcBorders>
              <w:left w:val="nil"/>
            </w:tcBorders>
          </w:tcPr>
          <w:p w14:paraId="1472EF77" w14:textId="77777777" w:rsidR="00CB03D3" w:rsidRPr="001F2918" w:rsidRDefault="00CB03D3" w:rsidP="001A5B29">
            <w:pPr>
              <w:pStyle w:val="af2"/>
              <w:ind w:firstLine="480"/>
            </w:pPr>
            <w:r w:rsidRPr="001F2918">
              <w:t>Å</w:t>
            </w:r>
          </w:p>
        </w:tc>
      </w:tr>
      <w:tr w:rsidR="00CB03D3" w:rsidRPr="001F2918" w14:paraId="3A2DF87D" w14:textId="77777777" w:rsidTr="001A5B29">
        <w:trPr>
          <w:trHeight w:val="284"/>
          <w:jc w:val="center"/>
        </w:trPr>
        <w:tc>
          <w:tcPr>
            <w:tcW w:w="1843" w:type="dxa"/>
            <w:tcBorders>
              <w:right w:val="nil"/>
            </w:tcBorders>
          </w:tcPr>
          <w:p w14:paraId="378D3B83" w14:textId="77777777" w:rsidR="00CB03D3" w:rsidRPr="001F2918" w:rsidRDefault="00CB03D3" w:rsidP="001A5B29">
            <w:pPr>
              <w:pStyle w:val="af2"/>
              <w:ind w:firstLine="480"/>
            </w:pPr>
            <w:proofErr w:type="spellStart"/>
            <w:r w:rsidRPr="001F2918">
              <w:t>logP_cat</w:t>
            </w:r>
            <w:proofErr w:type="spellEnd"/>
          </w:p>
        </w:tc>
        <w:tc>
          <w:tcPr>
            <w:tcW w:w="5103" w:type="dxa"/>
            <w:tcBorders>
              <w:left w:val="nil"/>
              <w:right w:val="nil"/>
            </w:tcBorders>
          </w:tcPr>
          <w:p w14:paraId="4030E6D5" w14:textId="77777777" w:rsidR="00CB03D3" w:rsidRPr="001F2918" w:rsidRDefault="00CB03D3" w:rsidP="001A5B29">
            <w:pPr>
              <w:pStyle w:val="af2"/>
              <w:ind w:firstLine="480"/>
            </w:pPr>
            <w:r w:rsidRPr="001F2918">
              <w:t xml:space="preserve">Cation </w:t>
            </w:r>
            <w:proofErr w:type="spellStart"/>
            <w:r w:rsidRPr="001F2918">
              <w:t>MolLogP</w:t>
            </w:r>
            <w:proofErr w:type="spellEnd"/>
          </w:p>
        </w:tc>
        <w:tc>
          <w:tcPr>
            <w:tcW w:w="1360" w:type="dxa"/>
            <w:tcBorders>
              <w:left w:val="nil"/>
            </w:tcBorders>
          </w:tcPr>
          <w:p w14:paraId="2F1455D7" w14:textId="77777777" w:rsidR="00CB03D3" w:rsidRPr="001F2918" w:rsidRDefault="00CB03D3" w:rsidP="001A5B29">
            <w:pPr>
              <w:pStyle w:val="af2"/>
              <w:ind w:firstLine="480"/>
            </w:pPr>
            <w:r>
              <w:t>/</w:t>
            </w:r>
          </w:p>
        </w:tc>
      </w:tr>
      <w:tr w:rsidR="00CB03D3" w:rsidRPr="001F2918" w14:paraId="0E554594" w14:textId="77777777" w:rsidTr="001A5B29">
        <w:trPr>
          <w:trHeight w:val="284"/>
          <w:jc w:val="center"/>
        </w:trPr>
        <w:tc>
          <w:tcPr>
            <w:tcW w:w="1843" w:type="dxa"/>
            <w:tcBorders>
              <w:right w:val="nil"/>
            </w:tcBorders>
          </w:tcPr>
          <w:p w14:paraId="10A2B605" w14:textId="77777777" w:rsidR="00CB03D3" w:rsidRPr="001F2918" w:rsidRDefault="00CB03D3" w:rsidP="001A5B29">
            <w:pPr>
              <w:pStyle w:val="af2"/>
              <w:ind w:firstLine="480"/>
            </w:pPr>
            <w:proofErr w:type="spellStart"/>
            <w:r w:rsidRPr="001F2918">
              <w:t>MW_cat</w:t>
            </w:r>
            <w:proofErr w:type="spellEnd"/>
          </w:p>
        </w:tc>
        <w:tc>
          <w:tcPr>
            <w:tcW w:w="5103" w:type="dxa"/>
            <w:tcBorders>
              <w:left w:val="nil"/>
              <w:right w:val="nil"/>
            </w:tcBorders>
          </w:tcPr>
          <w:p w14:paraId="4D2D92CA" w14:textId="77777777" w:rsidR="00CB03D3" w:rsidRPr="001F2918" w:rsidRDefault="00CB03D3" w:rsidP="001A5B29">
            <w:pPr>
              <w:pStyle w:val="af2"/>
              <w:ind w:firstLine="480"/>
            </w:pPr>
            <w:r w:rsidRPr="001F2918">
              <w:t>Cation molecular weight</w:t>
            </w:r>
          </w:p>
        </w:tc>
        <w:tc>
          <w:tcPr>
            <w:tcW w:w="1360" w:type="dxa"/>
            <w:tcBorders>
              <w:left w:val="nil"/>
            </w:tcBorders>
          </w:tcPr>
          <w:p w14:paraId="68653954" w14:textId="77777777" w:rsidR="00CB03D3" w:rsidRPr="001F2918" w:rsidRDefault="00CB03D3" w:rsidP="001A5B29">
            <w:pPr>
              <w:pStyle w:val="af2"/>
              <w:ind w:firstLine="480"/>
            </w:pPr>
            <w:r w:rsidRPr="001F2918">
              <w:t>g/mol</w:t>
            </w:r>
          </w:p>
        </w:tc>
      </w:tr>
      <w:tr w:rsidR="00CB03D3" w:rsidRPr="001F2918" w14:paraId="18EC0B88" w14:textId="77777777" w:rsidTr="001A5B29">
        <w:trPr>
          <w:trHeight w:val="284"/>
          <w:jc w:val="center"/>
        </w:trPr>
        <w:tc>
          <w:tcPr>
            <w:tcW w:w="1843" w:type="dxa"/>
            <w:tcBorders>
              <w:right w:val="nil"/>
            </w:tcBorders>
          </w:tcPr>
          <w:p w14:paraId="785AEE1E" w14:textId="77777777" w:rsidR="00CB03D3" w:rsidRPr="001F2918" w:rsidRDefault="00CB03D3" w:rsidP="001A5B29">
            <w:pPr>
              <w:pStyle w:val="af2"/>
              <w:ind w:firstLine="480"/>
            </w:pPr>
            <w:proofErr w:type="spellStart"/>
            <w:r w:rsidRPr="001F2918">
              <w:t>N_rot_cat</w:t>
            </w:r>
            <w:proofErr w:type="spellEnd"/>
          </w:p>
        </w:tc>
        <w:tc>
          <w:tcPr>
            <w:tcW w:w="5103" w:type="dxa"/>
            <w:tcBorders>
              <w:left w:val="nil"/>
              <w:right w:val="nil"/>
            </w:tcBorders>
          </w:tcPr>
          <w:p w14:paraId="536DED4F" w14:textId="77777777" w:rsidR="00CB03D3" w:rsidRPr="001F2918" w:rsidRDefault="00CB03D3" w:rsidP="001A5B29">
            <w:pPr>
              <w:pStyle w:val="af2"/>
              <w:ind w:firstLine="480"/>
            </w:pPr>
            <w:r w:rsidRPr="001F2918">
              <w:t>Cation rotatable bond count</w:t>
            </w:r>
          </w:p>
        </w:tc>
        <w:tc>
          <w:tcPr>
            <w:tcW w:w="1360" w:type="dxa"/>
            <w:tcBorders>
              <w:left w:val="nil"/>
            </w:tcBorders>
          </w:tcPr>
          <w:p w14:paraId="3B35C5A5" w14:textId="77777777" w:rsidR="00CB03D3" w:rsidRPr="001F2918" w:rsidRDefault="00CB03D3" w:rsidP="001A5B29">
            <w:pPr>
              <w:pStyle w:val="af2"/>
              <w:ind w:firstLine="480"/>
            </w:pPr>
            <w:r>
              <w:t>/</w:t>
            </w:r>
          </w:p>
        </w:tc>
      </w:tr>
      <w:tr w:rsidR="00CB03D3" w:rsidRPr="001F2918" w14:paraId="7F2F4AB3" w14:textId="77777777" w:rsidTr="001A5B29">
        <w:trPr>
          <w:trHeight w:val="284"/>
          <w:jc w:val="center"/>
        </w:trPr>
        <w:tc>
          <w:tcPr>
            <w:tcW w:w="1843" w:type="dxa"/>
            <w:tcBorders>
              <w:right w:val="nil"/>
            </w:tcBorders>
          </w:tcPr>
          <w:p w14:paraId="328329E9" w14:textId="77777777" w:rsidR="00CB03D3" w:rsidRPr="001F2918" w:rsidRDefault="00CB03D3" w:rsidP="001A5B29">
            <w:pPr>
              <w:pStyle w:val="af2"/>
              <w:ind w:firstLine="480"/>
            </w:pPr>
            <w:proofErr w:type="spellStart"/>
            <w:r w:rsidRPr="001F2918">
              <w:t>Bertz_cat</w:t>
            </w:r>
            <w:proofErr w:type="spellEnd"/>
          </w:p>
        </w:tc>
        <w:tc>
          <w:tcPr>
            <w:tcW w:w="5103" w:type="dxa"/>
            <w:tcBorders>
              <w:left w:val="nil"/>
              <w:right w:val="nil"/>
            </w:tcBorders>
          </w:tcPr>
          <w:p w14:paraId="6CEBB0C0" w14:textId="77777777" w:rsidR="00CB03D3" w:rsidRPr="001F2918" w:rsidRDefault="00CB03D3" w:rsidP="001A5B29">
            <w:pPr>
              <w:pStyle w:val="af2"/>
              <w:ind w:firstLine="480"/>
            </w:pPr>
            <w:r w:rsidRPr="001F2918">
              <w:t>Cation Bertz complexity index (</w:t>
            </w:r>
            <w:proofErr w:type="spellStart"/>
            <w:r w:rsidRPr="001F2918">
              <w:t>BertzCT</w:t>
            </w:r>
            <w:proofErr w:type="spellEnd"/>
            <w:r w:rsidRPr="001F2918">
              <w:t>)</w:t>
            </w:r>
          </w:p>
        </w:tc>
        <w:tc>
          <w:tcPr>
            <w:tcW w:w="1360" w:type="dxa"/>
            <w:tcBorders>
              <w:left w:val="nil"/>
            </w:tcBorders>
          </w:tcPr>
          <w:p w14:paraId="28E89F2D" w14:textId="77777777" w:rsidR="00CB03D3" w:rsidRPr="001F2918" w:rsidRDefault="00CB03D3" w:rsidP="001A5B29">
            <w:pPr>
              <w:pStyle w:val="af2"/>
              <w:ind w:firstLine="480"/>
            </w:pPr>
            <w:r>
              <w:t>/</w:t>
            </w:r>
          </w:p>
        </w:tc>
      </w:tr>
      <w:tr w:rsidR="00CB03D3" w:rsidRPr="001F2918" w14:paraId="2C01CF7D" w14:textId="77777777" w:rsidTr="001A5B29">
        <w:trPr>
          <w:trHeight w:val="284"/>
          <w:jc w:val="center"/>
        </w:trPr>
        <w:tc>
          <w:tcPr>
            <w:tcW w:w="1843" w:type="dxa"/>
            <w:tcBorders>
              <w:right w:val="nil"/>
            </w:tcBorders>
          </w:tcPr>
          <w:p w14:paraId="5451AE8F" w14:textId="77777777" w:rsidR="00CB03D3" w:rsidRPr="001F2918" w:rsidRDefault="00CB03D3" w:rsidP="001A5B29">
            <w:pPr>
              <w:pStyle w:val="af2"/>
              <w:ind w:firstLine="480"/>
            </w:pPr>
            <w:proofErr w:type="spellStart"/>
            <w:r w:rsidRPr="001F2918">
              <w:t>N_qN_cat</w:t>
            </w:r>
            <w:proofErr w:type="spellEnd"/>
          </w:p>
        </w:tc>
        <w:tc>
          <w:tcPr>
            <w:tcW w:w="5103" w:type="dxa"/>
            <w:tcBorders>
              <w:left w:val="nil"/>
              <w:right w:val="nil"/>
            </w:tcBorders>
          </w:tcPr>
          <w:p w14:paraId="5CA295C4" w14:textId="77777777" w:rsidR="00CB03D3" w:rsidRPr="001F2918" w:rsidRDefault="00CB03D3" w:rsidP="001A5B29">
            <w:pPr>
              <w:pStyle w:val="af2"/>
              <w:ind w:firstLine="480"/>
            </w:pPr>
            <w:r w:rsidRPr="001F2918">
              <w:t>Cation quaternary nitrogen count</w:t>
            </w:r>
          </w:p>
        </w:tc>
        <w:tc>
          <w:tcPr>
            <w:tcW w:w="1360" w:type="dxa"/>
            <w:tcBorders>
              <w:left w:val="nil"/>
            </w:tcBorders>
          </w:tcPr>
          <w:p w14:paraId="645856AB" w14:textId="77777777" w:rsidR="00CB03D3" w:rsidRPr="001F2918" w:rsidRDefault="00CB03D3" w:rsidP="001A5B29">
            <w:pPr>
              <w:pStyle w:val="af2"/>
              <w:ind w:firstLine="480"/>
            </w:pPr>
            <w:r>
              <w:t>/</w:t>
            </w:r>
          </w:p>
        </w:tc>
      </w:tr>
      <w:tr w:rsidR="00CB03D3" w:rsidRPr="001F2918" w14:paraId="69C7A28C" w14:textId="77777777" w:rsidTr="001A5B29">
        <w:trPr>
          <w:trHeight w:val="284"/>
          <w:jc w:val="center"/>
        </w:trPr>
        <w:tc>
          <w:tcPr>
            <w:tcW w:w="1843" w:type="dxa"/>
            <w:tcBorders>
              <w:right w:val="nil"/>
            </w:tcBorders>
          </w:tcPr>
          <w:p w14:paraId="5C81C16E" w14:textId="77777777" w:rsidR="00CB03D3" w:rsidRPr="001F2918" w:rsidRDefault="00CB03D3" w:rsidP="001A5B29">
            <w:pPr>
              <w:pStyle w:val="af2"/>
              <w:ind w:firstLine="480"/>
            </w:pPr>
            <w:proofErr w:type="spellStart"/>
            <w:r w:rsidRPr="001F2918">
              <w:t>TPSA_cat</w:t>
            </w:r>
            <w:proofErr w:type="spellEnd"/>
          </w:p>
        </w:tc>
        <w:tc>
          <w:tcPr>
            <w:tcW w:w="5103" w:type="dxa"/>
            <w:tcBorders>
              <w:left w:val="nil"/>
              <w:right w:val="nil"/>
            </w:tcBorders>
          </w:tcPr>
          <w:p w14:paraId="78E67CB0" w14:textId="77777777" w:rsidR="00CB03D3" w:rsidRPr="001F2918" w:rsidRDefault="00CB03D3" w:rsidP="001A5B29">
            <w:pPr>
              <w:pStyle w:val="af2"/>
              <w:ind w:firstLine="480"/>
            </w:pPr>
            <w:r w:rsidRPr="001F2918">
              <w:t>Cation topological polar surface area (TPSA)</w:t>
            </w:r>
          </w:p>
        </w:tc>
        <w:tc>
          <w:tcPr>
            <w:tcW w:w="1360" w:type="dxa"/>
            <w:tcBorders>
              <w:left w:val="nil"/>
            </w:tcBorders>
          </w:tcPr>
          <w:p w14:paraId="3D4A6313" w14:textId="77777777" w:rsidR="00CB03D3" w:rsidRPr="001F2918" w:rsidRDefault="00CB03D3" w:rsidP="001A5B29">
            <w:pPr>
              <w:pStyle w:val="af2"/>
              <w:ind w:firstLine="480"/>
            </w:pPr>
            <w:r w:rsidRPr="001F2918">
              <w:t>Å²</w:t>
            </w:r>
          </w:p>
        </w:tc>
      </w:tr>
      <w:tr w:rsidR="00CB03D3" w:rsidRPr="001F2918" w14:paraId="3C109164" w14:textId="77777777" w:rsidTr="001A5B29">
        <w:trPr>
          <w:trHeight w:val="284"/>
          <w:jc w:val="center"/>
        </w:trPr>
        <w:tc>
          <w:tcPr>
            <w:tcW w:w="1843" w:type="dxa"/>
            <w:tcBorders>
              <w:right w:val="nil"/>
            </w:tcBorders>
          </w:tcPr>
          <w:p w14:paraId="2AB3BC1D" w14:textId="77777777" w:rsidR="00CB03D3" w:rsidRPr="001F2918" w:rsidRDefault="00CB03D3" w:rsidP="001A5B29">
            <w:pPr>
              <w:pStyle w:val="af2"/>
              <w:ind w:firstLine="480"/>
            </w:pPr>
            <w:proofErr w:type="spellStart"/>
            <w:r w:rsidRPr="001F2918">
              <w:t>BalJ_cat</w:t>
            </w:r>
            <w:proofErr w:type="spellEnd"/>
          </w:p>
        </w:tc>
        <w:tc>
          <w:tcPr>
            <w:tcW w:w="5103" w:type="dxa"/>
            <w:tcBorders>
              <w:left w:val="nil"/>
              <w:right w:val="nil"/>
            </w:tcBorders>
          </w:tcPr>
          <w:p w14:paraId="4C44638D" w14:textId="77777777" w:rsidR="00CB03D3" w:rsidRPr="001F2918" w:rsidRDefault="00CB03D3" w:rsidP="001A5B29">
            <w:pPr>
              <w:pStyle w:val="af2"/>
              <w:ind w:firstLine="480"/>
            </w:pPr>
            <w:r w:rsidRPr="001F2918">
              <w:t>Cation Balaban J index</w:t>
            </w:r>
          </w:p>
        </w:tc>
        <w:tc>
          <w:tcPr>
            <w:tcW w:w="1360" w:type="dxa"/>
            <w:tcBorders>
              <w:left w:val="nil"/>
            </w:tcBorders>
          </w:tcPr>
          <w:p w14:paraId="76ABE8D8" w14:textId="77777777" w:rsidR="00CB03D3" w:rsidRPr="001F2918" w:rsidRDefault="00CB03D3" w:rsidP="001A5B29">
            <w:pPr>
              <w:pStyle w:val="af2"/>
              <w:ind w:firstLine="480"/>
            </w:pPr>
            <w:r>
              <w:t>/</w:t>
            </w:r>
          </w:p>
        </w:tc>
      </w:tr>
      <w:tr w:rsidR="00CB03D3" w:rsidRPr="001F2918" w14:paraId="5158F887" w14:textId="77777777" w:rsidTr="001A5B29">
        <w:trPr>
          <w:trHeight w:val="284"/>
          <w:jc w:val="center"/>
        </w:trPr>
        <w:tc>
          <w:tcPr>
            <w:tcW w:w="1843" w:type="dxa"/>
            <w:tcBorders>
              <w:right w:val="nil"/>
            </w:tcBorders>
          </w:tcPr>
          <w:p w14:paraId="62A68AF5" w14:textId="77777777" w:rsidR="00CB03D3" w:rsidRPr="001F2918" w:rsidRDefault="00CB03D3" w:rsidP="001A5B29">
            <w:pPr>
              <w:pStyle w:val="af2"/>
              <w:ind w:firstLine="480"/>
            </w:pPr>
            <w:proofErr w:type="spellStart"/>
            <w:r w:rsidRPr="001F2918">
              <w:t>N_HA_cat</w:t>
            </w:r>
            <w:proofErr w:type="spellEnd"/>
          </w:p>
        </w:tc>
        <w:tc>
          <w:tcPr>
            <w:tcW w:w="5103" w:type="dxa"/>
            <w:tcBorders>
              <w:left w:val="nil"/>
              <w:right w:val="nil"/>
            </w:tcBorders>
          </w:tcPr>
          <w:p w14:paraId="2A2DCCD8" w14:textId="77777777" w:rsidR="00CB03D3" w:rsidRPr="001F2918" w:rsidRDefault="00CB03D3" w:rsidP="001A5B29">
            <w:pPr>
              <w:pStyle w:val="af2"/>
              <w:ind w:firstLine="480"/>
            </w:pPr>
            <w:r w:rsidRPr="001F2918">
              <w:t>Cation H-bond acceptor count</w:t>
            </w:r>
          </w:p>
        </w:tc>
        <w:tc>
          <w:tcPr>
            <w:tcW w:w="1360" w:type="dxa"/>
            <w:tcBorders>
              <w:left w:val="nil"/>
            </w:tcBorders>
          </w:tcPr>
          <w:p w14:paraId="3A184D44" w14:textId="77777777" w:rsidR="00CB03D3" w:rsidRPr="001F2918" w:rsidRDefault="00CB03D3" w:rsidP="001A5B29">
            <w:pPr>
              <w:pStyle w:val="af2"/>
              <w:ind w:firstLine="480"/>
            </w:pPr>
            <w:r>
              <w:t>/</w:t>
            </w:r>
          </w:p>
        </w:tc>
      </w:tr>
      <w:tr w:rsidR="00CB03D3" w:rsidRPr="001F2918" w14:paraId="4AF17503" w14:textId="77777777" w:rsidTr="001A5B29">
        <w:trPr>
          <w:trHeight w:val="284"/>
          <w:jc w:val="center"/>
        </w:trPr>
        <w:tc>
          <w:tcPr>
            <w:tcW w:w="1843" w:type="dxa"/>
            <w:tcBorders>
              <w:right w:val="nil"/>
            </w:tcBorders>
          </w:tcPr>
          <w:p w14:paraId="5D43302D" w14:textId="77777777" w:rsidR="00CB03D3" w:rsidRPr="001F2918" w:rsidRDefault="00CB03D3" w:rsidP="001A5B29">
            <w:pPr>
              <w:pStyle w:val="af2"/>
              <w:ind w:firstLine="480"/>
            </w:pPr>
            <w:proofErr w:type="spellStart"/>
            <w:r>
              <w:rPr>
                <w:rFonts w:hint="eastAsia"/>
              </w:rPr>
              <w:t>N_</w:t>
            </w:r>
            <w:r>
              <w:t>HD_cat</w:t>
            </w:r>
            <w:proofErr w:type="spellEnd"/>
          </w:p>
        </w:tc>
        <w:tc>
          <w:tcPr>
            <w:tcW w:w="5103" w:type="dxa"/>
            <w:tcBorders>
              <w:left w:val="nil"/>
              <w:right w:val="nil"/>
            </w:tcBorders>
          </w:tcPr>
          <w:p w14:paraId="759C2615" w14:textId="77777777" w:rsidR="00CB03D3" w:rsidRPr="001F2918" w:rsidRDefault="00CB03D3" w:rsidP="001A5B29">
            <w:pPr>
              <w:pStyle w:val="af2"/>
              <w:ind w:firstLine="480"/>
            </w:pPr>
            <w:r w:rsidRPr="00323043">
              <w:t xml:space="preserve">Cation H-bond </w:t>
            </w:r>
            <w:r>
              <w:t>d</w:t>
            </w:r>
            <w:r w:rsidRPr="00323043">
              <w:t>onors count</w:t>
            </w:r>
          </w:p>
        </w:tc>
        <w:tc>
          <w:tcPr>
            <w:tcW w:w="1360" w:type="dxa"/>
            <w:tcBorders>
              <w:left w:val="nil"/>
            </w:tcBorders>
          </w:tcPr>
          <w:p w14:paraId="026DD783" w14:textId="77777777" w:rsidR="00CB03D3" w:rsidRDefault="00CB03D3" w:rsidP="001A5B29">
            <w:pPr>
              <w:pStyle w:val="af2"/>
              <w:ind w:firstLine="480"/>
            </w:pPr>
            <w:r>
              <w:rPr>
                <w:rFonts w:hint="eastAsia"/>
              </w:rPr>
              <w:t>/</w:t>
            </w:r>
          </w:p>
        </w:tc>
      </w:tr>
      <w:tr w:rsidR="00CB03D3" w:rsidRPr="001F2918" w14:paraId="0A10265E" w14:textId="77777777" w:rsidTr="001A5B29">
        <w:trPr>
          <w:trHeight w:val="284"/>
          <w:jc w:val="center"/>
        </w:trPr>
        <w:tc>
          <w:tcPr>
            <w:tcW w:w="1843" w:type="dxa"/>
            <w:tcBorders>
              <w:right w:val="nil"/>
            </w:tcBorders>
          </w:tcPr>
          <w:p w14:paraId="2C22C551" w14:textId="77777777" w:rsidR="00CB03D3" w:rsidRPr="001F2918" w:rsidRDefault="00CB03D3" w:rsidP="001A5B29">
            <w:pPr>
              <w:pStyle w:val="af2"/>
              <w:ind w:firstLine="480"/>
            </w:pPr>
            <w:proofErr w:type="spellStart"/>
            <w:r w:rsidRPr="001F2918">
              <w:t>logP_an</w:t>
            </w:r>
            <w:proofErr w:type="spellEnd"/>
          </w:p>
        </w:tc>
        <w:tc>
          <w:tcPr>
            <w:tcW w:w="5103" w:type="dxa"/>
            <w:tcBorders>
              <w:left w:val="nil"/>
              <w:right w:val="nil"/>
            </w:tcBorders>
          </w:tcPr>
          <w:p w14:paraId="4CF87B02" w14:textId="77777777" w:rsidR="00CB03D3" w:rsidRPr="001F2918" w:rsidRDefault="00CB03D3" w:rsidP="001A5B29">
            <w:pPr>
              <w:pStyle w:val="af2"/>
              <w:ind w:firstLine="480"/>
            </w:pPr>
            <w:r w:rsidRPr="001F2918">
              <w:t xml:space="preserve">Anion </w:t>
            </w:r>
            <w:proofErr w:type="spellStart"/>
            <w:r w:rsidRPr="001F2918">
              <w:t>MolLogP</w:t>
            </w:r>
            <w:proofErr w:type="spellEnd"/>
          </w:p>
        </w:tc>
        <w:tc>
          <w:tcPr>
            <w:tcW w:w="1360" w:type="dxa"/>
            <w:tcBorders>
              <w:left w:val="nil"/>
            </w:tcBorders>
          </w:tcPr>
          <w:p w14:paraId="7393D99C" w14:textId="77777777" w:rsidR="00CB03D3" w:rsidRPr="001F2918" w:rsidRDefault="00CB03D3" w:rsidP="001A5B29">
            <w:pPr>
              <w:pStyle w:val="af2"/>
              <w:ind w:firstLine="480"/>
            </w:pPr>
            <w:r>
              <w:t>/</w:t>
            </w:r>
          </w:p>
        </w:tc>
      </w:tr>
      <w:tr w:rsidR="00CB03D3" w:rsidRPr="001F2918" w14:paraId="2D2F4531" w14:textId="77777777" w:rsidTr="001A5B29">
        <w:trPr>
          <w:trHeight w:val="284"/>
          <w:jc w:val="center"/>
        </w:trPr>
        <w:tc>
          <w:tcPr>
            <w:tcW w:w="1843" w:type="dxa"/>
            <w:tcBorders>
              <w:right w:val="nil"/>
            </w:tcBorders>
          </w:tcPr>
          <w:p w14:paraId="289C9ED2" w14:textId="77777777" w:rsidR="00CB03D3" w:rsidRPr="001F2918" w:rsidRDefault="00CB03D3" w:rsidP="001A5B29">
            <w:pPr>
              <w:pStyle w:val="af2"/>
              <w:ind w:firstLine="480"/>
            </w:pPr>
            <w:proofErr w:type="spellStart"/>
            <w:r w:rsidRPr="001F2918">
              <w:t>MW_an</w:t>
            </w:r>
            <w:proofErr w:type="spellEnd"/>
          </w:p>
        </w:tc>
        <w:tc>
          <w:tcPr>
            <w:tcW w:w="5103" w:type="dxa"/>
            <w:tcBorders>
              <w:left w:val="nil"/>
              <w:right w:val="nil"/>
            </w:tcBorders>
          </w:tcPr>
          <w:p w14:paraId="1B859A62" w14:textId="77777777" w:rsidR="00CB03D3" w:rsidRPr="001F2918" w:rsidRDefault="00CB03D3" w:rsidP="001A5B29">
            <w:pPr>
              <w:pStyle w:val="af2"/>
              <w:ind w:firstLine="480"/>
            </w:pPr>
            <w:r w:rsidRPr="001F2918">
              <w:t>Anion molecular weight</w:t>
            </w:r>
          </w:p>
        </w:tc>
        <w:tc>
          <w:tcPr>
            <w:tcW w:w="1360" w:type="dxa"/>
            <w:tcBorders>
              <w:left w:val="nil"/>
            </w:tcBorders>
          </w:tcPr>
          <w:p w14:paraId="6F806F00" w14:textId="77777777" w:rsidR="00CB03D3" w:rsidRPr="001F2918" w:rsidRDefault="00CB03D3" w:rsidP="001A5B29">
            <w:pPr>
              <w:pStyle w:val="af2"/>
              <w:ind w:firstLine="480"/>
            </w:pPr>
            <w:r w:rsidRPr="001F2918">
              <w:t>g/mol</w:t>
            </w:r>
          </w:p>
        </w:tc>
      </w:tr>
      <w:tr w:rsidR="00CB03D3" w:rsidRPr="001F2918" w14:paraId="1773D627" w14:textId="77777777" w:rsidTr="001A5B29">
        <w:trPr>
          <w:trHeight w:val="284"/>
          <w:jc w:val="center"/>
        </w:trPr>
        <w:tc>
          <w:tcPr>
            <w:tcW w:w="1843" w:type="dxa"/>
            <w:tcBorders>
              <w:right w:val="nil"/>
            </w:tcBorders>
          </w:tcPr>
          <w:p w14:paraId="097E3BC0" w14:textId="77777777" w:rsidR="00CB03D3" w:rsidRPr="001F2918" w:rsidRDefault="00CB03D3" w:rsidP="001A5B29">
            <w:pPr>
              <w:pStyle w:val="af2"/>
              <w:ind w:firstLine="480"/>
            </w:pPr>
            <w:proofErr w:type="spellStart"/>
            <w:r w:rsidRPr="001F2918">
              <w:t>Bertz_an</w:t>
            </w:r>
            <w:proofErr w:type="spellEnd"/>
          </w:p>
        </w:tc>
        <w:tc>
          <w:tcPr>
            <w:tcW w:w="5103" w:type="dxa"/>
            <w:tcBorders>
              <w:left w:val="nil"/>
              <w:right w:val="nil"/>
            </w:tcBorders>
          </w:tcPr>
          <w:p w14:paraId="4AC6EB26" w14:textId="77777777" w:rsidR="00CB03D3" w:rsidRPr="001F2918" w:rsidRDefault="00CB03D3" w:rsidP="001A5B29">
            <w:pPr>
              <w:pStyle w:val="af2"/>
              <w:ind w:firstLine="480"/>
            </w:pPr>
            <w:r w:rsidRPr="001F2918">
              <w:t>Anion Bertz complexity index (</w:t>
            </w:r>
            <w:proofErr w:type="spellStart"/>
            <w:r w:rsidRPr="001F2918">
              <w:t>BertzCT</w:t>
            </w:r>
            <w:proofErr w:type="spellEnd"/>
            <w:r w:rsidRPr="001F2918">
              <w:t>)</w:t>
            </w:r>
          </w:p>
        </w:tc>
        <w:tc>
          <w:tcPr>
            <w:tcW w:w="1360" w:type="dxa"/>
            <w:tcBorders>
              <w:left w:val="nil"/>
            </w:tcBorders>
          </w:tcPr>
          <w:p w14:paraId="4C37E5B3" w14:textId="77777777" w:rsidR="00CB03D3" w:rsidRPr="001F2918" w:rsidRDefault="00CB03D3" w:rsidP="001A5B29">
            <w:pPr>
              <w:pStyle w:val="af2"/>
              <w:ind w:firstLine="480"/>
            </w:pPr>
            <w:r>
              <w:t>/</w:t>
            </w:r>
          </w:p>
        </w:tc>
      </w:tr>
      <w:tr w:rsidR="00CB03D3" w:rsidRPr="001F2918" w14:paraId="343A1BEF" w14:textId="77777777" w:rsidTr="001A5B29">
        <w:trPr>
          <w:trHeight w:val="284"/>
          <w:jc w:val="center"/>
        </w:trPr>
        <w:tc>
          <w:tcPr>
            <w:tcW w:w="1843" w:type="dxa"/>
            <w:tcBorders>
              <w:right w:val="nil"/>
            </w:tcBorders>
          </w:tcPr>
          <w:p w14:paraId="51EB4CA4" w14:textId="77777777" w:rsidR="00CB03D3" w:rsidRPr="001F2918" w:rsidRDefault="00CB03D3" w:rsidP="001A5B29">
            <w:pPr>
              <w:pStyle w:val="af2"/>
              <w:ind w:firstLine="480"/>
            </w:pPr>
            <w:proofErr w:type="spellStart"/>
            <w:r w:rsidRPr="001F2918">
              <w:t>TPSA_an</w:t>
            </w:r>
            <w:proofErr w:type="spellEnd"/>
          </w:p>
        </w:tc>
        <w:tc>
          <w:tcPr>
            <w:tcW w:w="5103" w:type="dxa"/>
            <w:tcBorders>
              <w:left w:val="nil"/>
              <w:right w:val="nil"/>
            </w:tcBorders>
          </w:tcPr>
          <w:p w14:paraId="4AE80B71" w14:textId="77777777" w:rsidR="00CB03D3" w:rsidRPr="001F2918" w:rsidRDefault="00CB03D3" w:rsidP="001A5B29">
            <w:pPr>
              <w:pStyle w:val="af2"/>
              <w:ind w:firstLine="480"/>
            </w:pPr>
            <w:r w:rsidRPr="001F2918">
              <w:t>Anion topological polar surface area (TPSA)</w:t>
            </w:r>
          </w:p>
        </w:tc>
        <w:tc>
          <w:tcPr>
            <w:tcW w:w="1360" w:type="dxa"/>
            <w:tcBorders>
              <w:left w:val="nil"/>
            </w:tcBorders>
          </w:tcPr>
          <w:p w14:paraId="430BBC0D" w14:textId="77777777" w:rsidR="00CB03D3" w:rsidRPr="001F2918" w:rsidRDefault="00CB03D3" w:rsidP="001A5B29">
            <w:pPr>
              <w:pStyle w:val="af2"/>
              <w:ind w:firstLine="480"/>
            </w:pPr>
            <w:r w:rsidRPr="001F2918">
              <w:t>Å²</w:t>
            </w:r>
          </w:p>
        </w:tc>
      </w:tr>
      <w:tr w:rsidR="00CB03D3" w:rsidRPr="001F2918" w14:paraId="27EA27DE" w14:textId="77777777" w:rsidTr="001A5B29">
        <w:trPr>
          <w:trHeight w:val="284"/>
          <w:jc w:val="center"/>
        </w:trPr>
        <w:tc>
          <w:tcPr>
            <w:tcW w:w="1843" w:type="dxa"/>
            <w:tcBorders>
              <w:right w:val="nil"/>
            </w:tcBorders>
          </w:tcPr>
          <w:p w14:paraId="344E782A" w14:textId="77777777" w:rsidR="00CB03D3" w:rsidRPr="001F2918" w:rsidRDefault="00CB03D3" w:rsidP="001A5B29">
            <w:pPr>
              <w:pStyle w:val="af2"/>
              <w:ind w:firstLine="480"/>
            </w:pPr>
            <w:proofErr w:type="spellStart"/>
            <w:r w:rsidRPr="001F2918">
              <w:t>BalJ_an</w:t>
            </w:r>
            <w:proofErr w:type="spellEnd"/>
          </w:p>
        </w:tc>
        <w:tc>
          <w:tcPr>
            <w:tcW w:w="5103" w:type="dxa"/>
            <w:tcBorders>
              <w:left w:val="nil"/>
              <w:right w:val="nil"/>
            </w:tcBorders>
          </w:tcPr>
          <w:p w14:paraId="4164C304" w14:textId="77777777" w:rsidR="00CB03D3" w:rsidRPr="001F2918" w:rsidRDefault="00CB03D3" w:rsidP="001A5B29">
            <w:pPr>
              <w:pStyle w:val="af2"/>
              <w:ind w:firstLine="480"/>
            </w:pPr>
            <w:r w:rsidRPr="001F2918">
              <w:t>Anion Balaban J index</w:t>
            </w:r>
          </w:p>
        </w:tc>
        <w:tc>
          <w:tcPr>
            <w:tcW w:w="1360" w:type="dxa"/>
            <w:tcBorders>
              <w:left w:val="nil"/>
            </w:tcBorders>
          </w:tcPr>
          <w:p w14:paraId="519A4F89" w14:textId="77777777" w:rsidR="00CB03D3" w:rsidRPr="001F2918" w:rsidRDefault="00CB03D3" w:rsidP="001A5B29">
            <w:pPr>
              <w:pStyle w:val="af2"/>
              <w:ind w:firstLine="480"/>
            </w:pPr>
            <w:r>
              <w:t>/</w:t>
            </w:r>
          </w:p>
        </w:tc>
      </w:tr>
      <w:tr w:rsidR="00CB03D3" w:rsidRPr="001F2918" w14:paraId="0DB21BE4" w14:textId="77777777" w:rsidTr="001A5B29">
        <w:trPr>
          <w:trHeight w:val="284"/>
          <w:jc w:val="center"/>
        </w:trPr>
        <w:tc>
          <w:tcPr>
            <w:tcW w:w="1843" w:type="dxa"/>
            <w:tcBorders>
              <w:right w:val="nil"/>
            </w:tcBorders>
          </w:tcPr>
          <w:p w14:paraId="5D08351B" w14:textId="77777777" w:rsidR="00CB03D3" w:rsidRPr="001F2918" w:rsidRDefault="00CB03D3" w:rsidP="001A5B29">
            <w:pPr>
              <w:pStyle w:val="af2"/>
              <w:ind w:firstLine="480"/>
            </w:pPr>
            <w:proofErr w:type="spellStart"/>
            <w:r w:rsidRPr="001F2918">
              <w:t>γ_s</w:t>
            </w:r>
            <w:proofErr w:type="spellEnd"/>
          </w:p>
        </w:tc>
        <w:tc>
          <w:tcPr>
            <w:tcW w:w="5103" w:type="dxa"/>
            <w:tcBorders>
              <w:left w:val="nil"/>
              <w:right w:val="nil"/>
            </w:tcBorders>
          </w:tcPr>
          <w:p w14:paraId="1EEA3543" w14:textId="77777777" w:rsidR="00CB03D3" w:rsidRPr="001F2918" w:rsidRDefault="00CB03D3" w:rsidP="001A5B29">
            <w:pPr>
              <w:pStyle w:val="af2"/>
              <w:ind w:firstLine="480"/>
            </w:pPr>
            <w:r w:rsidRPr="001F2918">
              <w:t>Solid surface free energy</w:t>
            </w:r>
          </w:p>
        </w:tc>
        <w:tc>
          <w:tcPr>
            <w:tcW w:w="1360" w:type="dxa"/>
            <w:tcBorders>
              <w:left w:val="nil"/>
            </w:tcBorders>
          </w:tcPr>
          <w:p w14:paraId="1A0A06C3" w14:textId="77777777" w:rsidR="00CB03D3" w:rsidRPr="001F2918" w:rsidRDefault="00CB03D3" w:rsidP="001A5B29">
            <w:pPr>
              <w:pStyle w:val="af2"/>
              <w:ind w:firstLine="480"/>
            </w:pPr>
            <w:r w:rsidRPr="001F2918">
              <w:t>J/m²</w:t>
            </w:r>
          </w:p>
        </w:tc>
      </w:tr>
      <w:tr w:rsidR="00CB03D3" w:rsidRPr="001F2918" w14:paraId="0D240C94" w14:textId="77777777" w:rsidTr="001A5B29">
        <w:trPr>
          <w:trHeight w:val="284"/>
          <w:jc w:val="center"/>
        </w:trPr>
        <w:tc>
          <w:tcPr>
            <w:tcW w:w="1843" w:type="dxa"/>
            <w:tcBorders>
              <w:right w:val="nil"/>
            </w:tcBorders>
          </w:tcPr>
          <w:p w14:paraId="04E4C463" w14:textId="77777777" w:rsidR="00CB03D3" w:rsidRPr="001F2918" w:rsidRDefault="00CB03D3" w:rsidP="001A5B29">
            <w:pPr>
              <w:pStyle w:val="af2"/>
              <w:ind w:firstLine="480"/>
            </w:pPr>
            <w:proofErr w:type="spellStart"/>
            <w:r w:rsidRPr="001F2918">
              <w:t>σ_s</w:t>
            </w:r>
            <w:proofErr w:type="spellEnd"/>
          </w:p>
        </w:tc>
        <w:tc>
          <w:tcPr>
            <w:tcW w:w="5103" w:type="dxa"/>
            <w:tcBorders>
              <w:left w:val="nil"/>
              <w:right w:val="nil"/>
            </w:tcBorders>
          </w:tcPr>
          <w:p w14:paraId="574EB32D" w14:textId="77777777" w:rsidR="00CB03D3" w:rsidRPr="001F2918" w:rsidRDefault="00CB03D3" w:rsidP="001A5B29">
            <w:pPr>
              <w:pStyle w:val="af2"/>
              <w:ind w:firstLine="480"/>
            </w:pPr>
            <w:r w:rsidRPr="001F2918">
              <w:t>Solid surface charge density</w:t>
            </w:r>
          </w:p>
        </w:tc>
        <w:tc>
          <w:tcPr>
            <w:tcW w:w="1360" w:type="dxa"/>
            <w:tcBorders>
              <w:left w:val="nil"/>
            </w:tcBorders>
          </w:tcPr>
          <w:p w14:paraId="013C9B72" w14:textId="77777777" w:rsidR="00CB03D3" w:rsidRPr="001F2918" w:rsidRDefault="00CB03D3" w:rsidP="001A5B29">
            <w:pPr>
              <w:pStyle w:val="af2"/>
              <w:ind w:firstLine="480"/>
            </w:pPr>
            <w:r w:rsidRPr="001F2918">
              <w:t>C/m²</w:t>
            </w:r>
          </w:p>
        </w:tc>
      </w:tr>
      <w:tr w:rsidR="00CB03D3" w:rsidRPr="001F2918" w14:paraId="65409166" w14:textId="77777777" w:rsidTr="001A5B29">
        <w:trPr>
          <w:trHeight w:val="284"/>
          <w:jc w:val="center"/>
        </w:trPr>
        <w:tc>
          <w:tcPr>
            <w:tcW w:w="1843" w:type="dxa"/>
            <w:tcBorders>
              <w:right w:val="nil"/>
            </w:tcBorders>
          </w:tcPr>
          <w:p w14:paraId="3B034B08" w14:textId="77777777" w:rsidR="00CB03D3" w:rsidRPr="001F2918" w:rsidRDefault="00CB03D3" w:rsidP="001A5B29">
            <w:pPr>
              <w:pStyle w:val="af2"/>
              <w:ind w:firstLine="480"/>
            </w:pPr>
            <w:proofErr w:type="spellStart"/>
            <w:r w:rsidRPr="001F2918">
              <w:t>Rq</w:t>
            </w:r>
            <w:proofErr w:type="spellEnd"/>
          </w:p>
        </w:tc>
        <w:tc>
          <w:tcPr>
            <w:tcW w:w="5103" w:type="dxa"/>
            <w:tcBorders>
              <w:left w:val="nil"/>
              <w:right w:val="nil"/>
            </w:tcBorders>
          </w:tcPr>
          <w:p w14:paraId="086238E8" w14:textId="77777777" w:rsidR="00CB03D3" w:rsidRPr="001F2918" w:rsidRDefault="00CB03D3" w:rsidP="001A5B29">
            <w:pPr>
              <w:pStyle w:val="af2"/>
              <w:ind w:firstLine="480"/>
            </w:pPr>
            <w:r w:rsidRPr="001F2918">
              <w:t>RMS surface roughness (</w:t>
            </w:r>
            <w:proofErr w:type="spellStart"/>
            <w:r w:rsidRPr="001F2918">
              <w:t>Rq</w:t>
            </w:r>
            <w:proofErr w:type="spellEnd"/>
            <w:r w:rsidRPr="001F2918">
              <w:t>)</w:t>
            </w:r>
          </w:p>
        </w:tc>
        <w:tc>
          <w:tcPr>
            <w:tcW w:w="1360" w:type="dxa"/>
            <w:tcBorders>
              <w:left w:val="nil"/>
            </w:tcBorders>
          </w:tcPr>
          <w:p w14:paraId="3B2DC08C" w14:textId="77777777" w:rsidR="00CB03D3" w:rsidRPr="001F2918" w:rsidRDefault="00CB03D3" w:rsidP="001A5B29">
            <w:pPr>
              <w:pStyle w:val="af2"/>
              <w:ind w:firstLine="480"/>
            </w:pPr>
            <w:r w:rsidRPr="001F2918">
              <w:t>nm</w:t>
            </w:r>
          </w:p>
        </w:tc>
      </w:tr>
      <w:tr w:rsidR="00CB03D3" w:rsidRPr="001F2918" w14:paraId="5A1F958B" w14:textId="77777777" w:rsidTr="001A5B29">
        <w:trPr>
          <w:trHeight w:val="284"/>
          <w:jc w:val="center"/>
        </w:trPr>
        <w:tc>
          <w:tcPr>
            <w:tcW w:w="1843" w:type="dxa"/>
            <w:tcBorders>
              <w:right w:val="nil"/>
            </w:tcBorders>
          </w:tcPr>
          <w:p w14:paraId="7916EE63" w14:textId="77777777" w:rsidR="00CB03D3" w:rsidRPr="001F2918" w:rsidRDefault="00CB03D3" w:rsidP="001A5B29">
            <w:pPr>
              <w:pStyle w:val="af2"/>
              <w:ind w:firstLine="480"/>
            </w:pPr>
            <w:proofErr w:type="spellStart"/>
            <w:r w:rsidRPr="001F2918">
              <w:t>θ_s</w:t>
            </w:r>
            <w:proofErr w:type="spellEnd"/>
          </w:p>
        </w:tc>
        <w:tc>
          <w:tcPr>
            <w:tcW w:w="5103" w:type="dxa"/>
            <w:tcBorders>
              <w:left w:val="nil"/>
              <w:right w:val="nil"/>
            </w:tcBorders>
          </w:tcPr>
          <w:p w14:paraId="7FC44139" w14:textId="77777777" w:rsidR="00CB03D3" w:rsidRPr="001F2918" w:rsidRDefault="00CB03D3" w:rsidP="001A5B29">
            <w:pPr>
              <w:pStyle w:val="af2"/>
              <w:ind w:firstLine="480"/>
            </w:pPr>
            <w:r w:rsidRPr="001F2918">
              <w:t>Static contact angle</w:t>
            </w:r>
          </w:p>
        </w:tc>
        <w:tc>
          <w:tcPr>
            <w:tcW w:w="1360" w:type="dxa"/>
            <w:tcBorders>
              <w:left w:val="nil"/>
            </w:tcBorders>
          </w:tcPr>
          <w:p w14:paraId="27073240" w14:textId="77777777" w:rsidR="00CB03D3" w:rsidRPr="001F2918" w:rsidRDefault="00CB03D3" w:rsidP="001A5B29">
            <w:pPr>
              <w:pStyle w:val="af2"/>
              <w:ind w:firstLine="480"/>
            </w:pPr>
            <w:r w:rsidRPr="001F2918">
              <w:t>°</w:t>
            </w:r>
          </w:p>
        </w:tc>
      </w:tr>
      <w:tr w:rsidR="00CB03D3" w:rsidRPr="001F2918" w14:paraId="1769EC2C" w14:textId="77777777" w:rsidTr="001A5B29">
        <w:trPr>
          <w:trHeight w:val="284"/>
          <w:jc w:val="center"/>
        </w:trPr>
        <w:tc>
          <w:tcPr>
            <w:tcW w:w="1843" w:type="dxa"/>
            <w:tcBorders>
              <w:right w:val="nil"/>
            </w:tcBorders>
          </w:tcPr>
          <w:p w14:paraId="08B8DC9A" w14:textId="77777777" w:rsidR="00CB03D3" w:rsidRPr="001F2918" w:rsidRDefault="00CB03D3" w:rsidP="001A5B29">
            <w:pPr>
              <w:pStyle w:val="af2"/>
              <w:ind w:firstLine="480"/>
            </w:pPr>
            <w:proofErr w:type="spellStart"/>
            <w:r w:rsidRPr="001F2918">
              <w:t>I_ss</w:t>
            </w:r>
            <w:proofErr w:type="spellEnd"/>
          </w:p>
        </w:tc>
        <w:tc>
          <w:tcPr>
            <w:tcW w:w="5103" w:type="dxa"/>
            <w:tcBorders>
              <w:left w:val="nil"/>
              <w:right w:val="nil"/>
            </w:tcBorders>
          </w:tcPr>
          <w:p w14:paraId="36F3B106" w14:textId="77777777" w:rsidR="00CB03D3" w:rsidRPr="001F2918" w:rsidRDefault="00CB03D3" w:rsidP="001A5B29">
            <w:pPr>
              <w:pStyle w:val="af2"/>
              <w:ind w:firstLine="480"/>
            </w:pPr>
            <w:r w:rsidRPr="001F2918">
              <w:t>Stainless-steel substrate indicator</w:t>
            </w:r>
          </w:p>
        </w:tc>
        <w:tc>
          <w:tcPr>
            <w:tcW w:w="1360" w:type="dxa"/>
            <w:tcBorders>
              <w:left w:val="nil"/>
            </w:tcBorders>
          </w:tcPr>
          <w:p w14:paraId="3DDB0C0C" w14:textId="77777777" w:rsidR="00CB03D3" w:rsidRPr="001F2918" w:rsidRDefault="00CB03D3" w:rsidP="001A5B29">
            <w:pPr>
              <w:pStyle w:val="af2"/>
              <w:ind w:firstLine="480"/>
            </w:pPr>
            <w:r>
              <w:t>/</w:t>
            </w:r>
          </w:p>
        </w:tc>
      </w:tr>
      <w:tr w:rsidR="00CB03D3" w:rsidRPr="001F2918" w14:paraId="6FEB48FF" w14:textId="77777777" w:rsidTr="001A5B29">
        <w:trPr>
          <w:trHeight w:val="284"/>
          <w:jc w:val="center"/>
        </w:trPr>
        <w:tc>
          <w:tcPr>
            <w:tcW w:w="1843" w:type="dxa"/>
            <w:tcBorders>
              <w:right w:val="nil"/>
            </w:tcBorders>
          </w:tcPr>
          <w:p w14:paraId="55961638" w14:textId="77777777" w:rsidR="00CB03D3" w:rsidRPr="001F2918" w:rsidRDefault="00CB03D3" w:rsidP="001A5B29">
            <w:pPr>
              <w:pStyle w:val="af2"/>
              <w:ind w:firstLine="480"/>
            </w:pPr>
            <w:r w:rsidRPr="001F2918">
              <w:t>velocity</w:t>
            </w:r>
          </w:p>
        </w:tc>
        <w:tc>
          <w:tcPr>
            <w:tcW w:w="5103" w:type="dxa"/>
            <w:tcBorders>
              <w:left w:val="nil"/>
              <w:right w:val="nil"/>
            </w:tcBorders>
          </w:tcPr>
          <w:p w14:paraId="79DF520F" w14:textId="77777777" w:rsidR="00CB03D3" w:rsidRPr="001F2918" w:rsidRDefault="00CB03D3" w:rsidP="001A5B29">
            <w:pPr>
              <w:pStyle w:val="af2"/>
              <w:ind w:firstLine="480"/>
            </w:pPr>
            <w:r w:rsidRPr="001F2918">
              <w:t>Sliding velocity</w:t>
            </w:r>
          </w:p>
        </w:tc>
        <w:tc>
          <w:tcPr>
            <w:tcW w:w="1360" w:type="dxa"/>
            <w:tcBorders>
              <w:left w:val="nil"/>
            </w:tcBorders>
          </w:tcPr>
          <w:p w14:paraId="075C02FD" w14:textId="77777777" w:rsidR="00CB03D3" w:rsidRPr="001F2918" w:rsidRDefault="00CB03D3" w:rsidP="001A5B29">
            <w:pPr>
              <w:pStyle w:val="af2"/>
              <w:ind w:firstLine="480"/>
            </w:pPr>
            <w:proofErr w:type="spellStart"/>
            <w:r w:rsidRPr="001F2918">
              <w:t>μm</w:t>
            </w:r>
            <w:proofErr w:type="spellEnd"/>
            <w:r w:rsidRPr="001F2918">
              <w:t>/s</w:t>
            </w:r>
          </w:p>
        </w:tc>
      </w:tr>
      <w:tr w:rsidR="00CB03D3" w:rsidRPr="001F2918" w14:paraId="796AC874" w14:textId="77777777" w:rsidTr="001A5B29">
        <w:trPr>
          <w:trHeight w:val="284"/>
          <w:jc w:val="center"/>
        </w:trPr>
        <w:tc>
          <w:tcPr>
            <w:tcW w:w="1843" w:type="dxa"/>
            <w:tcBorders>
              <w:right w:val="nil"/>
            </w:tcBorders>
          </w:tcPr>
          <w:p w14:paraId="305C5B78" w14:textId="77777777" w:rsidR="00CB03D3" w:rsidRPr="001F2918" w:rsidRDefault="00CB03D3" w:rsidP="001A5B29">
            <w:pPr>
              <w:pStyle w:val="af2"/>
              <w:ind w:firstLine="480"/>
            </w:pPr>
            <w:r w:rsidRPr="001F2918">
              <w:t>Potential</w:t>
            </w:r>
          </w:p>
        </w:tc>
        <w:tc>
          <w:tcPr>
            <w:tcW w:w="5103" w:type="dxa"/>
            <w:tcBorders>
              <w:left w:val="nil"/>
              <w:right w:val="nil"/>
            </w:tcBorders>
          </w:tcPr>
          <w:p w14:paraId="622DD5BF" w14:textId="77777777" w:rsidR="00CB03D3" w:rsidRPr="001F2918" w:rsidRDefault="00CB03D3" w:rsidP="001A5B29">
            <w:pPr>
              <w:pStyle w:val="af2"/>
              <w:ind w:firstLine="480"/>
            </w:pPr>
            <w:r w:rsidRPr="001F2918">
              <w:t>Applied bias voltage (tip–substrate)</w:t>
            </w:r>
          </w:p>
        </w:tc>
        <w:tc>
          <w:tcPr>
            <w:tcW w:w="1360" w:type="dxa"/>
            <w:tcBorders>
              <w:left w:val="nil"/>
            </w:tcBorders>
          </w:tcPr>
          <w:p w14:paraId="136DE159" w14:textId="77777777" w:rsidR="00CB03D3" w:rsidRPr="001F2918" w:rsidRDefault="00CB03D3" w:rsidP="001A5B29">
            <w:pPr>
              <w:pStyle w:val="af2"/>
              <w:ind w:firstLine="480"/>
            </w:pPr>
            <w:r w:rsidRPr="001F2918">
              <w:t>V</w:t>
            </w:r>
          </w:p>
        </w:tc>
      </w:tr>
      <w:tr w:rsidR="00CB03D3" w:rsidRPr="001F2918" w14:paraId="71B068CF" w14:textId="77777777" w:rsidTr="001A5B29">
        <w:trPr>
          <w:trHeight w:val="284"/>
          <w:jc w:val="center"/>
        </w:trPr>
        <w:tc>
          <w:tcPr>
            <w:tcW w:w="1843" w:type="dxa"/>
            <w:tcBorders>
              <w:right w:val="nil"/>
            </w:tcBorders>
          </w:tcPr>
          <w:p w14:paraId="10990207" w14:textId="77777777" w:rsidR="00CB03D3" w:rsidRPr="001F2918" w:rsidRDefault="00CB03D3" w:rsidP="001A5B29">
            <w:pPr>
              <w:pStyle w:val="af2"/>
              <w:ind w:firstLine="480"/>
            </w:pPr>
            <w:r w:rsidRPr="001F2918">
              <w:t>T</w:t>
            </w:r>
          </w:p>
        </w:tc>
        <w:tc>
          <w:tcPr>
            <w:tcW w:w="5103" w:type="dxa"/>
            <w:tcBorders>
              <w:left w:val="nil"/>
              <w:right w:val="nil"/>
            </w:tcBorders>
          </w:tcPr>
          <w:p w14:paraId="58EF91FF" w14:textId="77777777" w:rsidR="00CB03D3" w:rsidRPr="001F2918" w:rsidRDefault="00CB03D3" w:rsidP="001A5B29">
            <w:pPr>
              <w:pStyle w:val="af2"/>
              <w:ind w:firstLine="480"/>
            </w:pPr>
            <w:r w:rsidRPr="001F2918">
              <w:t>Temperature</w:t>
            </w:r>
          </w:p>
        </w:tc>
        <w:tc>
          <w:tcPr>
            <w:tcW w:w="1360" w:type="dxa"/>
            <w:tcBorders>
              <w:left w:val="nil"/>
            </w:tcBorders>
          </w:tcPr>
          <w:p w14:paraId="79C0BA1A" w14:textId="77777777" w:rsidR="00CB03D3" w:rsidRPr="001F2918" w:rsidRDefault="00CB03D3" w:rsidP="001A5B29">
            <w:pPr>
              <w:pStyle w:val="af2"/>
              <w:ind w:firstLine="480"/>
            </w:pPr>
            <w:r w:rsidRPr="001F2918">
              <w:t>K</w:t>
            </w:r>
          </w:p>
        </w:tc>
      </w:tr>
      <w:tr w:rsidR="00CB03D3" w:rsidRPr="001F2918" w14:paraId="1A75EE42" w14:textId="77777777" w:rsidTr="001A5B29">
        <w:trPr>
          <w:trHeight w:val="284"/>
          <w:jc w:val="center"/>
        </w:trPr>
        <w:tc>
          <w:tcPr>
            <w:tcW w:w="1843" w:type="dxa"/>
            <w:tcBorders>
              <w:right w:val="nil"/>
            </w:tcBorders>
          </w:tcPr>
          <w:p w14:paraId="17B1C6A9" w14:textId="77777777" w:rsidR="00CB03D3" w:rsidRPr="001F2918" w:rsidRDefault="00CB03D3" w:rsidP="001A5B29">
            <w:pPr>
              <w:pStyle w:val="af2"/>
              <w:ind w:firstLine="480"/>
            </w:pPr>
            <w:r w:rsidRPr="001F2918">
              <w:t>I_H</w:t>
            </w:r>
            <w:r w:rsidRPr="001F2918">
              <w:rPr>
                <w:vertAlign w:val="subscript"/>
              </w:rPr>
              <w:t>2</w:t>
            </w:r>
            <w:r w:rsidRPr="001F2918">
              <w:t>O</w:t>
            </w:r>
          </w:p>
        </w:tc>
        <w:tc>
          <w:tcPr>
            <w:tcW w:w="5103" w:type="dxa"/>
            <w:tcBorders>
              <w:left w:val="nil"/>
              <w:right w:val="nil"/>
            </w:tcBorders>
          </w:tcPr>
          <w:p w14:paraId="1A1F05CF" w14:textId="77777777" w:rsidR="00CB03D3" w:rsidRPr="001F2918" w:rsidRDefault="00CB03D3" w:rsidP="001A5B29">
            <w:pPr>
              <w:pStyle w:val="af2"/>
              <w:ind w:firstLine="480"/>
            </w:pPr>
            <w:r w:rsidRPr="001F2918">
              <w:t>Water-presence indicator</w:t>
            </w:r>
          </w:p>
        </w:tc>
        <w:tc>
          <w:tcPr>
            <w:tcW w:w="1360" w:type="dxa"/>
            <w:tcBorders>
              <w:left w:val="nil"/>
            </w:tcBorders>
          </w:tcPr>
          <w:p w14:paraId="332E8375" w14:textId="77777777" w:rsidR="00CB03D3" w:rsidRPr="001F2918" w:rsidRDefault="00CB03D3" w:rsidP="001A5B29">
            <w:pPr>
              <w:pStyle w:val="af2"/>
              <w:ind w:firstLine="480"/>
            </w:pPr>
            <w:r>
              <w:t>/</w:t>
            </w:r>
          </w:p>
        </w:tc>
      </w:tr>
      <w:tr w:rsidR="00CB03D3" w:rsidRPr="001F2918" w14:paraId="73FAC4ED" w14:textId="77777777" w:rsidTr="001A5B29">
        <w:trPr>
          <w:trHeight w:val="284"/>
          <w:jc w:val="center"/>
        </w:trPr>
        <w:tc>
          <w:tcPr>
            <w:tcW w:w="1843" w:type="dxa"/>
            <w:tcBorders>
              <w:bottom w:val="single" w:sz="12" w:space="0" w:color="auto"/>
              <w:right w:val="nil"/>
            </w:tcBorders>
          </w:tcPr>
          <w:p w14:paraId="394209C8" w14:textId="77777777" w:rsidR="00CB03D3" w:rsidRPr="001F2918" w:rsidRDefault="00CB03D3" w:rsidP="001A5B29">
            <w:pPr>
              <w:pStyle w:val="af2"/>
              <w:ind w:firstLine="480"/>
            </w:pPr>
            <w:proofErr w:type="spellStart"/>
            <w:r w:rsidRPr="001F2918">
              <w:t>x_IL</w:t>
            </w:r>
            <w:proofErr w:type="spellEnd"/>
          </w:p>
        </w:tc>
        <w:tc>
          <w:tcPr>
            <w:tcW w:w="5103" w:type="dxa"/>
            <w:tcBorders>
              <w:left w:val="nil"/>
              <w:bottom w:val="single" w:sz="12" w:space="0" w:color="auto"/>
              <w:right w:val="nil"/>
            </w:tcBorders>
          </w:tcPr>
          <w:p w14:paraId="357E1327" w14:textId="77777777" w:rsidR="00CB03D3" w:rsidRPr="001F2918" w:rsidRDefault="00CB03D3" w:rsidP="001A5B29">
            <w:pPr>
              <w:pStyle w:val="af2"/>
              <w:ind w:firstLine="480"/>
            </w:pPr>
            <w:r w:rsidRPr="001F2918">
              <w:t>Ionic-liquid molar fraction</w:t>
            </w:r>
          </w:p>
        </w:tc>
        <w:tc>
          <w:tcPr>
            <w:tcW w:w="1360" w:type="dxa"/>
            <w:tcBorders>
              <w:left w:val="nil"/>
              <w:bottom w:val="single" w:sz="12" w:space="0" w:color="auto"/>
            </w:tcBorders>
          </w:tcPr>
          <w:p w14:paraId="40B17C4F" w14:textId="77777777" w:rsidR="00CB03D3" w:rsidRPr="001F2918" w:rsidRDefault="00CB03D3" w:rsidP="001A5B29">
            <w:pPr>
              <w:pStyle w:val="af2"/>
              <w:ind w:firstLine="480"/>
            </w:pPr>
            <w:r w:rsidRPr="001F2918">
              <w:t>%</w:t>
            </w:r>
          </w:p>
        </w:tc>
      </w:tr>
    </w:tbl>
    <w:p w14:paraId="7661BD51" w14:textId="77777777" w:rsidR="00CB03D3" w:rsidRDefault="00CB03D3" w:rsidP="00CB03D3">
      <w:pPr>
        <w:pStyle w:val="3"/>
      </w:pPr>
      <w:r>
        <w:rPr>
          <w:rFonts w:hint="eastAsia"/>
        </w:rPr>
        <w:lastRenderedPageBreak/>
        <w:t>描述符相关性分析</w:t>
      </w:r>
    </w:p>
    <w:p w14:paraId="1EA8CB22" w14:textId="77777777" w:rsidR="00CB03D3" w:rsidRDefault="00CB03D3" w:rsidP="00CB03D3">
      <w:pPr>
        <w:ind w:firstLine="480"/>
      </w:pPr>
      <w:r w:rsidRPr="00016D09">
        <w:rPr>
          <w:rFonts w:hint="eastAsia"/>
        </w:rPr>
        <w:t>为评估描述符之间的</w:t>
      </w:r>
      <w:r w:rsidR="000B3303">
        <w:rPr>
          <w:rFonts w:hint="eastAsia"/>
        </w:rPr>
        <w:t>线性关系</w:t>
      </w:r>
      <w:r w:rsidR="002F7886">
        <w:rPr>
          <w:rFonts w:hint="eastAsia"/>
        </w:rPr>
        <w:t>并探究</w:t>
      </w:r>
      <w:r>
        <w:rPr>
          <w:rFonts w:hint="eastAsia"/>
        </w:rPr>
        <w:t>各特征与目标变量</w:t>
      </w:r>
      <w:r>
        <w:rPr>
          <w:rFonts w:cs="Times New Roman"/>
        </w:rPr>
        <w:t>µ</w:t>
      </w:r>
      <w:r w:rsidR="002F7886">
        <w:rPr>
          <w:rFonts w:hint="eastAsia"/>
        </w:rPr>
        <w:t>之间的线性相关性，本节</w:t>
      </w:r>
      <w:r>
        <w:rPr>
          <w:rFonts w:hint="eastAsia"/>
        </w:rPr>
        <w:t>基于</w:t>
      </w:r>
      <w:r>
        <w:rPr>
          <w:rFonts w:hint="eastAsia"/>
        </w:rPr>
        <w:t>2</w:t>
      </w:r>
      <w:r>
        <w:t>.1.3</w:t>
      </w:r>
      <w:r w:rsidR="002F7886">
        <w:rPr>
          <w:rFonts w:hint="eastAsia"/>
        </w:rPr>
        <w:t>节</w:t>
      </w:r>
      <w:r>
        <w:rPr>
          <w:rFonts w:hint="eastAsia"/>
        </w:rPr>
        <w:t>筛选后的描述符</w:t>
      </w:r>
      <w:r>
        <w:rPr>
          <w:rFonts w:hint="eastAsia"/>
        </w:rPr>
        <w:t>,</w:t>
      </w:r>
      <w:r w:rsidRPr="007B5002">
        <w:rPr>
          <w:rFonts w:hint="eastAsia"/>
        </w:rPr>
        <w:t>分别在</w:t>
      </w:r>
      <w:r>
        <w:rPr>
          <w:rFonts w:hint="eastAsia"/>
        </w:rPr>
        <w:t>不</w:t>
      </w:r>
      <w:r w:rsidRPr="007B5002">
        <w:rPr>
          <w:rFonts w:hint="eastAsia"/>
        </w:rPr>
        <w:t>含膜厚数据集</w:t>
      </w:r>
      <w:r>
        <w:rPr>
          <w:rFonts w:hint="eastAsia"/>
        </w:rPr>
        <w:t>Dataset-</w:t>
      </w:r>
      <w:r>
        <w:t>A</w:t>
      </w:r>
      <w:r>
        <w:rPr>
          <w:rFonts w:hint="eastAsia"/>
        </w:rPr>
        <w:t>与</w:t>
      </w:r>
      <w:r w:rsidRPr="007B5002">
        <w:rPr>
          <w:rFonts w:hint="eastAsia"/>
        </w:rPr>
        <w:t>含膜厚数据集</w:t>
      </w:r>
      <w:r>
        <w:rPr>
          <w:rFonts w:hint="eastAsia"/>
        </w:rPr>
        <w:t>Dataset</w:t>
      </w:r>
      <w:r>
        <w:t>-B</w:t>
      </w:r>
      <w:r w:rsidRPr="007B5002">
        <w:rPr>
          <w:rFonts w:hint="eastAsia"/>
        </w:rPr>
        <w:t>上计算了</w:t>
      </w:r>
      <w:r w:rsidR="00FF2728">
        <w:rPr>
          <w:rFonts w:hint="eastAsia"/>
        </w:rPr>
        <w:t>皮尔逊</w:t>
      </w:r>
      <w:r w:rsidR="00FF2728">
        <w:rPr>
          <w:rFonts w:hint="eastAsia"/>
        </w:rPr>
        <w:t>(</w:t>
      </w:r>
      <w:r>
        <w:rPr>
          <w:rFonts w:hint="eastAsia"/>
        </w:rPr>
        <w:t>Pearson</w:t>
      </w:r>
      <w:r w:rsidR="00FF2728">
        <w:t>)</w:t>
      </w:r>
      <w:r w:rsidRPr="007B5002">
        <w:rPr>
          <w:rFonts w:hint="eastAsia"/>
        </w:rPr>
        <w:t>相关系数矩阵，并以热图形式展示</w:t>
      </w:r>
      <w:r w:rsidR="00FF2728">
        <w:rPr>
          <w:rFonts w:hint="eastAsia"/>
        </w:rPr>
        <w:t>,</w:t>
      </w:r>
      <w:r w:rsidR="00FF2728">
        <w:rPr>
          <w:rFonts w:hint="eastAsia"/>
        </w:rPr>
        <w:t>如图</w:t>
      </w:r>
      <w:r w:rsidR="00FF2728">
        <w:rPr>
          <w:rFonts w:hint="eastAsia"/>
        </w:rPr>
        <w:t>2</w:t>
      </w:r>
      <w:r w:rsidR="00FF2728">
        <w:t>.5</w:t>
      </w:r>
      <w:r w:rsidR="00FF2728">
        <w:rPr>
          <w:rFonts w:hint="eastAsia"/>
        </w:rPr>
        <w:t>所示</w:t>
      </w:r>
      <w:r w:rsidRPr="00016D09">
        <w:rPr>
          <w:rFonts w:hint="eastAsia"/>
        </w:rPr>
        <w:t>。</w:t>
      </w:r>
    </w:p>
    <w:p w14:paraId="4C8590D2" w14:textId="77777777" w:rsidR="00CB03D3" w:rsidRDefault="00CB03D3" w:rsidP="00CB03D3">
      <w:pPr>
        <w:pStyle w:val="ac"/>
      </w:pPr>
      <w:r>
        <w:rPr>
          <w:noProof/>
        </w:rPr>
        <w:drawing>
          <wp:inline distT="0" distB="0" distL="0" distR="0" wp14:anchorId="14C04C49" wp14:editId="303B4731">
            <wp:extent cx="4678311" cy="70920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4.png"/>
                    <pic:cNvPicPr/>
                  </pic:nvPicPr>
                  <pic:blipFill>
                    <a:blip r:embed="rId24">
                      <a:extLst>
                        <a:ext uri="{28A0092B-C50C-407E-A947-70E740481C1C}">
                          <a14:useLocalDpi xmlns:a14="http://schemas.microsoft.com/office/drawing/2010/main" val="0"/>
                        </a:ext>
                      </a:extLst>
                    </a:blip>
                    <a:stretch>
                      <a:fillRect/>
                    </a:stretch>
                  </pic:blipFill>
                  <pic:spPr>
                    <a:xfrm>
                      <a:off x="0" y="0"/>
                      <a:ext cx="4678311" cy="7092000"/>
                    </a:xfrm>
                    <a:prstGeom prst="rect">
                      <a:avLst/>
                    </a:prstGeom>
                  </pic:spPr>
                </pic:pic>
              </a:graphicData>
            </a:graphic>
          </wp:inline>
        </w:drawing>
      </w:r>
    </w:p>
    <w:p w14:paraId="3B11AE58" w14:textId="77777777" w:rsidR="00CB03D3" w:rsidRDefault="00CB03D3" w:rsidP="00CB03D3">
      <w:pPr>
        <w:pStyle w:val="ac"/>
      </w:pPr>
      <w:r>
        <w:rPr>
          <w:rFonts w:hint="eastAsia"/>
        </w:rPr>
        <w:t>图</w:t>
      </w:r>
      <w:r>
        <w:rPr>
          <w:rFonts w:hint="eastAsia"/>
        </w:rPr>
        <w:t>2</w:t>
      </w:r>
      <w:r>
        <w:t xml:space="preserve">.5 </w:t>
      </w:r>
      <w:r>
        <w:rPr>
          <w:rFonts w:hint="eastAsia"/>
        </w:rPr>
        <w:t>描述符的</w:t>
      </w:r>
      <w:r w:rsidRPr="00794374">
        <w:t>Pearson</w:t>
      </w:r>
      <w:r w:rsidRPr="00A35C20">
        <w:rPr>
          <w:rFonts w:hint="eastAsia"/>
        </w:rPr>
        <w:t>相关系数</w:t>
      </w:r>
      <w:r>
        <w:rPr>
          <w:rFonts w:hint="eastAsia"/>
        </w:rPr>
        <w:t>热图，</w:t>
      </w:r>
      <w:r>
        <w:rPr>
          <w:rFonts w:hint="eastAsia"/>
        </w:rPr>
        <w:t>(</w:t>
      </w:r>
      <w:r>
        <w:t xml:space="preserve">a) </w:t>
      </w:r>
      <w:r w:rsidRPr="007B5002">
        <w:t>Dataset-A</w:t>
      </w:r>
      <w:r>
        <w:rPr>
          <w:rFonts w:hint="eastAsia"/>
        </w:rPr>
        <w:t>，不含膜厚，</w:t>
      </w:r>
      <w:r>
        <w:rPr>
          <w:rFonts w:hint="eastAsia"/>
        </w:rPr>
        <w:t>(</w:t>
      </w:r>
      <w:r>
        <w:t>b)</w:t>
      </w:r>
      <w:r w:rsidRPr="007B5002">
        <w:t xml:space="preserve"> </w:t>
      </w:r>
      <w:r>
        <w:t>Dataset-B</w:t>
      </w:r>
      <w:r>
        <w:rPr>
          <w:rFonts w:hint="eastAsia"/>
        </w:rPr>
        <w:t>，含膜厚</w:t>
      </w:r>
    </w:p>
    <w:p w14:paraId="305A2895" w14:textId="77777777" w:rsidR="00CB03D3" w:rsidRPr="006B2823" w:rsidRDefault="00CB03D3" w:rsidP="00CB03D3">
      <w:pPr>
        <w:ind w:firstLine="480"/>
      </w:pPr>
      <w:r w:rsidRPr="007B5002">
        <w:lastRenderedPageBreak/>
        <w:t>Pearson</w:t>
      </w:r>
      <w:r w:rsidRPr="007B5002">
        <w:rPr>
          <w:rFonts w:hint="eastAsia"/>
        </w:rPr>
        <w:t>系数</w:t>
      </w:r>
      <w:r w:rsidRPr="007B5002">
        <w:t>r</w:t>
      </w:r>
      <w:r w:rsidRPr="007B5002">
        <w:rPr>
          <w:rFonts w:hint="eastAsia"/>
        </w:rPr>
        <w:t>∈</w:t>
      </w:r>
      <w:r w:rsidRPr="007B5002">
        <w:t>[−1,1]</w:t>
      </w:r>
      <w:r>
        <w:rPr>
          <w:rFonts w:hint="eastAsia"/>
        </w:rPr>
        <w:t>用于刻画变量间的线性相关强度与方向。</w:t>
      </w:r>
      <w:r w:rsidR="00DB01EF" w:rsidRPr="006B2823">
        <w:rPr>
          <w:rFonts w:hint="eastAsia"/>
        </w:rPr>
        <w:t>因为它只反映线性关系</w:t>
      </w:r>
      <w:r w:rsidRPr="006B2823">
        <w:rPr>
          <w:rFonts w:hint="eastAsia"/>
        </w:rPr>
        <w:t>，无</w:t>
      </w:r>
      <w:r w:rsidR="00597659" w:rsidRPr="006B2823">
        <w:rPr>
          <w:rFonts w:hint="eastAsia"/>
        </w:rPr>
        <w:t>法直接刻画非线性</w:t>
      </w:r>
      <w:r w:rsidR="00DB01EF" w:rsidRPr="006B2823">
        <w:rPr>
          <w:rFonts w:hint="eastAsia"/>
        </w:rPr>
        <w:t>等复杂交互作用，因此其结果主要用于</w:t>
      </w:r>
      <w:r w:rsidRPr="006B2823">
        <w:rPr>
          <w:rFonts w:hint="eastAsia"/>
        </w:rPr>
        <w:t>特征</w:t>
      </w:r>
      <w:r w:rsidR="00DB01EF" w:rsidRPr="006B2823">
        <w:rPr>
          <w:rFonts w:hint="eastAsia"/>
        </w:rPr>
        <w:t>筛选与建模策略制定</w:t>
      </w:r>
      <w:r w:rsidR="00597659" w:rsidRPr="006B2823">
        <w:rPr>
          <w:rFonts w:hint="eastAsia"/>
        </w:rPr>
        <w:t>，不</w:t>
      </w:r>
      <w:r w:rsidR="00DB01EF" w:rsidRPr="006B2823">
        <w:rPr>
          <w:rFonts w:hint="eastAsia"/>
        </w:rPr>
        <w:t>用于</w:t>
      </w:r>
      <w:r w:rsidRPr="006B2823">
        <w:rPr>
          <w:rFonts w:hint="eastAsia"/>
        </w:rPr>
        <w:t>机理判定。</w:t>
      </w:r>
    </w:p>
    <w:p w14:paraId="0DD3A1F7" w14:textId="77777777" w:rsidR="00CB03D3" w:rsidRPr="000B3303" w:rsidRDefault="00CB03D3" w:rsidP="00E400F6">
      <w:pPr>
        <w:ind w:firstLine="480"/>
      </w:pPr>
      <w:r>
        <w:rPr>
          <w:rFonts w:hint="eastAsia"/>
        </w:rPr>
        <w:t>分析</w:t>
      </w:r>
      <w:r w:rsidR="009D3ACD">
        <w:rPr>
          <w:rFonts w:hint="eastAsia"/>
        </w:rPr>
        <w:t>两个</w:t>
      </w:r>
      <w:r w:rsidRPr="003C5EA4">
        <w:rPr>
          <w:rFonts w:hint="eastAsia"/>
        </w:rPr>
        <w:t>数据集</w:t>
      </w:r>
      <w:r>
        <w:rPr>
          <w:rFonts w:hint="eastAsia"/>
        </w:rPr>
        <w:t>对应的热图</w:t>
      </w:r>
      <w:r>
        <w:rPr>
          <w:rFonts w:hint="eastAsia"/>
        </w:rPr>
        <w:t>2</w:t>
      </w:r>
      <w:r>
        <w:t>.5(a)</w:t>
      </w:r>
      <w:r>
        <w:rPr>
          <w:rFonts w:hint="eastAsia"/>
        </w:rPr>
        <w:t>和</w:t>
      </w:r>
      <w:r>
        <w:rPr>
          <w:rFonts w:hint="eastAsia"/>
        </w:rPr>
        <w:t>2</w:t>
      </w:r>
      <w:r>
        <w:t>.5</w:t>
      </w:r>
      <w:r>
        <w:rPr>
          <w:rFonts w:hint="eastAsia"/>
        </w:rPr>
        <w:t>(</w:t>
      </w:r>
      <w:r>
        <w:t>b)</w:t>
      </w:r>
      <w:r w:rsidR="009D3ACD">
        <w:rPr>
          <w:rFonts w:hint="eastAsia"/>
        </w:rPr>
        <w:t>可以初步得知，</w:t>
      </w:r>
      <w:r>
        <w:rPr>
          <w:rFonts w:hint="eastAsia"/>
        </w:rPr>
        <w:t>首先，</w:t>
      </w:r>
      <w:r w:rsidRPr="003C5EA4">
        <w:rPr>
          <w:rFonts w:hint="eastAsia"/>
        </w:rPr>
        <w:t>阳离子结构描述符之间出现高度一致的强相关结构：分子尺寸</w:t>
      </w:r>
      <w:r w:rsidR="000B3303">
        <w:rPr>
          <w:rFonts w:hint="eastAsia"/>
        </w:rPr>
        <w:t>、</w:t>
      </w:r>
      <w:r w:rsidRPr="003C5EA4">
        <w:rPr>
          <w:rFonts w:hint="eastAsia"/>
        </w:rPr>
        <w:t>质量</w:t>
      </w:r>
      <w:r w:rsidR="000B3303">
        <w:rPr>
          <w:rFonts w:hint="eastAsia"/>
        </w:rPr>
        <w:t>、</w:t>
      </w:r>
      <w:r w:rsidRPr="003C5EA4">
        <w:rPr>
          <w:rFonts w:hint="eastAsia"/>
        </w:rPr>
        <w:t>疏水性</w:t>
      </w:r>
      <w:r w:rsidR="000B3303">
        <w:rPr>
          <w:rFonts w:hint="eastAsia"/>
        </w:rPr>
        <w:t>和</w:t>
      </w:r>
      <w:r w:rsidRPr="003C5EA4">
        <w:rPr>
          <w:rFonts w:hint="eastAsia"/>
        </w:rPr>
        <w:t>柔性类变量（例如</w:t>
      </w:r>
      <w:proofErr w:type="spellStart"/>
      <w:r>
        <w:t>r_cat</w:t>
      </w:r>
      <w:proofErr w:type="spellEnd"/>
      <w:r>
        <w:rPr>
          <w:rFonts w:hint="eastAsia"/>
        </w:rPr>
        <w:t>、</w:t>
      </w:r>
      <w:proofErr w:type="spellStart"/>
      <w:r>
        <w:t>logP_cat</w:t>
      </w:r>
      <w:proofErr w:type="spellEnd"/>
      <w:r>
        <w:rPr>
          <w:rFonts w:hint="eastAsia"/>
        </w:rPr>
        <w:t>、</w:t>
      </w:r>
      <w:proofErr w:type="spellStart"/>
      <w:r>
        <w:t>MW_cat</w:t>
      </w:r>
      <w:proofErr w:type="spellEnd"/>
      <w:r>
        <w:rPr>
          <w:rFonts w:hint="eastAsia"/>
        </w:rPr>
        <w:t>、</w:t>
      </w:r>
      <w:proofErr w:type="spellStart"/>
      <w:r>
        <w:t>N_rot_cat</w:t>
      </w:r>
      <w:proofErr w:type="spellEnd"/>
      <w:r w:rsidRPr="003C5EA4">
        <w:rPr>
          <w:rFonts w:hint="eastAsia"/>
        </w:rPr>
        <w:t>以及部分拓扑复杂度指标）在矩阵中形成连续的高相关</w:t>
      </w:r>
      <w:r>
        <w:rPr>
          <w:rFonts w:hint="eastAsia"/>
        </w:rPr>
        <w:t>性</w:t>
      </w:r>
      <w:r w:rsidRPr="003C5EA4">
        <w:rPr>
          <w:rFonts w:hint="eastAsia"/>
        </w:rPr>
        <w:t>“红色块”，相关系数</w:t>
      </w:r>
      <w:r>
        <w:rPr>
          <w:rFonts w:hint="eastAsia"/>
        </w:rPr>
        <w:t>大</w:t>
      </w:r>
      <w:r w:rsidRPr="003C5EA4">
        <w:rPr>
          <w:rFonts w:hint="eastAsia"/>
        </w:rPr>
        <w:t>多</w:t>
      </w:r>
      <w:r w:rsidR="009D3ACD">
        <w:rPr>
          <w:rFonts w:hint="eastAsia"/>
        </w:rPr>
        <w:t>在</w:t>
      </w:r>
      <w:r>
        <w:rPr>
          <w:rFonts w:hint="eastAsia"/>
        </w:rPr>
        <w:t>0.9</w:t>
      </w:r>
      <w:r w:rsidR="009D3ACD">
        <w:rPr>
          <w:rFonts w:hint="eastAsia"/>
        </w:rPr>
        <w:t>以上</w:t>
      </w:r>
      <w:r>
        <w:rPr>
          <w:rFonts w:hint="eastAsia"/>
        </w:rPr>
        <w:t>。</w:t>
      </w:r>
      <w:r w:rsidR="00E619CC">
        <w:rPr>
          <w:rFonts w:hint="eastAsia"/>
        </w:rPr>
        <w:t>而</w:t>
      </w:r>
      <w:r w:rsidRPr="003C5EA4">
        <w:rPr>
          <w:rFonts w:hint="eastAsia"/>
        </w:rPr>
        <w:t>极性相关变量</w:t>
      </w:r>
      <w:r>
        <w:rPr>
          <w:rFonts w:hint="eastAsia"/>
        </w:rPr>
        <w:t>（如</w:t>
      </w:r>
      <w:proofErr w:type="spellStart"/>
      <w:r>
        <w:rPr>
          <w:rFonts w:hint="eastAsia"/>
        </w:rPr>
        <w:t>T</w:t>
      </w:r>
      <w:r>
        <w:t>PSA_</w:t>
      </w:r>
      <w:r>
        <w:rPr>
          <w:rFonts w:hint="eastAsia"/>
        </w:rPr>
        <w:t>cat</w:t>
      </w:r>
      <w:proofErr w:type="spellEnd"/>
      <w:r>
        <w:rPr>
          <w:rFonts w:hint="eastAsia"/>
        </w:rPr>
        <w:t>）</w:t>
      </w:r>
      <w:r w:rsidRPr="003C5EA4">
        <w:rPr>
          <w:rFonts w:hint="eastAsia"/>
        </w:rPr>
        <w:t>与疏水性</w:t>
      </w:r>
      <w:r w:rsidR="000B3303">
        <w:rPr>
          <w:rFonts w:hint="eastAsia"/>
        </w:rPr>
        <w:t>、</w:t>
      </w:r>
      <w:r w:rsidRPr="003C5EA4">
        <w:rPr>
          <w:rFonts w:hint="eastAsia"/>
        </w:rPr>
        <w:t>尺寸类描述符普遍呈负相关，反映极性与</w:t>
      </w:r>
      <w:r>
        <w:rPr>
          <w:rFonts w:hint="eastAsia"/>
        </w:rPr>
        <w:t>疏水性</w:t>
      </w:r>
      <w:r w:rsidR="000B3303">
        <w:rPr>
          <w:rFonts w:hint="eastAsia"/>
        </w:rPr>
        <w:t>之间的反作用</w:t>
      </w:r>
      <w:r w:rsidRPr="000820C1">
        <w:rPr>
          <w:rFonts w:hint="eastAsia"/>
        </w:rPr>
        <w:t>。阴离子也表现出类似的块状相关结构，说明阴离子描述符同样存在较强共线性。</w:t>
      </w:r>
      <w:r w:rsidRPr="00E400F6">
        <w:rPr>
          <w:rFonts w:hint="eastAsia"/>
        </w:rPr>
        <w:t>这表明，若直接采用线性模</w:t>
      </w:r>
      <w:r w:rsidR="00E400F6" w:rsidRPr="00E400F6">
        <w:rPr>
          <w:rFonts w:hint="eastAsia"/>
        </w:rPr>
        <w:t>型或在模型解释阶段逐一解读单个描述符的重要性，可能出现重要性在共线性特征间分摊、模型不稳定</w:t>
      </w:r>
      <w:r w:rsidRPr="00E400F6">
        <w:rPr>
          <w:rFonts w:hint="eastAsia"/>
        </w:rPr>
        <w:t>的现象，因此</w:t>
      </w:r>
      <w:r w:rsidRPr="000B3303">
        <w:rPr>
          <w:rFonts w:hint="eastAsia"/>
        </w:rPr>
        <w:t>在后续建模中</w:t>
      </w:r>
      <w:r w:rsidR="000B3303" w:rsidRPr="000B3303">
        <w:rPr>
          <w:rFonts w:hint="eastAsia"/>
        </w:rPr>
        <w:t>，需要考虑借助特征分组、降维或正则化策略</w:t>
      </w:r>
      <w:r w:rsidRPr="000B3303">
        <w:rPr>
          <w:rFonts w:hint="eastAsia"/>
        </w:rPr>
        <w:t>降低共线性干扰。</w:t>
      </w:r>
    </w:p>
    <w:p w14:paraId="0AF93F4D" w14:textId="77777777" w:rsidR="00CB03D3" w:rsidRPr="009D6223" w:rsidRDefault="00CB03D3" w:rsidP="001B255E">
      <w:pPr>
        <w:ind w:firstLine="480"/>
      </w:pPr>
      <w:r>
        <w:rPr>
          <w:rFonts w:hint="eastAsia"/>
        </w:rPr>
        <w:t>其次，</w:t>
      </w:r>
      <w:r w:rsidRPr="007E6ADE">
        <w:rPr>
          <w:rFonts w:hint="eastAsia"/>
        </w:rPr>
        <w:t>在</w:t>
      </w:r>
      <w:r w:rsidRPr="007E6ADE">
        <w:rPr>
          <w:rFonts w:hint="eastAsia"/>
        </w:rPr>
        <w:t>Dataset-B</w:t>
      </w:r>
      <w:r w:rsidRPr="007E6ADE">
        <w:rPr>
          <w:rFonts w:hint="eastAsia"/>
        </w:rPr>
        <w:t>（图</w:t>
      </w:r>
      <w:r>
        <w:rPr>
          <w:rFonts w:hint="eastAsia"/>
        </w:rPr>
        <w:t>2.</w:t>
      </w:r>
      <w:r>
        <w:t>5</w:t>
      </w:r>
      <w:r w:rsidRPr="007E6ADE">
        <w:rPr>
          <w:rFonts w:hint="eastAsia"/>
        </w:rPr>
        <w:t>b</w:t>
      </w:r>
      <w:r w:rsidRPr="007E6ADE">
        <w:rPr>
          <w:rFonts w:hint="eastAsia"/>
        </w:rPr>
        <w:t>）中，</w:t>
      </w:r>
      <w:r>
        <w:rPr>
          <w:rFonts w:hint="eastAsia"/>
        </w:rPr>
        <w:t>表面相关描述符（如</w:t>
      </w:r>
      <w:proofErr w:type="spellStart"/>
      <w:r w:rsidRPr="00E35BEC">
        <w:rPr>
          <w:rFonts w:cs="Times New Roman"/>
        </w:rPr>
        <w:t>γ_s</w:t>
      </w:r>
      <w:proofErr w:type="spellEnd"/>
      <w:r w:rsidRPr="00E35BEC">
        <w:rPr>
          <w:rFonts w:cs="Times New Roman"/>
        </w:rPr>
        <w:t>、</w:t>
      </w:r>
      <w:proofErr w:type="spellStart"/>
      <w:r w:rsidRPr="00E35BEC">
        <w:rPr>
          <w:rFonts w:cs="Times New Roman"/>
        </w:rPr>
        <w:t>σ_s</w:t>
      </w:r>
      <w:proofErr w:type="spellEnd"/>
      <w:r w:rsidRPr="00E35BEC">
        <w:rPr>
          <w:rFonts w:cs="Times New Roman"/>
        </w:rPr>
        <w:t>、</w:t>
      </w:r>
      <w:proofErr w:type="spellStart"/>
      <w:r w:rsidRPr="00E872FE">
        <w:rPr>
          <w:rFonts w:cs="Times New Roman"/>
        </w:rPr>
        <w:t>Rq</w:t>
      </w:r>
      <w:proofErr w:type="spellEnd"/>
      <w:r w:rsidRPr="00E872FE">
        <w:rPr>
          <w:rFonts w:cs="Times New Roman"/>
        </w:rPr>
        <w:t>、</w:t>
      </w:r>
      <w:proofErr w:type="spellStart"/>
      <w:r w:rsidRPr="00E872FE">
        <w:rPr>
          <w:rFonts w:cs="Times New Roman"/>
        </w:rPr>
        <w:t>θ_s</w:t>
      </w:r>
      <w:proofErr w:type="spellEnd"/>
      <w:r w:rsidR="00E400F6">
        <w:rPr>
          <w:rFonts w:hint="eastAsia"/>
        </w:rPr>
        <w:t>等）之间呈现极强的</w:t>
      </w:r>
      <w:r>
        <w:rPr>
          <w:rFonts w:hint="eastAsia"/>
        </w:rPr>
        <w:t>相关</w:t>
      </w:r>
      <w:r w:rsidR="00E400F6">
        <w:rPr>
          <w:rFonts w:hint="eastAsia"/>
        </w:rPr>
        <w:t>性，</w:t>
      </w:r>
      <w:r w:rsidR="00E400F6" w:rsidRPr="007B5002">
        <w:t>Pearson</w:t>
      </w:r>
      <w:r w:rsidR="00E400F6" w:rsidRPr="007B5002">
        <w:rPr>
          <w:rFonts w:hint="eastAsia"/>
        </w:rPr>
        <w:t>系数</w:t>
      </w:r>
      <w:r w:rsidR="00E400F6">
        <w:rPr>
          <w:rFonts w:hint="eastAsia"/>
        </w:rPr>
        <w:t>的绝对值均在</w:t>
      </w:r>
      <w:r w:rsidR="00E400F6">
        <w:rPr>
          <w:rFonts w:hint="eastAsia"/>
        </w:rPr>
        <w:t>0</w:t>
      </w:r>
      <w:r w:rsidR="00E400F6">
        <w:t>.87</w:t>
      </w:r>
      <w:r w:rsidR="00E400F6">
        <w:rPr>
          <w:rFonts w:hint="eastAsia"/>
        </w:rPr>
        <w:t>以上，</w:t>
      </w:r>
      <w:r>
        <w:rPr>
          <w:rFonts w:hint="eastAsia"/>
        </w:rPr>
        <w:t>多处接近±</w:t>
      </w:r>
      <w:r>
        <w:t>1</w:t>
      </w:r>
      <w:r>
        <w:rPr>
          <w:rFonts w:hint="eastAsia"/>
        </w:rPr>
        <w:t>），明显强于</w:t>
      </w:r>
      <w:r>
        <w:rPr>
          <w:rFonts w:hint="eastAsia"/>
        </w:rPr>
        <w:t>Dataset-A</w:t>
      </w:r>
      <w:r w:rsidRPr="00664EC4">
        <w:rPr>
          <w:rFonts w:hint="eastAsia"/>
        </w:rPr>
        <w:t>（图</w:t>
      </w:r>
      <w:r>
        <w:rPr>
          <w:rFonts w:hint="eastAsia"/>
        </w:rPr>
        <w:t>2.</w:t>
      </w:r>
      <w:r>
        <w:t>5</w:t>
      </w:r>
      <w:r>
        <w:rPr>
          <w:rFonts w:hint="eastAsia"/>
        </w:rPr>
        <w:t>a</w:t>
      </w:r>
      <w:r w:rsidRPr="00664EC4">
        <w:rPr>
          <w:rFonts w:hint="eastAsia"/>
        </w:rPr>
        <w:t>）</w:t>
      </w:r>
      <w:r w:rsidR="00E400F6">
        <w:rPr>
          <w:rFonts w:hint="eastAsia"/>
        </w:rPr>
        <w:t>。这种现象</w:t>
      </w:r>
      <w:r w:rsidR="009D6223">
        <w:rPr>
          <w:rFonts w:hint="eastAsia"/>
        </w:rPr>
        <w:t>一般对应</w:t>
      </w:r>
      <w:r w:rsidR="00E400F6" w:rsidRPr="009D6223">
        <w:rPr>
          <w:rFonts w:hint="eastAsia"/>
        </w:rPr>
        <w:t>：</w:t>
      </w:r>
      <w:r w:rsidR="009D6223" w:rsidRPr="009D6223">
        <w:rPr>
          <w:rFonts w:hint="eastAsia"/>
        </w:rPr>
        <w:t>固体表面对应的描述符数值</w:t>
      </w:r>
      <w:r w:rsidRPr="009D6223">
        <w:rPr>
          <w:rFonts w:hint="eastAsia"/>
        </w:rPr>
        <w:t>在数据集中</w:t>
      </w:r>
      <w:r w:rsidR="009D6223" w:rsidRPr="009D6223">
        <w:rPr>
          <w:rFonts w:hint="eastAsia"/>
        </w:rPr>
        <w:t>不连续</w:t>
      </w:r>
      <w:r w:rsidR="009D6223">
        <w:rPr>
          <w:rFonts w:hint="eastAsia"/>
        </w:rPr>
        <w:t>，不均匀</w:t>
      </w:r>
      <w:r w:rsidR="009D6223" w:rsidRPr="009D6223">
        <w:rPr>
          <w:rFonts w:hint="eastAsia"/>
        </w:rPr>
        <w:t>，</w:t>
      </w:r>
      <w:r>
        <w:rPr>
          <w:rFonts w:hint="eastAsia"/>
        </w:rPr>
        <w:t>高度依赖少数固体</w:t>
      </w:r>
      <w:r w:rsidRPr="00664EC4">
        <w:rPr>
          <w:rFonts w:hint="eastAsia"/>
        </w:rPr>
        <w:t>表面类别，从</w:t>
      </w:r>
      <w:r w:rsidRPr="000820C1">
        <w:rPr>
          <w:rFonts w:hint="eastAsia"/>
        </w:rPr>
        <w:t>而</w:t>
      </w:r>
      <w:r w:rsidR="009D6223">
        <w:rPr>
          <w:rFonts w:hint="eastAsia"/>
        </w:rPr>
        <w:t>近似退化为“表面类别编码”。因此，表面描述符之间的强相关并不一定</w:t>
      </w:r>
      <w:r w:rsidRPr="000820C1">
        <w:rPr>
          <w:rFonts w:hint="eastAsia"/>
        </w:rPr>
        <w:t>意味着严格的物理因果关系，而更可能反映文献数据在表面选择上的结构一致性。该现象对机器学习建模的直接影响是：若训练</w:t>
      </w:r>
      <w:r w:rsidR="00E400F6">
        <w:rPr>
          <w:rFonts w:hint="eastAsia"/>
        </w:rPr>
        <w:t>集和</w:t>
      </w:r>
      <w:r w:rsidRPr="000820C1">
        <w:rPr>
          <w:rFonts w:hint="eastAsia"/>
        </w:rPr>
        <w:t>测试</w:t>
      </w:r>
      <w:r w:rsidR="00E400F6">
        <w:rPr>
          <w:rFonts w:hint="eastAsia"/>
        </w:rPr>
        <w:t>集</w:t>
      </w:r>
      <w:r w:rsidRPr="000820C1">
        <w:rPr>
          <w:rFonts w:hint="eastAsia"/>
        </w:rPr>
        <w:t>划分</w:t>
      </w:r>
      <w:r w:rsidR="00E400F6">
        <w:rPr>
          <w:rFonts w:hint="eastAsia"/>
        </w:rPr>
        <w:t>时</w:t>
      </w:r>
      <w:r w:rsidRPr="000820C1">
        <w:rPr>
          <w:rFonts w:hint="eastAsia"/>
        </w:rPr>
        <w:t>未充分考虑表面分布差异，</w:t>
      </w:r>
      <w:r w:rsidR="009D6223">
        <w:rPr>
          <w:rFonts w:hint="eastAsia"/>
        </w:rPr>
        <w:t>模型可能优先学习表面类别特征，</w:t>
      </w:r>
      <w:r w:rsidRPr="000820C1">
        <w:rPr>
          <w:rFonts w:hint="eastAsia"/>
        </w:rPr>
        <w:t>产生</w:t>
      </w:r>
      <w:r w:rsidR="00E400F6" w:rsidRPr="00E400F6">
        <w:rPr>
          <w:rFonts w:hint="eastAsia"/>
        </w:rPr>
        <w:t>虚高的</w:t>
      </w:r>
      <w:r w:rsidRPr="00E400F6">
        <w:rPr>
          <w:rFonts w:hint="eastAsia"/>
        </w:rPr>
        <w:t>精度</w:t>
      </w:r>
      <w:r w:rsidR="001B255E">
        <w:rPr>
          <w:rFonts w:hint="eastAsia"/>
        </w:rPr>
        <w:t>，</w:t>
      </w:r>
      <w:r w:rsidR="001B255E" w:rsidRPr="009D6223">
        <w:rPr>
          <w:rFonts w:hint="eastAsia"/>
        </w:rPr>
        <w:t>因此后续模型训练应采取更严格的数据划分</w:t>
      </w:r>
      <w:r w:rsidRPr="009D6223">
        <w:rPr>
          <w:rFonts w:hint="eastAsia"/>
        </w:rPr>
        <w:t>策略，以检验跨表面情形下的泛化能力。</w:t>
      </w:r>
    </w:p>
    <w:p w14:paraId="16FE13CA" w14:textId="77777777" w:rsidR="00CB03D3" w:rsidRDefault="00CB03D3" w:rsidP="00CB03D3">
      <w:pPr>
        <w:ind w:firstLine="480"/>
      </w:pPr>
      <w:r w:rsidRPr="000820C1">
        <w:rPr>
          <w:rFonts w:hint="eastAsia"/>
        </w:rPr>
        <w:t>从目标变量角度看，摩擦系数</w:t>
      </w:r>
      <w:r w:rsidRPr="00E872FE">
        <w:rPr>
          <w:rFonts w:cs="Times New Roman"/>
        </w:rPr>
        <w:t>μ</w:t>
      </w:r>
      <w:r w:rsidRPr="000820C1">
        <w:rPr>
          <w:rFonts w:hint="eastAsia"/>
        </w:rPr>
        <w:t>与大多</w:t>
      </w:r>
      <w:r>
        <w:rPr>
          <w:rFonts w:hint="eastAsia"/>
        </w:rPr>
        <w:t>数单一描述符的</w:t>
      </w:r>
      <w:r>
        <w:rPr>
          <w:rFonts w:hint="eastAsia"/>
        </w:rPr>
        <w:t>Pearson</w:t>
      </w:r>
      <w:r w:rsidR="008C4972">
        <w:rPr>
          <w:rFonts w:hint="eastAsia"/>
        </w:rPr>
        <w:t>相关系数绝对值较低</w:t>
      </w:r>
      <w:r>
        <w:rPr>
          <w:rFonts w:hint="eastAsia"/>
        </w:rPr>
        <w:t>，这</w:t>
      </w:r>
      <w:r w:rsidRPr="007E6ADE">
        <w:rPr>
          <w:rFonts w:hint="eastAsia"/>
        </w:rPr>
        <w:t>说明纳米摩擦响应难以由某一个结</w:t>
      </w:r>
      <w:r w:rsidR="008C4972">
        <w:rPr>
          <w:rFonts w:hint="eastAsia"/>
        </w:rPr>
        <w:t>构或工况变量的线性关系解释，而</w:t>
      </w:r>
      <w:r w:rsidRPr="007E6ADE">
        <w:rPr>
          <w:rFonts w:hint="eastAsia"/>
        </w:rPr>
        <w:t>由多因素耦合与非线性交互共同决定。两套数据中</w:t>
      </w:r>
      <w:r w:rsidR="008C4972">
        <w:rPr>
          <w:rFonts w:hint="eastAsia"/>
        </w:rPr>
        <w:t>存在</w:t>
      </w:r>
      <w:r w:rsidRPr="007E6ADE">
        <w:rPr>
          <w:rFonts w:hint="eastAsia"/>
        </w:rPr>
        <w:t>相对一致的线性趋势：</w:t>
      </w:r>
      <w:r>
        <w:rPr>
          <w:rFonts w:hint="eastAsia"/>
        </w:rPr>
        <w:t>在</w:t>
      </w:r>
      <w:r>
        <w:rPr>
          <w:rFonts w:hint="eastAsia"/>
        </w:rPr>
        <w:t>Dataset-B</w:t>
      </w:r>
      <w:r w:rsidRPr="007E6ADE">
        <w:rPr>
          <w:rFonts w:hint="eastAsia"/>
        </w:rPr>
        <w:t>中</w:t>
      </w:r>
      <w:r>
        <w:rPr>
          <w:rFonts w:hint="eastAsia"/>
        </w:rPr>
        <w:t>，</w:t>
      </w:r>
      <w:r w:rsidRPr="00E872FE">
        <w:rPr>
          <w:rFonts w:cs="Times New Roman"/>
        </w:rPr>
        <w:t>μ</w:t>
      </w:r>
      <w:r>
        <w:rPr>
          <w:rFonts w:hint="eastAsia"/>
        </w:rPr>
        <w:t>与</w:t>
      </w:r>
      <w:r w:rsidR="008C4972">
        <w:rPr>
          <w:rFonts w:hint="eastAsia"/>
        </w:rPr>
        <w:t>阳离子季铵氮</w:t>
      </w:r>
      <w:r w:rsidRPr="007E6ADE">
        <w:rPr>
          <w:rFonts w:hint="eastAsia"/>
        </w:rPr>
        <w:t>数</w:t>
      </w:r>
      <w:proofErr w:type="spellStart"/>
      <w:r w:rsidRPr="007E6ADE">
        <w:t>N_qN_cat</w:t>
      </w:r>
      <w:proofErr w:type="spellEnd"/>
      <w:r w:rsidR="009D6223">
        <w:rPr>
          <w:rFonts w:hint="eastAsia"/>
        </w:rPr>
        <w:t>(</w:t>
      </w:r>
      <w:r w:rsidRPr="007E6ADE">
        <w:rPr>
          <w:rFonts w:hint="eastAsia"/>
        </w:rPr>
        <w:t>r</w:t>
      </w:r>
      <w:r w:rsidRPr="00E872FE">
        <w:rPr>
          <w:rFonts w:cs="Times New Roman"/>
        </w:rPr>
        <w:t>≈</w:t>
      </w:r>
      <w:r w:rsidRPr="007E6ADE">
        <w:rPr>
          <w:rFonts w:hint="eastAsia"/>
        </w:rPr>
        <w:t>0.43</w:t>
      </w:r>
      <w:r w:rsidR="009D6223">
        <w:rPr>
          <w:rFonts w:hint="eastAsia"/>
        </w:rPr>
        <w:t>)</w:t>
      </w:r>
      <w:r w:rsidR="008C4972">
        <w:rPr>
          <w:rFonts w:hint="eastAsia"/>
        </w:rPr>
        <w:t>、阳离子</w:t>
      </w:r>
      <w:proofErr w:type="spellStart"/>
      <w:r w:rsidRPr="007E6ADE">
        <w:t>TPSA_cat</w:t>
      </w:r>
      <w:proofErr w:type="spellEnd"/>
      <w:r w:rsidR="009D6223">
        <w:rPr>
          <w:rFonts w:hint="eastAsia"/>
        </w:rPr>
        <w:t>(</w:t>
      </w:r>
      <w:r w:rsidRPr="007E6ADE">
        <w:rPr>
          <w:rFonts w:hint="eastAsia"/>
        </w:rPr>
        <w:t>r</w:t>
      </w:r>
      <w:r w:rsidRPr="00E872FE">
        <w:rPr>
          <w:rFonts w:cs="Times New Roman"/>
        </w:rPr>
        <w:t>≈</w:t>
      </w:r>
      <w:r w:rsidRPr="007E6ADE">
        <w:rPr>
          <w:rFonts w:hint="eastAsia"/>
        </w:rPr>
        <w:t>0.35</w:t>
      </w:r>
      <w:r w:rsidR="009D6223">
        <w:rPr>
          <w:rFonts w:hint="eastAsia"/>
        </w:rPr>
        <w:t>)</w:t>
      </w:r>
      <w:r>
        <w:rPr>
          <w:rFonts w:hint="eastAsia"/>
        </w:rPr>
        <w:t>以及滑动速度</w:t>
      </w:r>
      <w:r w:rsidRPr="007E6ADE">
        <w:t>velocity</w:t>
      </w:r>
      <w:r w:rsidR="009D6223">
        <w:rPr>
          <w:rFonts w:hint="eastAsia"/>
        </w:rPr>
        <w:t>(</w:t>
      </w:r>
      <w:r w:rsidRPr="000B50CA">
        <w:rPr>
          <w:rFonts w:hint="eastAsia"/>
        </w:rPr>
        <w:t>r</w:t>
      </w:r>
      <w:r w:rsidRPr="00E872FE">
        <w:rPr>
          <w:rFonts w:cs="Times New Roman"/>
        </w:rPr>
        <w:t>≈</w:t>
      </w:r>
      <w:r>
        <w:rPr>
          <w:rFonts w:hint="eastAsia"/>
        </w:rPr>
        <w:t>0.3</w:t>
      </w:r>
      <w:r>
        <w:t>6</w:t>
      </w:r>
      <w:r w:rsidR="009D6223">
        <w:rPr>
          <w:rFonts w:hint="eastAsia"/>
        </w:rPr>
        <w:t>)</w:t>
      </w:r>
      <w:r w:rsidRPr="000B50CA">
        <w:rPr>
          <w:rFonts w:hint="eastAsia"/>
        </w:rPr>
        <w:t>呈中等正相关</w:t>
      </w:r>
      <w:r>
        <w:rPr>
          <w:rFonts w:hint="eastAsia"/>
        </w:rPr>
        <w:t>，而与</w:t>
      </w:r>
      <w:r w:rsidRPr="000B50CA">
        <w:rPr>
          <w:rFonts w:hint="eastAsia"/>
        </w:rPr>
        <w:t>阳离子复杂度指标</w:t>
      </w:r>
      <w:proofErr w:type="spellStart"/>
      <w:r w:rsidRPr="000B50CA">
        <w:t>Bertz_cat</w:t>
      </w:r>
      <w:proofErr w:type="spellEnd"/>
      <w:r w:rsidR="009D6223">
        <w:rPr>
          <w:rFonts w:hint="eastAsia"/>
        </w:rPr>
        <w:t>呈中等负相关</w:t>
      </w:r>
      <w:r w:rsidR="009D6223">
        <w:rPr>
          <w:rFonts w:hint="eastAsia"/>
        </w:rPr>
        <w:t>(</w:t>
      </w:r>
      <w:r w:rsidRPr="000B50CA">
        <w:rPr>
          <w:rFonts w:hint="eastAsia"/>
        </w:rPr>
        <w:t>r</w:t>
      </w:r>
      <w:r w:rsidRPr="00E872FE">
        <w:rPr>
          <w:rFonts w:cs="Times New Roman"/>
        </w:rPr>
        <w:t>≈</w:t>
      </w:r>
      <w:r>
        <w:t>-0.41</w:t>
      </w:r>
      <w:r w:rsidR="009D6223">
        <w:rPr>
          <w:rFonts w:hint="eastAsia"/>
        </w:rPr>
        <w:t>)</w:t>
      </w:r>
      <w:r>
        <w:rPr>
          <w:rFonts w:hint="eastAsia"/>
        </w:rPr>
        <w:t>。</w:t>
      </w:r>
      <w:r w:rsidRPr="009D6223">
        <w:rPr>
          <w:rFonts w:hint="eastAsia"/>
        </w:rPr>
        <w:t>在</w:t>
      </w:r>
      <w:r w:rsidRPr="009D6223">
        <w:rPr>
          <w:rFonts w:hint="eastAsia"/>
        </w:rPr>
        <w:t>Dataset-A</w:t>
      </w:r>
      <w:r w:rsidRPr="009D6223">
        <w:rPr>
          <w:rFonts w:hint="eastAsia"/>
        </w:rPr>
        <w:t>中，</w:t>
      </w:r>
      <w:r w:rsidRPr="009D6223">
        <w:rPr>
          <w:rFonts w:cs="Times New Roman"/>
        </w:rPr>
        <w:t>μ</w:t>
      </w:r>
      <w:r w:rsidRPr="009D6223">
        <w:rPr>
          <w:rFonts w:hint="eastAsia"/>
        </w:rPr>
        <w:t>与</w:t>
      </w:r>
      <w:proofErr w:type="spellStart"/>
      <w:r w:rsidRPr="009D6223">
        <w:t>TPSA_cat</w:t>
      </w:r>
      <w:proofErr w:type="spellEnd"/>
      <w:r w:rsidR="009D6223" w:rsidRPr="009D6223">
        <w:rPr>
          <w:rFonts w:hint="eastAsia"/>
        </w:rPr>
        <w:t>的正相关依然存在</w:t>
      </w:r>
      <w:r w:rsidR="009D6223" w:rsidRPr="009D6223">
        <w:rPr>
          <w:rFonts w:hint="eastAsia"/>
        </w:rPr>
        <w:t>(</w:t>
      </w:r>
      <w:r w:rsidRPr="009D6223">
        <w:rPr>
          <w:rFonts w:hint="eastAsia"/>
        </w:rPr>
        <w:t>r</w:t>
      </w:r>
      <w:r w:rsidRPr="009D6223">
        <w:rPr>
          <w:rFonts w:cs="Times New Roman"/>
        </w:rPr>
        <w:t>≈</w:t>
      </w:r>
      <w:r w:rsidRPr="009D6223">
        <w:rPr>
          <w:rFonts w:hint="eastAsia"/>
        </w:rPr>
        <w:t>0.</w:t>
      </w:r>
      <w:r w:rsidRPr="009D6223">
        <w:t>43</w:t>
      </w:r>
      <w:r w:rsidR="009D6223" w:rsidRPr="009D6223">
        <w:rPr>
          <w:rFonts w:hint="eastAsia"/>
        </w:rPr>
        <w:t>)</w:t>
      </w:r>
      <w:r w:rsidRPr="009D6223">
        <w:rPr>
          <w:rFonts w:hint="eastAsia"/>
        </w:rPr>
        <w:t>。</w:t>
      </w:r>
      <w:r w:rsidR="009D6223">
        <w:rPr>
          <w:rFonts w:hint="eastAsia"/>
        </w:rPr>
        <w:t>这</w:t>
      </w:r>
      <w:r>
        <w:rPr>
          <w:rFonts w:hint="eastAsia"/>
        </w:rPr>
        <w:t>表明：</w:t>
      </w:r>
      <w:r w:rsidRPr="00E872FE">
        <w:rPr>
          <w:rFonts w:cs="Times New Roman"/>
        </w:rPr>
        <w:t>μ</w:t>
      </w:r>
      <w:r>
        <w:rPr>
          <w:rFonts w:hint="eastAsia"/>
        </w:rPr>
        <w:t>对离子极性</w:t>
      </w:r>
      <w:r w:rsidR="009D6223">
        <w:rPr>
          <w:rFonts w:hint="eastAsia"/>
        </w:rPr>
        <w:t>有更强的线性敏感性，但其决定因素并不是某一个</w:t>
      </w:r>
      <w:r w:rsidR="008427AE">
        <w:rPr>
          <w:rFonts w:hint="eastAsia"/>
        </w:rPr>
        <w:t>描述符</w:t>
      </w:r>
      <w:r w:rsidRPr="000820C1">
        <w:rPr>
          <w:rFonts w:hint="eastAsia"/>
        </w:rPr>
        <w:t>，因此需要在后续章节中采用能够捕捉非线性与交互效应的机器学习模型进行预测与解释。</w:t>
      </w:r>
    </w:p>
    <w:p w14:paraId="2C49E34F" w14:textId="77777777" w:rsidR="00CB03D3" w:rsidRDefault="00CB03D3" w:rsidP="00CB03D3">
      <w:pPr>
        <w:ind w:firstLine="480"/>
      </w:pPr>
      <w:r>
        <w:rPr>
          <w:rFonts w:hint="eastAsia"/>
        </w:rPr>
        <w:t>另外，针对</w:t>
      </w:r>
      <w:r>
        <w:rPr>
          <w:rFonts w:hint="eastAsia"/>
        </w:rPr>
        <w:t>Dataset-B</w:t>
      </w:r>
      <w:r>
        <w:rPr>
          <w:rFonts w:hint="eastAsia"/>
        </w:rPr>
        <w:t>含膜厚数据集特有的描述符</w:t>
      </w:r>
      <w:r w:rsidR="008427AE">
        <w:rPr>
          <w:rFonts w:hint="eastAsia"/>
        </w:rPr>
        <w:t>膜厚</w:t>
      </w:r>
      <w:r w:rsidR="008427AE">
        <w:rPr>
          <w:rFonts w:hint="eastAsia"/>
        </w:rPr>
        <w:t>h</w:t>
      </w:r>
      <w:r w:rsidR="008427AE">
        <w:rPr>
          <w:rFonts w:hint="eastAsia"/>
        </w:rPr>
        <w:t>，</w:t>
      </w:r>
      <w:r>
        <w:rPr>
          <w:rFonts w:hint="eastAsia"/>
        </w:rPr>
        <w:t>h</w:t>
      </w:r>
      <w:r>
        <w:rPr>
          <w:rFonts w:hint="eastAsia"/>
        </w:rPr>
        <w:t>与</w:t>
      </w:r>
      <w:r w:rsidRPr="00E872FE">
        <w:rPr>
          <w:rFonts w:cs="Times New Roman"/>
        </w:rPr>
        <w:t>μ</w:t>
      </w:r>
      <w:r>
        <w:rPr>
          <w:rFonts w:hint="eastAsia"/>
        </w:rPr>
        <w:t>的</w:t>
      </w:r>
      <w:r>
        <w:rPr>
          <w:rFonts w:hint="eastAsia"/>
        </w:rPr>
        <w:t>Pear</w:t>
      </w:r>
      <w:r>
        <w:t>son</w:t>
      </w:r>
      <w:r>
        <w:rPr>
          <w:rFonts w:hint="eastAsia"/>
        </w:rPr>
        <w:t>相关系数接近于</w:t>
      </w:r>
      <w:r>
        <w:rPr>
          <w:rFonts w:hint="eastAsia"/>
        </w:rPr>
        <w:t>0</w:t>
      </w:r>
      <w:r w:rsidR="009D6223">
        <w:rPr>
          <w:rFonts w:hint="eastAsia"/>
        </w:rPr>
        <w:t>(</w:t>
      </w:r>
      <w:r w:rsidRPr="000B50CA">
        <w:rPr>
          <w:rFonts w:hint="eastAsia"/>
        </w:rPr>
        <w:t>r</w:t>
      </w:r>
      <w:r w:rsidRPr="00E872FE">
        <w:rPr>
          <w:rFonts w:cs="Times New Roman"/>
        </w:rPr>
        <w:t>≈</w:t>
      </w:r>
      <w:r w:rsidRPr="000B50CA">
        <w:rPr>
          <w:rFonts w:hint="eastAsia"/>
        </w:rPr>
        <w:t>-0.</w:t>
      </w:r>
      <w:r>
        <w:t>04</w:t>
      </w:r>
      <w:r w:rsidR="009D6223">
        <w:rPr>
          <w:rFonts w:hint="eastAsia"/>
        </w:rPr>
        <w:t>)</w:t>
      </w:r>
      <w:r w:rsidR="003D53DD">
        <w:rPr>
          <w:rFonts w:hint="eastAsia"/>
        </w:rPr>
        <w:t>，初步表明在跨离子、跨表面、跨外场</w:t>
      </w:r>
      <w:r>
        <w:rPr>
          <w:rFonts w:hint="eastAsia"/>
        </w:rPr>
        <w:t>的</w:t>
      </w:r>
      <w:r w:rsidR="008427AE">
        <w:rPr>
          <w:rFonts w:hint="eastAsia"/>
        </w:rPr>
        <w:t>情况下，</w:t>
      </w:r>
      <w:r w:rsidR="008427AE">
        <w:rPr>
          <w:rFonts w:hint="eastAsia"/>
        </w:rPr>
        <w:t>h</w:t>
      </w:r>
      <w:r w:rsidR="009D6223">
        <w:rPr>
          <w:rFonts w:hint="eastAsia"/>
        </w:rPr>
        <w:t>并不是</w:t>
      </w:r>
      <w:r w:rsidR="008427AE">
        <w:rPr>
          <w:rFonts w:hint="eastAsia"/>
        </w:rPr>
        <w:t>决定摩擦系数的</w:t>
      </w:r>
      <w:r w:rsidR="009D6223">
        <w:rPr>
          <w:rFonts w:hint="eastAsia"/>
        </w:rPr>
        <w:t>唯一线性</w:t>
      </w:r>
      <w:r w:rsidR="008427AE">
        <w:rPr>
          <w:rFonts w:hint="eastAsia"/>
        </w:rPr>
        <w:t>控制量。</w:t>
      </w:r>
      <w:r>
        <w:rPr>
          <w:rFonts w:hint="eastAsia"/>
        </w:rPr>
        <w:t>h</w:t>
      </w:r>
      <w:r>
        <w:rPr>
          <w:rFonts w:hint="eastAsia"/>
        </w:rPr>
        <w:t>与部分表面参数（如</w:t>
      </w:r>
      <w:proofErr w:type="spellStart"/>
      <w:r w:rsidRPr="00E872FE">
        <w:rPr>
          <w:rFonts w:cs="Times New Roman"/>
        </w:rPr>
        <w:t>γ_s</w:t>
      </w:r>
      <w:proofErr w:type="spellEnd"/>
      <w:r w:rsidRPr="00E872FE">
        <w:rPr>
          <w:rFonts w:cs="Times New Roman"/>
        </w:rPr>
        <w:t>、</w:t>
      </w:r>
      <w:proofErr w:type="spellStart"/>
      <w:r w:rsidRPr="00E872FE">
        <w:rPr>
          <w:rFonts w:cs="Times New Roman"/>
        </w:rPr>
        <w:t>σ_s</w:t>
      </w:r>
      <w:proofErr w:type="spellEnd"/>
      <w:r w:rsidRPr="00E872FE">
        <w:rPr>
          <w:rFonts w:cs="Times New Roman"/>
        </w:rPr>
        <w:t>、</w:t>
      </w:r>
      <w:proofErr w:type="spellStart"/>
      <w:r w:rsidRPr="00E872FE">
        <w:rPr>
          <w:rFonts w:cs="Times New Roman"/>
        </w:rPr>
        <w:t>Rq</w:t>
      </w:r>
      <w:proofErr w:type="spellEnd"/>
      <w:r w:rsidR="009D6223">
        <w:rPr>
          <w:rFonts w:cs="Times New Roman" w:hint="eastAsia"/>
        </w:rPr>
        <w:t>和</w:t>
      </w:r>
      <w:proofErr w:type="spellStart"/>
      <w:r w:rsidRPr="00E872FE">
        <w:rPr>
          <w:rFonts w:cs="Times New Roman"/>
        </w:rPr>
        <w:t>θ_s</w:t>
      </w:r>
      <w:proofErr w:type="spellEnd"/>
      <w:r>
        <w:rPr>
          <w:rFonts w:hint="eastAsia"/>
        </w:rPr>
        <w:t>等）呈现中等相关，</w:t>
      </w:r>
      <w:r w:rsidR="008427AE">
        <w:rPr>
          <w:rFonts w:hint="eastAsia"/>
        </w:rPr>
        <w:t>这说明</w:t>
      </w:r>
      <w:r w:rsidR="008427AE">
        <w:rPr>
          <w:rFonts w:hint="eastAsia"/>
        </w:rPr>
        <w:t>h</w:t>
      </w:r>
      <w:r>
        <w:rPr>
          <w:rFonts w:hint="eastAsia"/>
        </w:rPr>
        <w:t>更像是由</w:t>
      </w:r>
      <w:r>
        <w:rPr>
          <w:rFonts w:hint="eastAsia"/>
        </w:rPr>
        <w:t>IL</w:t>
      </w:r>
      <w:r w:rsidR="008427AE">
        <w:rPr>
          <w:rFonts w:hint="eastAsia"/>
        </w:rPr>
        <w:t>s</w:t>
      </w:r>
      <w:r>
        <w:rPr>
          <w:rFonts w:hint="eastAsia"/>
        </w:rPr>
        <w:t>-</w:t>
      </w:r>
      <w:r>
        <w:rPr>
          <w:rFonts w:hint="eastAsia"/>
        </w:rPr>
        <w:t>界面相互作用与</w:t>
      </w:r>
      <w:r w:rsidR="003D53DD">
        <w:rPr>
          <w:rFonts w:hint="eastAsia"/>
        </w:rPr>
        <w:t>外场</w:t>
      </w:r>
      <w:r>
        <w:rPr>
          <w:rFonts w:hint="eastAsia"/>
        </w:rPr>
        <w:t>条件共同塑</w:t>
      </w:r>
      <w:r>
        <w:rPr>
          <w:rFonts w:hint="eastAsia"/>
        </w:rPr>
        <w:lastRenderedPageBreak/>
        <w:t>造的界面结构响应量。由此推断，</w:t>
      </w:r>
      <w:r>
        <w:rPr>
          <w:rFonts w:hint="eastAsia"/>
        </w:rPr>
        <w:t>h</w:t>
      </w:r>
      <w:r w:rsidR="008427AE">
        <w:rPr>
          <w:rFonts w:hint="eastAsia"/>
        </w:rPr>
        <w:t>对摩擦的影响更可能通过非线性关系</w:t>
      </w:r>
      <w:r>
        <w:rPr>
          <w:rFonts w:hint="eastAsia"/>
        </w:rPr>
        <w:t>或与表面</w:t>
      </w:r>
      <w:r w:rsidR="009D6223">
        <w:rPr>
          <w:rFonts w:hint="eastAsia"/>
        </w:rPr>
        <w:t>、</w:t>
      </w:r>
      <w:r w:rsidR="003D53DD">
        <w:rPr>
          <w:rFonts w:hint="eastAsia"/>
        </w:rPr>
        <w:t>外界环境</w:t>
      </w:r>
      <w:r w:rsidR="008427AE">
        <w:rPr>
          <w:rFonts w:hint="eastAsia"/>
        </w:rPr>
        <w:t>等变量的交互作用</w:t>
      </w:r>
      <w:r>
        <w:rPr>
          <w:rFonts w:hint="eastAsia"/>
        </w:rPr>
        <w:t>体现。</w:t>
      </w:r>
    </w:p>
    <w:p w14:paraId="29A206A5" w14:textId="77777777" w:rsidR="00677BAD" w:rsidRDefault="00CB03D3" w:rsidP="00CB03D3">
      <w:pPr>
        <w:ind w:firstLine="480"/>
      </w:pPr>
      <w:r>
        <w:rPr>
          <w:rFonts w:hint="eastAsia"/>
        </w:rPr>
        <w:t>基于上述数据特征和</w:t>
      </w:r>
      <w:r w:rsidR="00677BAD">
        <w:rPr>
          <w:rFonts w:hint="eastAsia"/>
        </w:rPr>
        <w:t>描述符</w:t>
      </w:r>
      <w:r>
        <w:rPr>
          <w:rFonts w:hint="eastAsia"/>
        </w:rPr>
        <w:t>相关性分析，本研究在后续机器学习建模中将重点</w:t>
      </w:r>
      <w:r w:rsidR="00677BAD">
        <w:rPr>
          <w:rFonts w:hint="eastAsia"/>
        </w:rPr>
        <w:t>关注两个方面</w:t>
      </w:r>
      <w:r>
        <w:rPr>
          <w:rFonts w:hint="eastAsia"/>
        </w:rPr>
        <w:t>：第一是特征冗余与共线性</w:t>
      </w:r>
      <w:r w:rsidR="00677BAD">
        <w:rPr>
          <w:rFonts w:hint="eastAsia"/>
        </w:rPr>
        <w:t>可能导致的模型不稳定问题，通过特征分组、稳健模型、正则化</w:t>
      </w:r>
      <w:r>
        <w:rPr>
          <w:rFonts w:hint="eastAsia"/>
        </w:rPr>
        <w:t>降低干扰，第二是由</w:t>
      </w:r>
      <w:r w:rsidR="00713F02">
        <w:rPr>
          <w:rFonts w:hint="eastAsia"/>
        </w:rPr>
        <w:t>于</w:t>
      </w:r>
      <w:r>
        <w:rPr>
          <w:rFonts w:hint="eastAsia"/>
        </w:rPr>
        <w:t>文献</w:t>
      </w:r>
      <w:r w:rsidR="00713F02">
        <w:rPr>
          <w:rFonts w:hint="eastAsia"/>
        </w:rPr>
        <w:t>研究对象</w:t>
      </w:r>
      <w:r>
        <w:rPr>
          <w:rFonts w:hint="eastAsia"/>
        </w:rPr>
        <w:t>集</w:t>
      </w:r>
      <w:r w:rsidR="00677BAD">
        <w:rPr>
          <w:rFonts w:hint="eastAsia"/>
        </w:rPr>
        <w:t>中在某些离子液体</w:t>
      </w:r>
      <w:r w:rsidR="00677BAD">
        <w:rPr>
          <w:rFonts w:hint="eastAsia"/>
        </w:rPr>
        <w:t>/</w:t>
      </w:r>
      <w:r w:rsidR="00713F02">
        <w:rPr>
          <w:rFonts w:hint="eastAsia"/>
        </w:rPr>
        <w:t>固体表面体系引起的数据采样偏倚问题，通过</w:t>
      </w:r>
      <w:r>
        <w:rPr>
          <w:rFonts w:hint="eastAsia"/>
        </w:rPr>
        <w:t>在</w:t>
      </w:r>
      <w:r w:rsidR="00677BAD">
        <w:rPr>
          <w:rFonts w:hint="eastAsia"/>
        </w:rPr>
        <w:t>数据划分过程以及模型验证过程中引入更严格的策略</w:t>
      </w:r>
      <w:r>
        <w:rPr>
          <w:rFonts w:hint="eastAsia"/>
        </w:rPr>
        <w:t>，以确保模型</w:t>
      </w:r>
      <w:r w:rsidR="00677BAD">
        <w:rPr>
          <w:rFonts w:hint="eastAsia"/>
        </w:rPr>
        <w:t>的</w:t>
      </w:r>
      <w:r>
        <w:rPr>
          <w:rFonts w:hint="eastAsia"/>
        </w:rPr>
        <w:t>跨</w:t>
      </w:r>
      <w:r w:rsidR="00677BAD">
        <w:rPr>
          <w:rFonts w:hint="eastAsia"/>
        </w:rPr>
        <w:t>体系泛化能力。</w:t>
      </w:r>
    </w:p>
    <w:p w14:paraId="47E5C394" w14:textId="77777777" w:rsidR="00CB03D3" w:rsidRDefault="00CB03D3" w:rsidP="00CB03D3">
      <w:pPr>
        <w:pStyle w:val="2"/>
      </w:pPr>
      <w:r>
        <w:rPr>
          <w:rFonts w:hint="eastAsia"/>
        </w:rPr>
        <w:t>机器学习</w:t>
      </w:r>
    </w:p>
    <w:p w14:paraId="548CE439" w14:textId="77777777" w:rsidR="00CB03D3" w:rsidRPr="00B45F22" w:rsidRDefault="003D53DD" w:rsidP="00CB03D3">
      <w:pPr>
        <w:ind w:firstLine="480"/>
      </w:pPr>
      <w:commentRangeStart w:id="2"/>
      <w:r>
        <w:rPr>
          <w:rFonts w:hint="eastAsia"/>
        </w:rPr>
        <w:t>本研究</w:t>
      </w:r>
      <w:commentRangeEnd w:id="2"/>
      <w:r w:rsidR="00B818E4">
        <w:rPr>
          <w:rStyle w:val="af5"/>
        </w:rPr>
        <w:commentReference w:id="2"/>
      </w:r>
      <w:r>
        <w:rPr>
          <w:rFonts w:hint="eastAsia"/>
        </w:rPr>
        <w:t>以离子液体在不同固体表面及外场</w:t>
      </w:r>
      <w:r w:rsidR="00CB03D3">
        <w:rPr>
          <w:rFonts w:hint="eastAsia"/>
        </w:rPr>
        <w:t>条件下的纳米摩擦系数</w:t>
      </w:r>
      <w:r w:rsidR="00CB03D3">
        <w:rPr>
          <w:rFonts w:cs="Times New Roman"/>
        </w:rPr>
        <w:t>µ</w:t>
      </w:r>
      <w:r w:rsidR="00CB03D3">
        <w:rPr>
          <w:rFonts w:hint="eastAsia"/>
        </w:rPr>
        <w:t>为预测目标，构建监督学习回归模型以实现对</w:t>
      </w:r>
      <w:r w:rsidR="00CB03D3">
        <w:rPr>
          <w:rFonts w:cs="Times New Roman"/>
        </w:rPr>
        <w:t>µ</w:t>
      </w:r>
      <w:r>
        <w:rPr>
          <w:rFonts w:hint="eastAsia"/>
        </w:rPr>
        <w:t>的精准预测。基于</w:t>
      </w:r>
      <w:r w:rsidR="00CB03D3">
        <w:rPr>
          <w:rFonts w:hint="eastAsia"/>
        </w:rPr>
        <w:t>2.1</w:t>
      </w:r>
      <w:r w:rsidR="00CB03D3">
        <w:rPr>
          <w:rFonts w:hint="eastAsia"/>
        </w:rPr>
        <w:t>节构建的两套数据集（</w:t>
      </w:r>
      <w:r w:rsidR="00CB03D3">
        <w:rPr>
          <w:rFonts w:hint="eastAsia"/>
        </w:rPr>
        <w:t>Dataset-A</w:t>
      </w:r>
      <w:r w:rsidR="00CB03D3">
        <w:rPr>
          <w:rFonts w:hint="eastAsia"/>
        </w:rPr>
        <w:t>，不含膜厚；</w:t>
      </w:r>
      <w:r w:rsidR="00CB03D3">
        <w:rPr>
          <w:rFonts w:hint="eastAsia"/>
        </w:rPr>
        <w:t>Dataset-B</w:t>
      </w:r>
      <w:r w:rsidR="00CB03D3">
        <w:rPr>
          <w:rFonts w:hint="eastAsia"/>
        </w:rPr>
        <w:t>，含膜厚），</w:t>
      </w:r>
      <w:r>
        <w:rPr>
          <w:rFonts w:hint="eastAsia"/>
        </w:rPr>
        <w:t>本节依次从</w:t>
      </w:r>
      <w:r w:rsidR="00CB03D3" w:rsidRPr="00F425B7">
        <w:rPr>
          <w:rFonts w:hint="eastAsia"/>
        </w:rPr>
        <w:t>数据划分与验证策略</w:t>
      </w:r>
      <w:r>
        <w:rPr>
          <w:rFonts w:hint="eastAsia"/>
        </w:rPr>
        <w:t>、数据预处理、模型开发、模型训练、模型评估与模型解释六</w:t>
      </w:r>
      <w:r w:rsidR="00CB03D3">
        <w:rPr>
          <w:rFonts w:hint="eastAsia"/>
        </w:rPr>
        <w:t>个环节阐述机器学习</w:t>
      </w:r>
      <w:r w:rsidR="00CB03D3" w:rsidRPr="00371067">
        <w:rPr>
          <w:rFonts w:hint="eastAsia"/>
        </w:rPr>
        <w:t>流程</w:t>
      </w:r>
      <w:r w:rsidR="00CB03D3" w:rsidRPr="00F425B7">
        <w:rPr>
          <w:rFonts w:hint="eastAsia"/>
        </w:rPr>
        <w:t>。</w:t>
      </w:r>
    </w:p>
    <w:p w14:paraId="3C1C4848" w14:textId="77777777" w:rsidR="00CB03D3" w:rsidRDefault="00CB03D3" w:rsidP="00CB03D3">
      <w:pPr>
        <w:pStyle w:val="3"/>
        <w:numPr>
          <w:ilvl w:val="2"/>
          <w:numId w:val="7"/>
        </w:numPr>
      </w:pPr>
      <w:r w:rsidRPr="00D80827">
        <w:rPr>
          <w:rFonts w:hint="eastAsia"/>
        </w:rPr>
        <w:t>数据</w:t>
      </w:r>
      <w:r w:rsidR="003D53DD">
        <w:rPr>
          <w:rFonts w:hint="eastAsia"/>
        </w:rPr>
        <w:t>集</w:t>
      </w:r>
      <w:r w:rsidRPr="00D80827">
        <w:rPr>
          <w:rFonts w:hint="eastAsia"/>
        </w:rPr>
        <w:t>划分与验证策略</w:t>
      </w:r>
    </w:p>
    <w:p w14:paraId="240DC960" w14:textId="77777777" w:rsidR="007620A2" w:rsidRDefault="007620A2" w:rsidP="007620A2">
      <w:pPr>
        <w:ind w:firstLine="480"/>
      </w:pPr>
      <w:r>
        <w:rPr>
          <w:rFonts w:hint="eastAsia"/>
        </w:rPr>
        <w:t>鉴于</w:t>
      </w:r>
      <w:r w:rsidR="00CB03D3" w:rsidRPr="008304EE">
        <w:rPr>
          <w:rFonts w:hint="eastAsia"/>
        </w:rPr>
        <w:t>本研究</w:t>
      </w:r>
      <w:r>
        <w:rPr>
          <w:rFonts w:hint="eastAsia"/>
        </w:rPr>
        <w:t>的</w:t>
      </w:r>
      <w:r w:rsidR="00CB03D3" w:rsidRPr="008304EE">
        <w:rPr>
          <w:rFonts w:hint="eastAsia"/>
        </w:rPr>
        <w:t>数据</w:t>
      </w:r>
      <w:r>
        <w:rPr>
          <w:rFonts w:hint="eastAsia"/>
        </w:rPr>
        <w:t>来自</w:t>
      </w:r>
      <w:r w:rsidR="00CB03D3" w:rsidRPr="008304EE">
        <w:rPr>
          <w:rFonts w:hint="eastAsia"/>
        </w:rPr>
        <w:t>公开文献且样本规模有限</w:t>
      </w:r>
      <w:r>
        <w:rPr>
          <w:rFonts w:hint="eastAsia"/>
        </w:rPr>
        <w:t>，</w:t>
      </w:r>
      <w:r w:rsidR="002147B6">
        <w:rPr>
          <w:rFonts w:hint="eastAsia"/>
        </w:rPr>
        <w:t>其次</w:t>
      </w:r>
      <w:r>
        <w:rPr>
          <w:rFonts w:hint="eastAsia"/>
        </w:rPr>
        <w:t>根据</w:t>
      </w:r>
      <w:r w:rsidR="00CB03D3">
        <w:rPr>
          <w:rFonts w:hint="eastAsia"/>
        </w:rPr>
        <w:t xml:space="preserve">2.1.2 </w:t>
      </w:r>
      <w:r>
        <w:rPr>
          <w:rFonts w:hint="eastAsia"/>
        </w:rPr>
        <w:t>节对数据的分析：从文献中提取的样本数据主要集中于少数</w:t>
      </w:r>
      <w:r>
        <w:rPr>
          <w:rFonts w:hint="eastAsia"/>
        </w:rPr>
        <w:t>I</w:t>
      </w:r>
      <w:r>
        <w:t>L</w:t>
      </w:r>
      <w:r>
        <w:rPr>
          <w:rFonts w:hint="eastAsia"/>
        </w:rPr>
        <w:t>s</w:t>
      </w:r>
      <w:r>
        <w:rPr>
          <w:rFonts w:hint="eastAsia"/>
        </w:rPr>
        <w:t>体系且摩擦系数</w:t>
      </w:r>
      <w:r w:rsidRPr="007620A2">
        <w:rPr>
          <w:rFonts w:hint="eastAsia"/>
        </w:rPr>
        <w:t>µ</w:t>
      </w:r>
      <w:r w:rsidRPr="007620A2">
        <w:rPr>
          <w:rFonts w:hint="eastAsia"/>
        </w:rPr>
        <w:t>的空间分布并非完全均匀</w:t>
      </w:r>
      <w:r w:rsidR="002147B6">
        <w:rPr>
          <w:rFonts w:hint="eastAsia"/>
        </w:rPr>
        <w:t>。另外</w:t>
      </w:r>
      <w:r>
        <w:rPr>
          <w:rFonts w:hint="eastAsia"/>
        </w:rPr>
        <w:t>，</w:t>
      </w:r>
      <w:r w:rsidR="00CB03D3">
        <w:rPr>
          <w:rFonts w:hint="eastAsia"/>
        </w:rPr>
        <w:t>2.1.4</w:t>
      </w:r>
      <w:r>
        <w:rPr>
          <w:rFonts w:hint="eastAsia"/>
        </w:rPr>
        <w:t>节相关性分析</w:t>
      </w:r>
      <w:r w:rsidR="002147B6">
        <w:rPr>
          <w:rFonts w:hint="eastAsia"/>
        </w:rPr>
        <w:t>也表明</w:t>
      </w:r>
      <w:r w:rsidR="00CB03D3">
        <w:rPr>
          <w:rFonts w:hint="eastAsia"/>
        </w:rPr>
        <w:t>：离子结构描述符存在显著共线性块结构，离子液体种类、表面参数与环境等变量具有一定采样偏倚。</w:t>
      </w:r>
    </w:p>
    <w:p w14:paraId="3FF32BD6" w14:textId="77777777" w:rsidR="00CB03D3" w:rsidRDefault="002147B6" w:rsidP="007620A2">
      <w:pPr>
        <w:ind w:firstLine="480"/>
      </w:pPr>
      <w:r>
        <w:rPr>
          <w:rFonts w:hint="eastAsia"/>
        </w:rPr>
        <w:t>因此</w:t>
      </w:r>
      <w:r w:rsidR="00CB03D3">
        <w:rPr>
          <w:rFonts w:hint="eastAsia"/>
        </w:rPr>
        <w:t>，若采用简单随机划分，容</w:t>
      </w:r>
      <w:r>
        <w:rPr>
          <w:rFonts w:hint="eastAsia"/>
        </w:rPr>
        <w:t>易导致训练集与测试集在离子液体类别或摩擦区间上的覆盖不一致，</w:t>
      </w:r>
      <w:r w:rsidR="00CB03D3">
        <w:rPr>
          <w:rFonts w:hint="eastAsia"/>
        </w:rPr>
        <w:t>数据分布偏移</w:t>
      </w:r>
      <w:r>
        <w:rPr>
          <w:rFonts w:hint="eastAsia"/>
        </w:rPr>
        <w:t>进一步则可能高估</w:t>
      </w:r>
      <w:r w:rsidR="00CB03D3">
        <w:rPr>
          <w:rFonts w:hint="eastAsia"/>
        </w:rPr>
        <w:t>模型泛化性能。基于上</w:t>
      </w:r>
      <w:r>
        <w:rPr>
          <w:rFonts w:hint="eastAsia"/>
        </w:rPr>
        <w:t>述考虑，本研究采用“联合标签分层”策略约束数据划分，使训练与测试</w:t>
      </w:r>
      <w:r w:rsidR="00CB03D3">
        <w:rPr>
          <w:rFonts w:hint="eastAsia"/>
        </w:rPr>
        <w:t>阶段在化学空间与响应空间上尽可能保持一致。具体而言，构建联合标签</w:t>
      </w:r>
      <m:oMath>
        <m:r>
          <m:rPr>
            <m:scr m:val="script"/>
            <m:sty m:val="p"/>
          </m:rPr>
          <w:rPr>
            <w:rFonts w:ascii="Cambria Math" w:hAnsi="Cambria Math"/>
          </w:rPr>
          <m:t>L</m:t>
        </m:r>
      </m:oMath>
      <w:r w:rsidR="00CB03D3">
        <w:rPr>
          <w:rFonts w:hint="eastAsia"/>
        </w:rPr>
        <w:t>：</w:t>
      </w:r>
    </w:p>
    <w:p w14:paraId="6EE580EA" w14:textId="77777777" w:rsidR="00CB03D3" w:rsidRPr="00DF64F9" w:rsidRDefault="00CB03D3" w:rsidP="00CB03D3">
      <w:pPr>
        <w:ind w:firstLine="480"/>
        <w:jc w:val="center"/>
      </w:pPr>
      <m:oMathPara>
        <m:oMath>
          <m:r>
            <m:rPr>
              <m:scr m:val="script"/>
              <m:sty m:val="p"/>
            </m:rPr>
            <w:rPr>
              <w:rFonts w:ascii="Cambria Math" w:hAnsi="Cambria Math"/>
            </w:rPr>
            <m:t>L=</m:t>
          </m:r>
          <m:d>
            <m:dPr>
              <m:ctrlPr>
                <w:rPr>
                  <w:rFonts w:ascii="Cambria Math" w:hAnsi="Cambria Math"/>
                </w:rPr>
              </m:ctrlPr>
            </m:dPr>
            <m:e>
              <m:r>
                <w:rPr>
                  <w:rFonts w:ascii="Cambria Math" w:hAnsi="Cambria Math" w:hint="eastAsia"/>
                </w:rPr>
                <m:t>cation type</m:t>
              </m:r>
              <m:r>
                <w:rPr>
                  <w:rFonts w:ascii="Cambria Math" w:hAnsi="Cambria Math" w:hint="eastAsia"/>
                </w:rPr>
                <m:t>，</m:t>
              </m:r>
              <m:r>
                <w:rPr>
                  <w:rFonts w:ascii="Cambria Math" w:hAnsi="Cambria Math" w:hint="eastAsia"/>
                </w:rPr>
                <m:t>bin</m:t>
              </m:r>
              <m:d>
                <m:dPr>
                  <m:ctrlPr>
                    <w:rPr>
                      <w:rFonts w:ascii="Cambria Math" w:hAnsi="Cambria Math"/>
                      <w:i/>
                    </w:rPr>
                  </m:ctrlPr>
                </m:dPr>
                <m:e>
                  <m:r>
                    <w:rPr>
                      <w:rFonts w:ascii="Cambria Math" w:hAnsi="Cambria Math" w:hint="eastAsia"/>
                    </w:rPr>
                    <m:t>μ</m:t>
                  </m:r>
                </m:e>
              </m:d>
            </m:e>
          </m:d>
        </m:oMath>
      </m:oMathPara>
    </w:p>
    <w:p w14:paraId="758F787B" w14:textId="77777777" w:rsidR="00CB03D3" w:rsidRDefault="00CB03D3" w:rsidP="00CB03D3">
      <w:pPr>
        <w:ind w:firstLineChars="0" w:firstLine="0"/>
      </w:pPr>
      <w:r>
        <w:rPr>
          <w:rFonts w:hint="eastAsia"/>
        </w:rPr>
        <w:t>其中</w:t>
      </w:r>
      <w:r w:rsidRPr="00915D15">
        <w:t>cation type</w:t>
      </w:r>
      <w:r w:rsidRPr="00915D15">
        <w:rPr>
          <w:rFonts w:hint="eastAsia"/>
        </w:rPr>
        <w:t xml:space="preserve"> </w:t>
      </w:r>
      <w:r>
        <w:rPr>
          <w:rFonts w:hint="eastAsia"/>
        </w:rPr>
        <w:t>表示按照阳离子类型划分的分类标签，</w:t>
      </w:r>
      <w:r>
        <w:rPr>
          <w:rFonts w:hint="eastAsia"/>
        </w:rPr>
        <w:t>bin(µ)</w:t>
      </w:r>
      <w:r>
        <w:rPr>
          <w:rFonts w:hint="eastAsia"/>
        </w:rPr>
        <w:t>表示将连续摩擦系数</w:t>
      </w:r>
      <w:r>
        <w:rPr>
          <w:rFonts w:cs="Times New Roman"/>
        </w:rPr>
        <w:t>µ</w:t>
      </w:r>
      <w:r>
        <w:rPr>
          <w:rFonts w:hint="eastAsia"/>
        </w:rPr>
        <w:t>按区间分箱得到的类别标签。相当于同时对输入端的主要化学类别（阳离子家族）与输出端的响应水平（摩擦区间）进行分层约束，可有效缓解小样本回归任务中常见的“某一摩擦区间或某一阳离子家族在测试集中缺失或过度集中”的问题。分层划分可通过类别标签保持各子集分布一致来降低评估方差。</w:t>
      </w:r>
    </w:p>
    <w:p w14:paraId="1C0E010B" w14:textId="77777777" w:rsidR="00CB03D3" w:rsidRDefault="00CB03D3" w:rsidP="00CB03D3">
      <w:pPr>
        <w:pStyle w:val="ac"/>
      </w:pPr>
      <w:r>
        <w:rPr>
          <w:rFonts w:hint="eastAsia"/>
          <w:noProof/>
        </w:rPr>
        <w:lastRenderedPageBreak/>
        <w:drawing>
          <wp:inline distT="0" distB="0" distL="0" distR="0" wp14:anchorId="6D26DEE4" wp14:editId="0741C499">
            <wp:extent cx="4734597" cy="162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6 数据划分.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34597" cy="1620000"/>
                    </a:xfrm>
                    <a:prstGeom prst="rect">
                      <a:avLst/>
                    </a:prstGeom>
                  </pic:spPr>
                </pic:pic>
              </a:graphicData>
            </a:graphic>
          </wp:inline>
        </w:drawing>
      </w:r>
    </w:p>
    <w:p w14:paraId="604ACE4C" w14:textId="77777777" w:rsidR="00CB03D3" w:rsidRPr="00D7256B" w:rsidRDefault="00CB03D3" w:rsidP="00CB03D3">
      <w:pPr>
        <w:pStyle w:val="ac"/>
      </w:pPr>
      <w:r>
        <w:rPr>
          <w:rFonts w:hint="eastAsia"/>
        </w:rPr>
        <w:t>图</w:t>
      </w:r>
      <w:r>
        <w:rPr>
          <w:rFonts w:hint="eastAsia"/>
        </w:rPr>
        <w:t>2</w:t>
      </w:r>
      <w:r>
        <w:t xml:space="preserve">.6 </w:t>
      </w:r>
      <w:r w:rsidR="00F81B76">
        <w:rPr>
          <w:rFonts w:hint="eastAsia"/>
        </w:rPr>
        <w:t>“</w:t>
      </w:r>
      <w:r w:rsidR="00F81B76" w:rsidRPr="00F81B76">
        <w:rPr>
          <w:rFonts w:hint="eastAsia"/>
        </w:rPr>
        <w:t>联合标签</w:t>
      </w:r>
      <w:r w:rsidR="00F81B76">
        <w:rPr>
          <w:rFonts w:hint="eastAsia"/>
        </w:rPr>
        <w:t>分层”策略下的</w:t>
      </w:r>
      <w:r>
        <w:rPr>
          <w:rFonts w:hint="eastAsia"/>
        </w:rPr>
        <w:t>数据划分流程图</w:t>
      </w:r>
    </w:p>
    <w:p w14:paraId="30D92881" w14:textId="77777777" w:rsidR="00CB03D3" w:rsidRDefault="00CB03D3" w:rsidP="00E51ACB">
      <w:pPr>
        <w:ind w:firstLine="480"/>
      </w:pPr>
      <w:r>
        <w:rPr>
          <w:rFonts w:hint="eastAsia"/>
        </w:rPr>
        <w:t>图</w:t>
      </w:r>
      <w:r>
        <w:rPr>
          <w:rFonts w:hint="eastAsia"/>
        </w:rPr>
        <w:t>2</w:t>
      </w:r>
      <w:r>
        <w:t>.6</w:t>
      </w:r>
      <w:r w:rsidR="002147B6">
        <w:rPr>
          <w:rFonts w:hint="eastAsia"/>
        </w:rPr>
        <w:t>为</w:t>
      </w:r>
      <w:r w:rsidR="00F81B76">
        <w:rPr>
          <w:rFonts w:hint="eastAsia"/>
        </w:rPr>
        <w:t>“</w:t>
      </w:r>
      <w:r w:rsidR="00F81B76" w:rsidRPr="00F81B76">
        <w:rPr>
          <w:rFonts w:hint="eastAsia"/>
        </w:rPr>
        <w:t>联合标签</w:t>
      </w:r>
      <w:r w:rsidR="00F81B76">
        <w:rPr>
          <w:rFonts w:hint="eastAsia"/>
        </w:rPr>
        <w:t>分层”策略下的数据划分流程图</w:t>
      </w:r>
      <w:r w:rsidR="002147B6">
        <w:rPr>
          <w:rFonts w:hint="eastAsia"/>
        </w:rPr>
        <w:t>，依据</w:t>
      </w:r>
      <w:r>
        <w:rPr>
          <w:rFonts w:hint="eastAsia"/>
        </w:rPr>
        <w:t>联合标签划分后，对仅包含单一样本的联合标签层（</w:t>
      </w:r>
      <w:r>
        <w:rPr>
          <w:rFonts w:hint="eastAsia"/>
        </w:rPr>
        <w:t>singleton</w:t>
      </w:r>
      <w:r w:rsidR="00F81B76">
        <w:t xml:space="preserve"> </w:t>
      </w:r>
      <w:r>
        <w:rPr>
          <w:rFonts w:hint="eastAsia"/>
        </w:rPr>
        <w:t>strata</w:t>
      </w:r>
      <w:r>
        <w:rPr>
          <w:rFonts w:hint="eastAsia"/>
        </w:rPr>
        <w:t>）进行单独处理：该类样本无法在常规分层抽样与</w:t>
      </w:r>
      <w:r>
        <w:rPr>
          <w:rFonts w:hint="eastAsia"/>
        </w:rPr>
        <w:t>K</w:t>
      </w:r>
      <w:r w:rsidR="002147B6">
        <w:rPr>
          <w:rFonts w:hint="eastAsia"/>
        </w:rPr>
        <w:t>折交叉验证中稳定分配，可能会导致某些折或</w:t>
      </w:r>
      <w:r>
        <w:rPr>
          <w:rFonts w:hint="eastAsia"/>
        </w:rPr>
        <w:t>子集中该层完全缺失，进而造成预测性能对偶然划分高度敏感。因此，本研究将所有</w:t>
      </w:r>
      <w:r>
        <w:rPr>
          <w:rFonts w:hint="eastAsia"/>
        </w:rPr>
        <w:t>singleton</w:t>
      </w:r>
      <w:r w:rsidR="00F81B76">
        <w:t xml:space="preserve"> </w:t>
      </w:r>
      <w:r>
        <w:rPr>
          <w:rFonts w:hint="eastAsia"/>
        </w:rPr>
        <w:t>strata</w:t>
      </w:r>
      <w:r>
        <w:rPr>
          <w:rFonts w:hint="eastAsia"/>
        </w:rPr>
        <w:t>对应样本统一划入最终的外部文献验证集（</w:t>
      </w:r>
      <w:r>
        <w:rPr>
          <w:rFonts w:hint="eastAsia"/>
        </w:rPr>
        <w:t>literature</w:t>
      </w:r>
      <w:r w:rsidR="00F81B76">
        <w:t xml:space="preserve"> </w:t>
      </w:r>
      <w:r>
        <w:rPr>
          <w:rFonts w:hint="eastAsia"/>
        </w:rPr>
        <w:t>validation</w:t>
      </w:r>
      <w:r w:rsidR="00F81B76">
        <w:t xml:space="preserve"> </w:t>
      </w:r>
      <w:r>
        <w:rPr>
          <w:rFonts w:hint="eastAsia"/>
        </w:rPr>
        <w:t>set</w:t>
      </w:r>
      <w:r w:rsidR="002147B6">
        <w:rPr>
          <w:rFonts w:hint="eastAsia"/>
        </w:rPr>
        <w:t>）</w:t>
      </w:r>
      <w:r w:rsidR="00F81B76">
        <w:rPr>
          <w:rFonts w:hint="eastAsia"/>
        </w:rPr>
        <w:t>，简称</w:t>
      </w:r>
      <w:r w:rsidR="00F81B76">
        <w:rPr>
          <w:rFonts w:hint="eastAsia"/>
        </w:rPr>
        <w:t>Exp</w:t>
      </w:r>
      <w:r w:rsidR="00F81B76">
        <w:t xml:space="preserve"> in literature</w:t>
      </w:r>
      <w:r w:rsidR="002147B6">
        <w:rPr>
          <w:rFonts w:hint="eastAsia"/>
        </w:rPr>
        <w:t>，并与模型超参数寻优过程</w:t>
      </w:r>
      <w:r>
        <w:rPr>
          <w:rFonts w:hint="eastAsia"/>
        </w:rPr>
        <w:t>完全隔离，仅用于最终的外部独立验证。</w:t>
      </w:r>
      <w:r w:rsidR="00E51ACB">
        <w:rPr>
          <w:rFonts w:hint="eastAsia"/>
        </w:rPr>
        <w:t>最终确定的</w:t>
      </w:r>
      <w:r w:rsidR="00E51ACB" w:rsidRPr="00E51ACB">
        <w:rPr>
          <w:rFonts w:hint="eastAsia"/>
        </w:rPr>
        <w:t>外部</w:t>
      </w:r>
      <w:r w:rsidR="00E51ACB">
        <w:rPr>
          <w:rFonts w:hint="eastAsia"/>
        </w:rPr>
        <w:t>文献</w:t>
      </w:r>
      <w:r w:rsidR="00E51ACB" w:rsidRPr="00E51ACB">
        <w:rPr>
          <w:rFonts w:hint="eastAsia"/>
        </w:rPr>
        <w:t>验证集共包含</w:t>
      </w:r>
      <w:r w:rsidR="00E51ACB">
        <w:t>6</w:t>
      </w:r>
      <w:r w:rsidR="00E51ACB" w:rsidRPr="00E51ACB">
        <w:rPr>
          <w:rFonts w:hint="eastAsia"/>
        </w:rPr>
        <w:t>个样本，详细组成见表</w:t>
      </w:r>
      <w:r w:rsidR="00E51ACB" w:rsidRPr="00E51ACB">
        <w:rPr>
          <w:rFonts w:hint="eastAsia"/>
        </w:rPr>
        <w:t>2.2</w:t>
      </w:r>
      <w:r w:rsidR="00E51ACB" w:rsidRPr="00E51ACB">
        <w:rPr>
          <w:rFonts w:hint="eastAsia"/>
        </w:rPr>
        <w:t>。</w:t>
      </w:r>
      <w:r>
        <w:rPr>
          <w:rFonts w:hint="eastAsia"/>
        </w:rPr>
        <w:t>该处理既避免了在极小样本层上进行</w:t>
      </w:r>
      <w:r w:rsidR="002147B6">
        <w:rPr>
          <w:rFonts w:hint="eastAsia"/>
        </w:rPr>
        <w:t>不稳定抽样带来的高方差评估，也使验证集天然覆盖低频离子类别与摩擦区间，从而更严格地验证</w:t>
      </w:r>
      <w:r>
        <w:rPr>
          <w:rFonts w:hint="eastAsia"/>
        </w:rPr>
        <w:t>模型在</w:t>
      </w:r>
      <w:r w:rsidR="002147B6">
        <w:rPr>
          <w:rFonts w:hint="eastAsia"/>
        </w:rPr>
        <w:t>跨体系</w:t>
      </w:r>
      <w:r>
        <w:rPr>
          <w:rFonts w:hint="eastAsia"/>
        </w:rPr>
        <w:t>的外推能力。对于其余联合标签层内样本数大于</w:t>
      </w:r>
      <w:r>
        <w:rPr>
          <w:rFonts w:hint="eastAsia"/>
        </w:rPr>
        <w:t>1</w:t>
      </w:r>
      <w:r>
        <w:rPr>
          <w:rFonts w:hint="eastAsia"/>
        </w:rPr>
        <w:t>的数据点，采用</w:t>
      </w:r>
      <w:r>
        <w:rPr>
          <w:rFonts w:hint="eastAsia"/>
        </w:rPr>
        <w:t>8:2</w:t>
      </w:r>
      <w:r w:rsidR="000B0FE1">
        <w:rPr>
          <w:rFonts w:hint="eastAsia"/>
        </w:rPr>
        <w:t>的比例划分为训练集</w:t>
      </w:r>
      <w:r w:rsidR="006555D2">
        <w:rPr>
          <w:rFonts w:hint="eastAsia"/>
        </w:rPr>
        <w:t>（</w:t>
      </w:r>
      <w:r w:rsidR="006555D2">
        <w:rPr>
          <w:rFonts w:hint="eastAsia"/>
        </w:rPr>
        <w:t>Training</w:t>
      </w:r>
      <w:r w:rsidR="006555D2">
        <w:t xml:space="preserve"> </w:t>
      </w:r>
      <w:r w:rsidR="006555D2">
        <w:rPr>
          <w:rFonts w:hint="eastAsia"/>
        </w:rPr>
        <w:t>set</w:t>
      </w:r>
      <w:r w:rsidR="006555D2">
        <w:rPr>
          <w:rFonts w:hint="eastAsia"/>
        </w:rPr>
        <w:t>）</w:t>
      </w:r>
      <w:r w:rsidR="000B0FE1">
        <w:rPr>
          <w:rFonts w:hint="eastAsia"/>
        </w:rPr>
        <w:t>与测试集</w:t>
      </w:r>
      <w:r w:rsidR="006555D2">
        <w:rPr>
          <w:rFonts w:hint="eastAsia"/>
        </w:rPr>
        <w:t>（</w:t>
      </w:r>
      <w:r w:rsidR="006555D2">
        <w:rPr>
          <w:rFonts w:hint="eastAsia"/>
        </w:rPr>
        <w:t>Testing</w:t>
      </w:r>
      <w:r w:rsidR="006555D2">
        <w:t xml:space="preserve"> set</w:t>
      </w:r>
      <w:r w:rsidR="006555D2">
        <w:rPr>
          <w:rFonts w:hint="eastAsia"/>
        </w:rPr>
        <w:t>）</w:t>
      </w:r>
      <w:r w:rsidR="000B0FE1">
        <w:rPr>
          <w:rFonts w:hint="eastAsia"/>
        </w:rPr>
        <w:t>。训练集用于模型拟合与超参数寻优</w:t>
      </w:r>
      <w:r>
        <w:rPr>
          <w:rFonts w:hint="eastAsia"/>
        </w:rPr>
        <w:t>，测试集数据则用于测试模型的泛化能力。</w:t>
      </w:r>
    </w:p>
    <w:p w14:paraId="15F3B01D" w14:textId="77777777" w:rsidR="000B76F1" w:rsidRDefault="000B76F1" w:rsidP="000B76F1">
      <w:pPr>
        <w:pStyle w:val="ac"/>
      </w:pPr>
      <w:r w:rsidRPr="000B76F1">
        <w:rPr>
          <w:rFonts w:hint="eastAsia"/>
        </w:rPr>
        <w:t>表</w:t>
      </w:r>
      <w:r>
        <w:rPr>
          <w:rFonts w:hint="eastAsia"/>
        </w:rPr>
        <w:t>2.</w:t>
      </w:r>
      <w:r>
        <w:t>2</w:t>
      </w:r>
      <w:r w:rsidRPr="000B76F1">
        <w:rPr>
          <w:rFonts w:hint="eastAsia"/>
        </w:rPr>
        <w:t xml:space="preserve"> </w:t>
      </w:r>
      <w:r w:rsidRPr="000B76F1">
        <w:rPr>
          <w:rFonts w:hint="eastAsia"/>
        </w:rPr>
        <w:t>外部</w:t>
      </w:r>
      <w:r>
        <w:rPr>
          <w:rFonts w:hint="eastAsia"/>
        </w:rPr>
        <w:t>文献</w:t>
      </w:r>
      <w:r w:rsidRPr="000B76F1">
        <w:rPr>
          <w:rFonts w:hint="eastAsia"/>
        </w:rPr>
        <w:t>验证集样本汇总表</w:t>
      </w:r>
    </w:p>
    <w:tbl>
      <w:tblPr>
        <w:tblStyle w:val="21"/>
        <w:tblW w:w="830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46"/>
        <w:gridCol w:w="1589"/>
        <w:gridCol w:w="1276"/>
        <w:gridCol w:w="1134"/>
        <w:gridCol w:w="1276"/>
        <w:gridCol w:w="567"/>
        <w:gridCol w:w="84"/>
      </w:tblGrid>
      <w:tr w:rsidR="009675EE" w:rsidRPr="009675EE" w14:paraId="4F1D8D6B" w14:textId="77777777" w:rsidTr="009675EE">
        <w:trPr>
          <w:gridAfter w:val="1"/>
          <w:wAfter w:w="84" w:type="dxa"/>
          <w:trHeight w:val="679"/>
          <w:jc w:val="center"/>
        </w:trPr>
        <w:tc>
          <w:tcPr>
            <w:tcW w:w="1134" w:type="dxa"/>
            <w:tcBorders>
              <w:bottom w:val="single" w:sz="4" w:space="0" w:color="auto"/>
            </w:tcBorders>
            <w:vAlign w:val="center"/>
          </w:tcPr>
          <w:p w14:paraId="40B7F472" w14:textId="77777777" w:rsidR="009675EE" w:rsidRPr="009675EE" w:rsidRDefault="00D506FD" w:rsidP="009675EE">
            <w:pPr>
              <w:pStyle w:val="ac"/>
            </w:pPr>
            <w:r>
              <w:rPr>
                <w:rFonts w:hint="eastAsia"/>
              </w:rPr>
              <w:t>Da</w:t>
            </w:r>
            <w:r>
              <w:t>taset</w:t>
            </w:r>
          </w:p>
        </w:tc>
        <w:tc>
          <w:tcPr>
            <w:tcW w:w="1246" w:type="dxa"/>
            <w:tcBorders>
              <w:bottom w:val="single" w:sz="4" w:space="0" w:color="auto"/>
            </w:tcBorders>
            <w:vAlign w:val="center"/>
          </w:tcPr>
          <w:p w14:paraId="6C297DD2" w14:textId="77777777" w:rsidR="009675EE" w:rsidRPr="009675EE" w:rsidRDefault="009675EE" w:rsidP="009675EE">
            <w:pPr>
              <w:pStyle w:val="ac"/>
            </w:pPr>
            <w:r w:rsidRPr="009675EE">
              <w:rPr>
                <w:rFonts w:hint="eastAsia"/>
              </w:rPr>
              <w:t>Data</w:t>
            </w:r>
            <w:r w:rsidRPr="009675EE">
              <w:t xml:space="preserve"> point</w:t>
            </w:r>
          </w:p>
        </w:tc>
        <w:tc>
          <w:tcPr>
            <w:tcW w:w="1589" w:type="dxa"/>
            <w:tcBorders>
              <w:bottom w:val="single" w:sz="4" w:space="0" w:color="auto"/>
            </w:tcBorders>
            <w:vAlign w:val="center"/>
          </w:tcPr>
          <w:p w14:paraId="0ECCDB47" w14:textId="77777777" w:rsidR="009675EE" w:rsidRPr="009675EE" w:rsidRDefault="009675EE" w:rsidP="009675EE">
            <w:pPr>
              <w:pStyle w:val="ac"/>
            </w:pPr>
            <w:r w:rsidRPr="009675EE">
              <w:rPr>
                <w:rFonts w:hint="eastAsia"/>
              </w:rPr>
              <w:t>C</w:t>
            </w:r>
            <w:r w:rsidRPr="009675EE">
              <w:t>ation</w:t>
            </w:r>
          </w:p>
        </w:tc>
        <w:tc>
          <w:tcPr>
            <w:tcW w:w="1276" w:type="dxa"/>
            <w:tcBorders>
              <w:bottom w:val="single" w:sz="4" w:space="0" w:color="auto"/>
            </w:tcBorders>
            <w:vAlign w:val="center"/>
          </w:tcPr>
          <w:p w14:paraId="6404DB2D" w14:textId="77777777" w:rsidR="009675EE" w:rsidRPr="009675EE" w:rsidRDefault="009675EE" w:rsidP="009675EE">
            <w:pPr>
              <w:pStyle w:val="ac"/>
            </w:pPr>
            <w:r w:rsidRPr="009675EE">
              <w:rPr>
                <w:rFonts w:hint="eastAsia"/>
              </w:rPr>
              <w:t>A</w:t>
            </w:r>
            <w:r w:rsidRPr="009675EE">
              <w:t>nion</w:t>
            </w:r>
          </w:p>
        </w:tc>
        <w:tc>
          <w:tcPr>
            <w:tcW w:w="1134" w:type="dxa"/>
            <w:tcBorders>
              <w:bottom w:val="single" w:sz="4" w:space="0" w:color="auto"/>
            </w:tcBorders>
            <w:vAlign w:val="center"/>
          </w:tcPr>
          <w:p w14:paraId="295949E1" w14:textId="77777777" w:rsidR="009675EE" w:rsidRPr="009675EE" w:rsidRDefault="009675EE" w:rsidP="009675EE">
            <w:pPr>
              <w:pStyle w:val="ac"/>
            </w:pPr>
            <w:r w:rsidRPr="009675EE">
              <w:rPr>
                <w:rFonts w:hint="eastAsia"/>
              </w:rPr>
              <w:t>S</w:t>
            </w:r>
            <w:r w:rsidRPr="009675EE">
              <w:t>urface</w:t>
            </w:r>
          </w:p>
        </w:tc>
        <w:tc>
          <w:tcPr>
            <w:tcW w:w="1276" w:type="dxa"/>
            <w:tcBorders>
              <w:bottom w:val="single" w:sz="4" w:space="0" w:color="auto"/>
            </w:tcBorders>
            <w:vAlign w:val="center"/>
          </w:tcPr>
          <w:p w14:paraId="6174123B" w14:textId="77777777" w:rsidR="009675EE" w:rsidRPr="009675EE" w:rsidRDefault="009675EE" w:rsidP="009675EE">
            <w:pPr>
              <w:pStyle w:val="ac"/>
            </w:pPr>
            <w:r w:rsidRPr="009675EE">
              <w:t>Potential/V</w:t>
            </w:r>
          </w:p>
        </w:tc>
        <w:tc>
          <w:tcPr>
            <w:tcW w:w="567" w:type="dxa"/>
            <w:tcBorders>
              <w:bottom w:val="single" w:sz="4" w:space="0" w:color="auto"/>
            </w:tcBorders>
            <w:vAlign w:val="center"/>
          </w:tcPr>
          <w:p w14:paraId="3CEC44F0" w14:textId="77777777" w:rsidR="009675EE" w:rsidRPr="009675EE" w:rsidRDefault="009675EE" w:rsidP="009675EE">
            <w:pPr>
              <w:pStyle w:val="ac"/>
            </w:pPr>
            <w:r w:rsidRPr="009675EE">
              <w:rPr>
                <w:rFonts w:hint="eastAsia"/>
              </w:rPr>
              <w:t>R</w:t>
            </w:r>
            <w:r w:rsidRPr="009675EE">
              <w:t>ef</w:t>
            </w:r>
          </w:p>
        </w:tc>
      </w:tr>
      <w:tr w:rsidR="009675EE" w:rsidRPr="009675EE" w14:paraId="58ECDF2F" w14:textId="77777777" w:rsidTr="009675EE">
        <w:trPr>
          <w:jc w:val="center"/>
        </w:trPr>
        <w:tc>
          <w:tcPr>
            <w:tcW w:w="1134" w:type="dxa"/>
            <w:vMerge w:val="restart"/>
            <w:tcBorders>
              <w:top w:val="single" w:sz="4" w:space="0" w:color="auto"/>
            </w:tcBorders>
            <w:vAlign w:val="center"/>
          </w:tcPr>
          <w:p w14:paraId="3BC720BB" w14:textId="77777777" w:rsidR="009675EE" w:rsidRPr="009675EE" w:rsidRDefault="009675EE" w:rsidP="009675EE">
            <w:pPr>
              <w:pStyle w:val="ac"/>
            </w:pPr>
            <w:r w:rsidRPr="009675EE">
              <w:rPr>
                <w:rFonts w:hint="eastAsia"/>
              </w:rPr>
              <w:t>E</w:t>
            </w:r>
            <w:r w:rsidRPr="009675EE">
              <w:t xml:space="preserve">xp </w:t>
            </w:r>
            <w:r w:rsidRPr="009675EE">
              <w:rPr>
                <w:rFonts w:hint="eastAsia"/>
              </w:rPr>
              <w:t>in</w:t>
            </w:r>
            <w:r w:rsidRPr="009675EE">
              <w:t xml:space="preserve"> </w:t>
            </w:r>
            <w:r w:rsidR="008904C5">
              <w:rPr>
                <w:rFonts w:hint="eastAsia"/>
              </w:rPr>
              <w:t>literature</w:t>
            </w:r>
          </w:p>
        </w:tc>
        <w:tc>
          <w:tcPr>
            <w:tcW w:w="1246" w:type="dxa"/>
            <w:tcBorders>
              <w:top w:val="single" w:sz="4" w:space="0" w:color="auto"/>
              <w:bottom w:val="nil"/>
            </w:tcBorders>
            <w:vAlign w:val="center"/>
          </w:tcPr>
          <w:p w14:paraId="613F7E1F" w14:textId="77777777" w:rsidR="009675EE" w:rsidRPr="009675EE" w:rsidRDefault="009675EE" w:rsidP="009675EE">
            <w:pPr>
              <w:pStyle w:val="ac"/>
            </w:pPr>
            <w:r w:rsidRPr="009675EE">
              <w:rPr>
                <w:rFonts w:hint="eastAsia"/>
              </w:rPr>
              <w:t>1</w:t>
            </w:r>
          </w:p>
        </w:tc>
        <w:tc>
          <w:tcPr>
            <w:tcW w:w="1589" w:type="dxa"/>
            <w:tcBorders>
              <w:top w:val="single" w:sz="4" w:space="0" w:color="auto"/>
              <w:bottom w:val="nil"/>
            </w:tcBorders>
            <w:vAlign w:val="center"/>
          </w:tcPr>
          <w:p w14:paraId="5BD66372" w14:textId="77777777" w:rsidR="009675EE" w:rsidRPr="009675EE" w:rsidRDefault="00477A77" w:rsidP="009675EE">
            <w:pPr>
              <w:pStyle w:val="ac"/>
            </w:pPr>
            <w:r w:rsidRPr="00477A77">
              <w:t>[HOC</w:t>
            </w:r>
            <w:r w:rsidRPr="00477A77">
              <w:rPr>
                <w:vertAlign w:val="subscript"/>
              </w:rPr>
              <w:t>3</w:t>
            </w:r>
            <w:r w:rsidRPr="00477A77">
              <w:t>MPip]+</w:t>
            </w:r>
          </w:p>
        </w:tc>
        <w:tc>
          <w:tcPr>
            <w:tcW w:w="1276" w:type="dxa"/>
            <w:tcBorders>
              <w:top w:val="single" w:sz="4" w:space="0" w:color="auto"/>
              <w:bottom w:val="nil"/>
            </w:tcBorders>
            <w:vAlign w:val="center"/>
          </w:tcPr>
          <w:p w14:paraId="4AB1F3BD" w14:textId="77777777" w:rsidR="009675EE" w:rsidRPr="009675EE" w:rsidRDefault="00477A77" w:rsidP="009675EE">
            <w:pPr>
              <w:pStyle w:val="ac"/>
            </w:pPr>
            <w:r w:rsidRPr="00477A77">
              <w:t>[TFSI]-</w:t>
            </w:r>
          </w:p>
        </w:tc>
        <w:tc>
          <w:tcPr>
            <w:tcW w:w="1134" w:type="dxa"/>
            <w:tcBorders>
              <w:top w:val="single" w:sz="4" w:space="0" w:color="auto"/>
              <w:bottom w:val="nil"/>
            </w:tcBorders>
            <w:vAlign w:val="center"/>
          </w:tcPr>
          <w:p w14:paraId="27E08602" w14:textId="77777777" w:rsidR="009675EE" w:rsidRPr="009675EE" w:rsidRDefault="00477A77" w:rsidP="009675EE">
            <w:pPr>
              <w:pStyle w:val="ac"/>
            </w:pPr>
            <w:r w:rsidRPr="00477A77">
              <w:t>Mica</w:t>
            </w:r>
          </w:p>
        </w:tc>
        <w:tc>
          <w:tcPr>
            <w:tcW w:w="1276" w:type="dxa"/>
            <w:tcBorders>
              <w:top w:val="single" w:sz="4" w:space="0" w:color="auto"/>
              <w:bottom w:val="nil"/>
            </w:tcBorders>
            <w:vAlign w:val="center"/>
          </w:tcPr>
          <w:p w14:paraId="6B81C73A" w14:textId="77777777" w:rsidR="009675EE" w:rsidRPr="009675EE" w:rsidRDefault="00477A77" w:rsidP="009675EE">
            <w:pPr>
              <w:pStyle w:val="ac"/>
            </w:pPr>
            <w:r>
              <w:t>0</w:t>
            </w:r>
          </w:p>
        </w:tc>
        <w:tc>
          <w:tcPr>
            <w:tcW w:w="651" w:type="dxa"/>
            <w:gridSpan w:val="2"/>
            <w:tcBorders>
              <w:top w:val="single" w:sz="4" w:space="0" w:color="auto"/>
              <w:bottom w:val="nil"/>
            </w:tcBorders>
            <w:vAlign w:val="center"/>
          </w:tcPr>
          <w:p w14:paraId="6CC4E75D" w14:textId="77777777" w:rsidR="009675EE" w:rsidRPr="009675EE" w:rsidRDefault="009675EE" w:rsidP="009675EE">
            <w:pPr>
              <w:pStyle w:val="ac"/>
            </w:pPr>
          </w:p>
        </w:tc>
      </w:tr>
      <w:tr w:rsidR="009675EE" w:rsidRPr="009675EE" w14:paraId="1EBDBE83" w14:textId="77777777" w:rsidTr="009675EE">
        <w:trPr>
          <w:jc w:val="center"/>
        </w:trPr>
        <w:tc>
          <w:tcPr>
            <w:tcW w:w="1134" w:type="dxa"/>
            <w:vMerge/>
            <w:vAlign w:val="center"/>
          </w:tcPr>
          <w:p w14:paraId="123AE66B" w14:textId="77777777" w:rsidR="009675EE" w:rsidRPr="009675EE" w:rsidRDefault="009675EE" w:rsidP="009675EE">
            <w:pPr>
              <w:pStyle w:val="ac"/>
            </w:pPr>
          </w:p>
        </w:tc>
        <w:tc>
          <w:tcPr>
            <w:tcW w:w="1246" w:type="dxa"/>
            <w:tcBorders>
              <w:top w:val="nil"/>
              <w:bottom w:val="nil"/>
            </w:tcBorders>
            <w:vAlign w:val="center"/>
          </w:tcPr>
          <w:p w14:paraId="78A65043" w14:textId="77777777" w:rsidR="009675EE" w:rsidRPr="009675EE" w:rsidRDefault="009675EE" w:rsidP="009675EE">
            <w:pPr>
              <w:pStyle w:val="ac"/>
            </w:pPr>
            <w:r w:rsidRPr="009675EE">
              <w:rPr>
                <w:rFonts w:hint="eastAsia"/>
              </w:rPr>
              <w:t>2</w:t>
            </w:r>
          </w:p>
        </w:tc>
        <w:tc>
          <w:tcPr>
            <w:tcW w:w="1589" w:type="dxa"/>
            <w:tcBorders>
              <w:top w:val="nil"/>
              <w:bottom w:val="nil"/>
            </w:tcBorders>
            <w:vAlign w:val="center"/>
          </w:tcPr>
          <w:p w14:paraId="1F621FCA" w14:textId="77777777" w:rsidR="009675EE" w:rsidRPr="009675EE" w:rsidRDefault="00477A77" w:rsidP="009675EE">
            <w:pPr>
              <w:pStyle w:val="ac"/>
            </w:pPr>
            <w:r w:rsidRPr="00DE2A30">
              <w:rPr>
                <w:szCs w:val="21"/>
              </w:rPr>
              <w:t>[HOC</w:t>
            </w:r>
            <w:r w:rsidRPr="00DE2A30">
              <w:rPr>
                <w:szCs w:val="21"/>
                <w:vertAlign w:val="subscript"/>
              </w:rPr>
              <w:t>4</w:t>
            </w:r>
            <w:r w:rsidRPr="00DE2A30">
              <w:rPr>
                <w:szCs w:val="21"/>
              </w:rPr>
              <w:t>Py]</w:t>
            </w:r>
            <w:r w:rsidRPr="00DE2A30">
              <w:rPr>
                <w:szCs w:val="21"/>
                <w:vertAlign w:val="superscript"/>
              </w:rPr>
              <w:t>+</w:t>
            </w:r>
          </w:p>
        </w:tc>
        <w:tc>
          <w:tcPr>
            <w:tcW w:w="1276" w:type="dxa"/>
            <w:tcBorders>
              <w:top w:val="nil"/>
              <w:bottom w:val="nil"/>
            </w:tcBorders>
            <w:vAlign w:val="center"/>
          </w:tcPr>
          <w:p w14:paraId="126A4F31" w14:textId="77777777" w:rsidR="009675EE" w:rsidRPr="009675EE" w:rsidRDefault="00477A77" w:rsidP="009675EE">
            <w:pPr>
              <w:pStyle w:val="ac"/>
            </w:pPr>
            <w:r w:rsidRPr="00DE2A30">
              <w:rPr>
                <w:szCs w:val="21"/>
              </w:rPr>
              <w:t>[OMs]</w:t>
            </w:r>
            <w:r w:rsidRPr="00DE2A30">
              <w:rPr>
                <w:szCs w:val="21"/>
                <w:vertAlign w:val="superscript"/>
              </w:rPr>
              <w:t>-</w:t>
            </w:r>
          </w:p>
        </w:tc>
        <w:tc>
          <w:tcPr>
            <w:tcW w:w="1134" w:type="dxa"/>
            <w:tcBorders>
              <w:top w:val="nil"/>
              <w:bottom w:val="nil"/>
            </w:tcBorders>
            <w:vAlign w:val="center"/>
          </w:tcPr>
          <w:p w14:paraId="136CD73B" w14:textId="77777777" w:rsidR="009675EE" w:rsidRPr="009675EE" w:rsidRDefault="00477A77" w:rsidP="009675EE">
            <w:pPr>
              <w:pStyle w:val="ac"/>
            </w:pPr>
            <w:r w:rsidRPr="00477A77">
              <w:t>Mica</w:t>
            </w:r>
          </w:p>
        </w:tc>
        <w:tc>
          <w:tcPr>
            <w:tcW w:w="1276" w:type="dxa"/>
            <w:tcBorders>
              <w:top w:val="nil"/>
              <w:bottom w:val="nil"/>
            </w:tcBorders>
            <w:vAlign w:val="center"/>
          </w:tcPr>
          <w:p w14:paraId="5189B066" w14:textId="77777777" w:rsidR="009675EE" w:rsidRPr="009675EE" w:rsidRDefault="00477A77" w:rsidP="009675EE">
            <w:pPr>
              <w:pStyle w:val="ac"/>
            </w:pPr>
            <w:r>
              <w:t>0</w:t>
            </w:r>
          </w:p>
        </w:tc>
        <w:tc>
          <w:tcPr>
            <w:tcW w:w="651" w:type="dxa"/>
            <w:gridSpan w:val="2"/>
            <w:tcBorders>
              <w:top w:val="nil"/>
              <w:bottom w:val="nil"/>
            </w:tcBorders>
            <w:vAlign w:val="center"/>
          </w:tcPr>
          <w:p w14:paraId="2A411B36" w14:textId="77777777" w:rsidR="009675EE" w:rsidRPr="009675EE" w:rsidRDefault="009675EE" w:rsidP="009675EE">
            <w:pPr>
              <w:pStyle w:val="ac"/>
            </w:pPr>
          </w:p>
        </w:tc>
      </w:tr>
      <w:tr w:rsidR="009675EE" w:rsidRPr="009675EE" w14:paraId="47001293" w14:textId="77777777" w:rsidTr="009675EE">
        <w:trPr>
          <w:jc w:val="center"/>
        </w:trPr>
        <w:tc>
          <w:tcPr>
            <w:tcW w:w="1134" w:type="dxa"/>
            <w:vMerge/>
            <w:vAlign w:val="center"/>
          </w:tcPr>
          <w:p w14:paraId="70425D89" w14:textId="77777777" w:rsidR="009675EE" w:rsidRPr="009675EE" w:rsidRDefault="009675EE" w:rsidP="009675EE">
            <w:pPr>
              <w:pStyle w:val="ac"/>
            </w:pPr>
          </w:p>
        </w:tc>
        <w:tc>
          <w:tcPr>
            <w:tcW w:w="1246" w:type="dxa"/>
            <w:tcBorders>
              <w:top w:val="nil"/>
              <w:bottom w:val="nil"/>
            </w:tcBorders>
            <w:vAlign w:val="center"/>
          </w:tcPr>
          <w:p w14:paraId="3D0B4895" w14:textId="77777777" w:rsidR="009675EE" w:rsidRPr="009675EE" w:rsidRDefault="009675EE" w:rsidP="009675EE">
            <w:pPr>
              <w:pStyle w:val="ac"/>
            </w:pPr>
            <w:r w:rsidRPr="009675EE">
              <w:rPr>
                <w:rFonts w:hint="eastAsia"/>
              </w:rPr>
              <w:t>3</w:t>
            </w:r>
          </w:p>
        </w:tc>
        <w:tc>
          <w:tcPr>
            <w:tcW w:w="1589" w:type="dxa"/>
            <w:tcBorders>
              <w:top w:val="nil"/>
              <w:bottom w:val="nil"/>
            </w:tcBorders>
            <w:vAlign w:val="center"/>
          </w:tcPr>
          <w:p w14:paraId="74EC40AF" w14:textId="77777777" w:rsidR="009675EE" w:rsidRPr="009675EE" w:rsidRDefault="00477A77" w:rsidP="009675EE">
            <w:pPr>
              <w:pStyle w:val="ac"/>
            </w:pPr>
            <w:r w:rsidRPr="00DE2A30">
              <w:rPr>
                <w:szCs w:val="21"/>
              </w:rPr>
              <w:t>[HOC</w:t>
            </w:r>
            <w:r w:rsidRPr="00DE2A30">
              <w:rPr>
                <w:szCs w:val="21"/>
                <w:vertAlign w:val="subscript"/>
              </w:rPr>
              <w:t>3</w:t>
            </w:r>
            <w:r w:rsidRPr="00DE2A30">
              <w:rPr>
                <w:szCs w:val="21"/>
              </w:rPr>
              <w:t>Py]</w:t>
            </w:r>
            <w:r w:rsidRPr="00DE2A30">
              <w:rPr>
                <w:szCs w:val="21"/>
                <w:vertAlign w:val="superscript"/>
              </w:rPr>
              <w:t>+</w:t>
            </w:r>
          </w:p>
        </w:tc>
        <w:tc>
          <w:tcPr>
            <w:tcW w:w="1276" w:type="dxa"/>
            <w:tcBorders>
              <w:top w:val="nil"/>
              <w:bottom w:val="nil"/>
            </w:tcBorders>
            <w:vAlign w:val="center"/>
          </w:tcPr>
          <w:p w14:paraId="267A817F" w14:textId="77777777" w:rsidR="009675EE" w:rsidRPr="009675EE" w:rsidRDefault="00477A77" w:rsidP="009675EE">
            <w:pPr>
              <w:pStyle w:val="ac"/>
            </w:pPr>
            <w:r w:rsidRPr="00DE2A30">
              <w:rPr>
                <w:szCs w:val="21"/>
              </w:rPr>
              <w:t>[OMs]</w:t>
            </w:r>
            <w:r w:rsidRPr="00DE2A30">
              <w:rPr>
                <w:szCs w:val="21"/>
                <w:vertAlign w:val="superscript"/>
              </w:rPr>
              <w:t>-</w:t>
            </w:r>
          </w:p>
        </w:tc>
        <w:tc>
          <w:tcPr>
            <w:tcW w:w="1134" w:type="dxa"/>
            <w:tcBorders>
              <w:top w:val="nil"/>
              <w:bottom w:val="nil"/>
            </w:tcBorders>
            <w:vAlign w:val="center"/>
          </w:tcPr>
          <w:p w14:paraId="44C6ABCB" w14:textId="77777777" w:rsidR="009675EE" w:rsidRPr="009675EE" w:rsidRDefault="00477A77" w:rsidP="009675EE">
            <w:pPr>
              <w:pStyle w:val="ac"/>
            </w:pPr>
            <w:r w:rsidRPr="00477A77">
              <w:t>Mica</w:t>
            </w:r>
          </w:p>
        </w:tc>
        <w:tc>
          <w:tcPr>
            <w:tcW w:w="1276" w:type="dxa"/>
            <w:tcBorders>
              <w:top w:val="nil"/>
              <w:bottom w:val="nil"/>
            </w:tcBorders>
            <w:vAlign w:val="center"/>
          </w:tcPr>
          <w:p w14:paraId="14B96F9A" w14:textId="77777777" w:rsidR="009675EE" w:rsidRPr="009675EE" w:rsidRDefault="009675EE" w:rsidP="009675EE">
            <w:pPr>
              <w:pStyle w:val="ac"/>
            </w:pPr>
            <w:r w:rsidRPr="009675EE">
              <w:rPr>
                <w:rFonts w:hint="eastAsia"/>
              </w:rPr>
              <w:t>0</w:t>
            </w:r>
          </w:p>
        </w:tc>
        <w:tc>
          <w:tcPr>
            <w:tcW w:w="651" w:type="dxa"/>
            <w:gridSpan w:val="2"/>
            <w:tcBorders>
              <w:top w:val="nil"/>
              <w:bottom w:val="nil"/>
            </w:tcBorders>
            <w:vAlign w:val="center"/>
          </w:tcPr>
          <w:p w14:paraId="28FB2D28" w14:textId="77777777" w:rsidR="009675EE" w:rsidRPr="009675EE" w:rsidRDefault="009675EE" w:rsidP="009675EE">
            <w:pPr>
              <w:pStyle w:val="ac"/>
            </w:pPr>
          </w:p>
        </w:tc>
      </w:tr>
      <w:tr w:rsidR="009675EE" w:rsidRPr="009675EE" w14:paraId="4CB40A44" w14:textId="77777777" w:rsidTr="009675EE">
        <w:trPr>
          <w:jc w:val="center"/>
        </w:trPr>
        <w:tc>
          <w:tcPr>
            <w:tcW w:w="1134" w:type="dxa"/>
            <w:vMerge/>
            <w:vAlign w:val="center"/>
          </w:tcPr>
          <w:p w14:paraId="68D57056" w14:textId="77777777" w:rsidR="009675EE" w:rsidRPr="009675EE" w:rsidRDefault="009675EE" w:rsidP="009675EE">
            <w:pPr>
              <w:pStyle w:val="ac"/>
            </w:pPr>
          </w:p>
        </w:tc>
        <w:tc>
          <w:tcPr>
            <w:tcW w:w="1246" w:type="dxa"/>
            <w:vAlign w:val="center"/>
          </w:tcPr>
          <w:p w14:paraId="5F437266" w14:textId="77777777" w:rsidR="009675EE" w:rsidRPr="009675EE" w:rsidRDefault="009675EE" w:rsidP="009675EE">
            <w:pPr>
              <w:pStyle w:val="ac"/>
            </w:pPr>
            <w:r w:rsidRPr="009675EE">
              <w:t>4</w:t>
            </w:r>
          </w:p>
        </w:tc>
        <w:tc>
          <w:tcPr>
            <w:tcW w:w="1589" w:type="dxa"/>
            <w:vAlign w:val="center"/>
          </w:tcPr>
          <w:p w14:paraId="3988A71F" w14:textId="77777777" w:rsidR="009675EE" w:rsidRPr="009675EE" w:rsidRDefault="00477A77" w:rsidP="009675EE">
            <w:pPr>
              <w:pStyle w:val="ac"/>
            </w:pPr>
            <w:r w:rsidRPr="00DE2A30">
              <w:rPr>
                <w:szCs w:val="21"/>
              </w:rPr>
              <w:t>[HMIM]</w:t>
            </w:r>
            <w:r w:rsidRPr="00DE2A30">
              <w:rPr>
                <w:szCs w:val="21"/>
                <w:vertAlign w:val="superscript"/>
              </w:rPr>
              <w:t>+</w:t>
            </w:r>
          </w:p>
        </w:tc>
        <w:tc>
          <w:tcPr>
            <w:tcW w:w="1276" w:type="dxa"/>
            <w:vAlign w:val="center"/>
          </w:tcPr>
          <w:p w14:paraId="4A801199" w14:textId="77777777" w:rsidR="009675EE" w:rsidRPr="009675EE" w:rsidRDefault="00477A77" w:rsidP="009675EE">
            <w:pPr>
              <w:pStyle w:val="ac"/>
            </w:pPr>
            <w:r w:rsidRPr="00DE2A30">
              <w:rPr>
                <w:szCs w:val="21"/>
              </w:rPr>
              <w:t>[FAP]</w:t>
            </w:r>
            <w:r w:rsidRPr="00DE2A30">
              <w:rPr>
                <w:szCs w:val="21"/>
                <w:vertAlign w:val="superscript"/>
              </w:rPr>
              <w:t>-</w:t>
            </w:r>
          </w:p>
        </w:tc>
        <w:tc>
          <w:tcPr>
            <w:tcW w:w="1134" w:type="dxa"/>
            <w:vAlign w:val="center"/>
          </w:tcPr>
          <w:p w14:paraId="2E300368" w14:textId="77777777" w:rsidR="009675EE" w:rsidRPr="009675EE" w:rsidRDefault="00477A77" w:rsidP="009675EE">
            <w:pPr>
              <w:pStyle w:val="ac"/>
            </w:pPr>
            <w:r w:rsidRPr="00DE2A30">
              <w:rPr>
                <w:szCs w:val="21"/>
              </w:rPr>
              <w:t>Stainless steel</w:t>
            </w:r>
          </w:p>
        </w:tc>
        <w:tc>
          <w:tcPr>
            <w:tcW w:w="1276" w:type="dxa"/>
            <w:vAlign w:val="center"/>
          </w:tcPr>
          <w:p w14:paraId="02FF8B0C" w14:textId="77777777" w:rsidR="009675EE" w:rsidRPr="009675EE" w:rsidRDefault="009675EE" w:rsidP="009675EE">
            <w:pPr>
              <w:pStyle w:val="ac"/>
            </w:pPr>
            <w:r w:rsidRPr="009675EE">
              <w:rPr>
                <w:rFonts w:hint="eastAsia"/>
              </w:rPr>
              <w:t>0</w:t>
            </w:r>
          </w:p>
        </w:tc>
        <w:tc>
          <w:tcPr>
            <w:tcW w:w="651" w:type="dxa"/>
            <w:gridSpan w:val="2"/>
            <w:vAlign w:val="center"/>
          </w:tcPr>
          <w:p w14:paraId="2085EBCE" w14:textId="77777777" w:rsidR="009675EE" w:rsidRPr="009675EE" w:rsidRDefault="009675EE" w:rsidP="009675EE">
            <w:pPr>
              <w:pStyle w:val="ac"/>
            </w:pPr>
          </w:p>
        </w:tc>
      </w:tr>
      <w:tr w:rsidR="009675EE" w:rsidRPr="009675EE" w14:paraId="484731AD" w14:textId="77777777" w:rsidTr="009675EE">
        <w:trPr>
          <w:jc w:val="center"/>
        </w:trPr>
        <w:tc>
          <w:tcPr>
            <w:tcW w:w="1134" w:type="dxa"/>
            <w:vMerge/>
            <w:vAlign w:val="center"/>
          </w:tcPr>
          <w:p w14:paraId="31FAA7AC" w14:textId="77777777" w:rsidR="009675EE" w:rsidRPr="009675EE" w:rsidRDefault="009675EE" w:rsidP="009675EE">
            <w:pPr>
              <w:pStyle w:val="ac"/>
            </w:pPr>
          </w:p>
        </w:tc>
        <w:tc>
          <w:tcPr>
            <w:tcW w:w="1246" w:type="dxa"/>
            <w:vAlign w:val="center"/>
          </w:tcPr>
          <w:p w14:paraId="77FF4A92" w14:textId="77777777" w:rsidR="009675EE" w:rsidRPr="009675EE" w:rsidRDefault="009675EE" w:rsidP="009675EE">
            <w:pPr>
              <w:pStyle w:val="ac"/>
            </w:pPr>
            <w:r w:rsidRPr="009675EE">
              <w:t>5</w:t>
            </w:r>
          </w:p>
        </w:tc>
        <w:tc>
          <w:tcPr>
            <w:tcW w:w="1589" w:type="dxa"/>
            <w:vAlign w:val="center"/>
          </w:tcPr>
          <w:p w14:paraId="17DCC21F" w14:textId="77777777" w:rsidR="009675EE" w:rsidRPr="009675EE" w:rsidRDefault="00882ACD" w:rsidP="009675EE">
            <w:pPr>
              <w:pStyle w:val="ac"/>
            </w:pPr>
            <w:r w:rsidRPr="00DE2A30">
              <w:rPr>
                <w:szCs w:val="21"/>
              </w:rPr>
              <w:t>[P</w:t>
            </w:r>
            <w:r w:rsidRPr="00DE2A30">
              <w:rPr>
                <w:szCs w:val="21"/>
                <w:vertAlign w:val="subscript"/>
              </w:rPr>
              <w:t>4,4,4,1</w:t>
            </w:r>
            <w:r w:rsidRPr="00DE2A30">
              <w:rPr>
                <w:szCs w:val="21"/>
              </w:rPr>
              <w:t xml:space="preserve"> ]</w:t>
            </w:r>
            <w:r w:rsidRPr="00DE2A30">
              <w:rPr>
                <w:szCs w:val="21"/>
                <w:vertAlign w:val="superscript"/>
              </w:rPr>
              <w:t>+</w:t>
            </w:r>
          </w:p>
        </w:tc>
        <w:tc>
          <w:tcPr>
            <w:tcW w:w="1276" w:type="dxa"/>
            <w:vAlign w:val="center"/>
          </w:tcPr>
          <w:p w14:paraId="0B0FD524" w14:textId="77777777" w:rsidR="009675EE" w:rsidRPr="009675EE" w:rsidRDefault="00477A77" w:rsidP="009675EE">
            <w:pPr>
              <w:pStyle w:val="ac"/>
            </w:pPr>
            <w:r w:rsidRPr="00DE2A30">
              <w:rPr>
                <w:szCs w:val="21"/>
              </w:rPr>
              <w:t>[TFSI]</w:t>
            </w:r>
            <w:r w:rsidRPr="00DE2A30">
              <w:rPr>
                <w:szCs w:val="21"/>
                <w:vertAlign w:val="superscript"/>
              </w:rPr>
              <w:t>-</w:t>
            </w:r>
          </w:p>
        </w:tc>
        <w:tc>
          <w:tcPr>
            <w:tcW w:w="1134" w:type="dxa"/>
            <w:vAlign w:val="center"/>
          </w:tcPr>
          <w:p w14:paraId="79706A31" w14:textId="77777777" w:rsidR="009675EE" w:rsidRPr="009675EE" w:rsidRDefault="00477A77" w:rsidP="009675EE">
            <w:pPr>
              <w:pStyle w:val="ac"/>
            </w:pPr>
            <w:r w:rsidRPr="00DE2A30">
              <w:rPr>
                <w:szCs w:val="21"/>
              </w:rPr>
              <w:t>Stainless steel</w:t>
            </w:r>
          </w:p>
        </w:tc>
        <w:tc>
          <w:tcPr>
            <w:tcW w:w="1276" w:type="dxa"/>
            <w:vAlign w:val="center"/>
          </w:tcPr>
          <w:p w14:paraId="68A6C8C4" w14:textId="77777777" w:rsidR="009675EE" w:rsidRPr="009675EE" w:rsidRDefault="009675EE" w:rsidP="009675EE">
            <w:pPr>
              <w:pStyle w:val="ac"/>
            </w:pPr>
            <w:r w:rsidRPr="009675EE">
              <w:rPr>
                <w:rFonts w:hint="eastAsia"/>
              </w:rPr>
              <w:t>0</w:t>
            </w:r>
          </w:p>
        </w:tc>
        <w:tc>
          <w:tcPr>
            <w:tcW w:w="651" w:type="dxa"/>
            <w:gridSpan w:val="2"/>
            <w:vAlign w:val="center"/>
          </w:tcPr>
          <w:p w14:paraId="617107DA" w14:textId="77777777" w:rsidR="009675EE" w:rsidRPr="009675EE" w:rsidRDefault="009675EE" w:rsidP="009675EE">
            <w:pPr>
              <w:pStyle w:val="ac"/>
            </w:pPr>
          </w:p>
        </w:tc>
      </w:tr>
      <w:tr w:rsidR="009675EE" w:rsidRPr="009675EE" w14:paraId="4E20031F" w14:textId="77777777" w:rsidTr="009675EE">
        <w:trPr>
          <w:jc w:val="center"/>
        </w:trPr>
        <w:tc>
          <w:tcPr>
            <w:tcW w:w="1134" w:type="dxa"/>
            <w:vMerge/>
            <w:vAlign w:val="center"/>
          </w:tcPr>
          <w:p w14:paraId="6E49A0DF" w14:textId="77777777" w:rsidR="009675EE" w:rsidRPr="009675EE" w:rsidRDefault="009675EE" w:rsidP="009675EE">
            <w:pPr>
              <w:pStyle w:val="ac"/>
            </w:pPr>
          </w:p>
        </w:tc>
        <w:tc>
          <w:tcPr>
            <w:tcW w:w="1246" w:type="dxa"/>
            <w:vAlign w:val="center"/>
          </w:tcPr>
          <w:p w14:paraId="19AD81DA" w14:textId="77777777" w:rsidR="009675EE" w:rsidRPr="009675EE" w:rsidRDefault="009675EE" w:rsidP="009675EE">
            <w:pPr>
              <w:pStyle w:val="ac"/>
            </w:pPr>
            <w:r w:rsidRPr="009675EE">
              <w:t>6</w:t>
            </w:r>
          </w:p>
        </w:tc>
        <w:tc>
          <w:tcPr>
            <w:tcW w:w="1589" w:type="dxa"/>
            <w:vAlign w:val="center"/>
          </w:tcPr>
          <w:p w14:paraId="305B3EF8" w14:textId="77777777" w:rsidR="009675EE" w:rsidRPr="009675EE" w:rsidRDefault="00882ACD" w:rsidP="009675EE">
            <w:pPr>
              <w:pStyle w:val="ac"/>
            </w:pPr>
            <w:r w:rsidRPr="00DE2A30">
              <w:rPr>
                <w:szCs w:val="21"/>
              </w:rPr>
              <w:t>[Py</w:t>
            </w:r>
            <w:r w:rsidRPr="00DE2A30">
              <w:rPr>
                <w:szCs w:val="21"/>
                <w:vertAlign w:val="subscript"/>
              </w:rPr>
              <w:t>1,4</w:t>
            </w:r>
            <w:r w:rsidRPr="00DE2A30">
              <w:rPr>
                <w:szCs w:val="21"/>
              </w:rPr>
              <w:t>]</w:t>
            </w:r>
            <w:r w:rsidRPr="00DE2A30">
              <w:rPr>
                <w:szCs w:val="21"/>
                <w:vertAlign w:val="superscript"/>
              </w:rPr>
              <w:t>+</w:t>
            </w:r>
          </w:p>
        </w:tc>
        <w:tc>
          <w:tcPr>
            <w:tcW w:w="1276" w:type="dxa"/>
            <w:vAlign w:val="center"/>
          </w:tcPr>
          <w:p w14:paraId="378B8177" w14:textId="77777777" w:rsidR="009675EE" w:rsidRPr="009675EE" w:rsidRDefault="00882ACD" w:rsidP="009675EE">
            <w:pPr>
              <w:pStyle w:val="ac"/>
            </w:pPr>
            <w:r w:rsidRPr="00DE2A30">
              <w:rPr>
                <w:szCs w:val="21"/>
              </w:rPr>
              <w:t>[FAP]</w:t>
            </w:r>
            <w:r w:rsidRPr="00DE2A30">
              <w:rPr>
                <w:szCs w:val="21"/>
                <w:vertAlign w:val="superscript"/>
              </w:rPr>
              <w:t>-</w:t>
            </w:r>
          </w:p>
        </w:tc>
        <w:tc>
          <w:tcPr>
            <w:tcW w:w="1134" w:type="dxa"/>
            <w:vAlign w:val="center"/>
          </w:tcPr>
          <w:p w14:paraId="7DF2961B" w14:textId="77777777" w:rsidR="009675EE" w:rsidRPr="009675EE" w:rsidRDefault="00882ACD" w:rsidP="009675EE">
            <w:pPr>
              <w:pStyle w:val="ac"/>
            </w:pPr>
            <w:r w:rsidRPr="00DE2A30">
              <w:rPr>
                <w:szCs w:val="21"/>
              </w:rPr>
              <w:t>Au(111)</w:t>
            </w:r>
          </w:p>
        </w:tc>
        <w:tc>
          <w:tcPr>
            <w:tcW w:w="1276" w:type="dxa"/>
            <w:vAlign w:val="center"/>
          </w:tcPr>
          <w:p w14:paraId="5E758EE1" w14:textId="77777777" w:rsidR="009675EE" w:rsidRPr="009675EE" w:rsidRDefault="00477A77" w:rsidP="009675EE">
            <w:pPr>
              <w:pStyle w:val="ac"/>
            </w:pPr>
            <w:r>
              <w:t>-0.16</w:t>
            </w:r>
          </w:p>
        </w:tc>
        <w:tc>
          <w:tcPr>
            <w:tcW w:w="651" w:type="dxa"/>
            <w:gridSpan w:val="2"/>
            <w:vAlign w:val="center"/>
          </w:tcPr>
          <w:p w14:paraId="5EF73E5B" w14:textId="77777777" w:rsidR="009675EE" w:rsidRPr="009675EE" w:rsidRDefault="009675EE" w:rsidP="009675EE">
            <w:pPr>
              <w:pStyle w:val="ac"/>
            </w:pPr>
          </w:p>
        </w:tc>
      </w:tr>
    </w:tbl>
    <w:p w14:paraId="3D24A2D7" w14:textId="77777777" w:rsidR="00CB03D3" w:rsidRPr="008304EE" w:rsidRDefault="000B0FE1" w:rsidP="00CB03D3">
      <w:pPr>
        <w:ind w:firstLine="480"/>
      </w:pPr>
      <w:r>
        <w:rPr>
          <w:rFonts w:hint="eastAsia"/>
        </w:rPr>
        <w:t>在</w:t>
      </w:r>
      <w:r w:rsidR="00CB03D3" w:rsidRPr="00436C90">
        <w:rPr>
          <w:rFonts w:hint="eastAsia"/>
        </w:rPr>
        <w:t>训练</w:t>
      </w:r>
      <w:r w:rsidR="00CB03D3">
        <w:rPr>
          <w:rFonts w:hint="eastAsia"/>
        </w:rPr>
        <w:t>集</w:t>
      </w:r>
      <w:r>
        <w:rPr>
          <w:rFonts w:hint="eastAsia"/>
        </w:rPr>
        <w:t>、</w:t>
      </w:r>
      <w:r w:rsidR="00CB03D3" w:rsidRPr="00436C90">
        <w:rPr>
          <w:rFonts w:hint="eastAsia"/>
        </w:rPr>
        <w:t>测试</w:t>
      </w:r>
      <w:r w:rsidR="00CB03D3">
        <w:rPr>
          <w:rFonts w:hint="eastAsia"/>
        </w:rPr>
        <w:t>集</w:t>
      </w:r>
      <w:r>
        <w:rPr>
          <w:rFonts w:hint="eastAsia"/>
        </w:rPr>
        <w:t>、</w:t>
      </w:r>
      <w:r w:rsidR="00CB03D3" w:rsidRPr="00436C90">
        <w:rPr>
          <w:rFonts w:hint="eastAsia"/>
        </w:rPr>
        <w:t>外部文献验证集划分</w:t>
      </w:r>
      <w:r>
        <w:rPr>
          <w:rFonts w:hint="eastAsia"/>
        </w:rPr>
        <w:t>完成</w:t>
      </w:r>
      <w:r w:rsidR="00CB03D3" w:rsidRPr="00436C90">
        <w:rPr>
          <w:rFonts w:hint="eastAsia"/>
        </w:rPr>
        <w:t>后，为进行超参数选择并获得</w:t>
      </w:r>
      <w:r w:rsidR="00CB03D3" w:rsidRPr="00436C90">
        <w:rPr>
          <w:rFonts w:hint="eastAsia"/>
        </w:rPr>
        <w:lastRenderedPageBreak/>
        <w:t>稳健的内部泛化估计，本研究在训练集内部采用</w:t>
      </w:r>
      <w:r w:rsidR="00CB03D3">
        <w:rPr>
          <w:rFonts w:hint="eastAsia"/>
        </w:rPr>
        <w:t>5</w:t>
      </w:r>
      <w:r w:rsidR="00CB03D3" w:rsidRPr="00436C90">
        <w:rPr>
          <w:rFonts w:hint="eastAsia"/>
        </w:rPr>
        <w:t>折交叉验证</w:t>
      </w:r>
      <w:r w:rsidR="00340C57">
        <w:rPr>
          <w:rFonts w:hint="eastAsia"/>
        </w:rPr>
        <w:t>确定</w:t>
      </w:r>
      <w:r>
        <w:rPr>
          <w:rFonts w:hint="eastAsia"/>
        </w:rPr>
        <w:t>最优</w:t>
      </w:r>
      <w:r w:rsidRPr="00436C90">
        <w:rPr>
          <w:rFonts w:hint="eastAsia"/>
        </w:rPr>
        <w:t>超参数</w:t>
      </w:r>
      <w:r>
        <w:rPr>
          <w:rFonts w:hint="eastAsia"/>
        </w:rPr>
        <w:t>，</w:t>
      </w:r>
      <w:r w:rsidR="00340C57">
        <w:rPr>
          <w:rFonts w:hint="eastAsia"/>
        </w:rPr>
        <w:t>在测试集上测试模型性能</w:t>
      </w:r>
      <w:r w:rsidR="00CB03D3" w:rsidRPr="00436C90">
        <w:rPr>
          <w:rFonts w:hint="eastAsia"/>
        </w:rPr>
        <w:t>，并进一步在外部文献验证集</w:t>
      </w:r>
      <w:r w:rsidR="007728A4">
        <w:rPr>
          <w:rFonts w:hint="eastAsia"/>
        </w:rPr>
        <w:t>Exp</w:t>
      </w:r>
      <w:r w:rsidR="007728A4">
        <w:t xml:space="preserve"> in literature</w:t>
      </w:r>
      <w:r w:rsidR="00CB03D3" w:rsidRPr="00436C90">
        <w:rPr>
          <w:rFonts w:hint="eastAsia"/>
        </w:rPr>
        <w:t>上进行补充验证。</w:t>
      </w:r>
    </w:p>
    <w:p w14:paraId="4187DF22" w14:textId="77777777" w:rsidR="00CB03D3" w:rsidRDefault="00CB03D3" w:rsidP="00CB03D3">
      <w:pPr>
        <w:pStyle w:val="3"/>
        <w:numPr>
          <w:ilvl w:val="2"/>
          <w:numId w:val="7"/>
        </w:numPr>
      </w:pPr>
      <w:r>
        <w:rPr>
          <w:rFonts w:hint="eastAsia"/>
        </w:rPr>
        <w:t>数据预处理</w:t>
      </w:r>
    </w:p>
    <w:p w14:paraId="1487EAB4" w14:textId="77777777" w:rsidR="00CB03D3" w:rsidRDefault="00CB03D3" w:rsidP="00CB03D3">
      <w:pPr>
        <w:ind w:firstLine="480"/>
      </w:pPr>
      <w:r w:rsidRPr="00A7184B">
        <w:rPr>
          <w:rFonts w:hint="eastAsia"/>
        </w:rPr>
        <w:t>将纳米摩擦系数</w:t>
      </w:r>
      <w:r w:rsidRPr="00A7184B">
        <w:rPr>
          <w:rFonts w:hint="eastAsia"/>
        </w:rPr>
        <w:t>µ</w:t>
      </w:r>
      <w:r w:rsidRPr="00A7184B">
        <w:rPr>
          <w:rFonts w:hint="eastAsia"/>
        </w:rPr>
        <w:t>定义为回归标签</w:t>
      </w:r>
      <w:r w:rsidRPr="00A7184B">
        <w:rPr>
          <w:rFonts w:hint="eastAsia"/>
        </w:rPr>
        <w:t>y</w:t>
      </w:r>
      <w:r w:rsidRPr="00A7184B">
        <w:rPr>
          <w:rFonts w:hint="eastAsia"/>
        </w:rPr>
        <w:t>，将表</w:t>
      </w:r>
      <w:r w:rsidRPr="00A7184B">
        <w:rPr>
          <w:rFonts w:hint="eastAsia"/>
        </w:rPr>
        <w:t>2.1</w:t>
      </w:r>
      <w:r w:rsidRPr="00A7184B">
        <w:rPr>
          <w:rFonts w:hint="eastAsia"/>
        </w:rPr>
        <w:t>所列描述符构成的向量</w:t>
      </w:r>
      <w:r w:rsidRPr="00A7184B">
        <w:rPr>
          <w:rFonts w:hint="eastAsia"/>
        </w:rPr>
        <w:t>x</w:t>
      </w:r>
      <w:r w:rsidRPr="00A7184B">
        <w:rPr>
          <w:rFonts w:hint="eastAsia"/>
        </w:rPr>
        <w:t>作为模型输入</w:t>
      </w:r>
      <w:r>
        <w:rPr>
          <w:rFonts w:hint="eastAsia"/>
        </w:rPr>
        <w:t>特征</w:t>
      </w:r>
      <w:r w:rsidR="006326A6">
        <w:rPr>
          <w:rFonts w:hint="eastAsia"/>
        </w:rPr>
        <w:t>，包括</w:t>
      </w:r>
      <w:r w:rsidR="006326A6">
        <w:rPr>
          <w:rFonts w:hint="eastAsia"/>
        </w:rPr>
        <w:t>I</w:t>
      </w:r>
      <w:r w:rsidR="006326A6">
        <w:t>Ls</w:t>
      </w:r>
      <w:r w:rsidRPr="00A7184B">
        <w:rPr>
          <w:rFonts w:hint="eastAsia"/>
        </w:rPr>
        <w:t>描述符、固体表面以及外界环境描述符。</w:t>
      </w:r>
      <w:r w:rsidRPr="00A7184B">
        <w:rPr>
          <w:rFonts w:hint="eastAsia"/>
        </w:rPr>
        <w:t xml:space="preserve">Dataset-B </w:t>
      </w:r>
      <w:r w:rsidRPr="00A7184B">
        <w:rPr>
          <w:rFonts w:hint="eastAsia"/>
        </w:rPr>
        <w:t>在</w:t>
      </w:r>
      <w:r w:rsidRPr="00A7184B">
        <w:rPr>
          <w:rFonts w:hint="eastAsia"/>
        </w:rPr>
        <w:t xml:space="preserve"> Dataset-A </w:t>
      </w:r>
      <w:r w:rsidRPr="00A7184B">
        <w:rPr>
          <w:rFonts w:hint="eastAsia"/>
        </w:rPr>
        <w:t>的基础上额外引入膜厚</w:t>
      </w:r>
      <w:r w:rsidRPr="00A7184B">
        <w:rPr>
          <w:rFonts w:hint="eastAsia"/>
        </w:rPr>
        <w:t>h</w:t>
      </w:r>
      <w:r w:rsidRPr="00A7184B">
        <w:rPr>
          <w:rFonts w:hint="eastAsia"/>
        </w:rPr>
        <w:t>，用于评估界面结构信息对模型性能</w:t>
      </w:r>
      <w:r w:rsidR="006326A6">
        <w:rPr>
          <w:rFonts w:hint="eastAsia"/>
        </w:rPr>
        <w:t>的影响</w:t>
      </w:r>
      <w:r w:rsidRPr="00A7184B">
        <w:rPr>
          <w:rFonts w:hint="eastAsia"/>
        </w:rPr>
        <w:t>。</w:t>
      </w:r>
    </w:p>
    <w:p w14:paraId="3D43BC94" w14:textId="77777777" w:rsidR="00CB03D3" w:rsidRDefault="00CB03D3" w:rsidP="00CB03D3">
      <w:pPr>
        <w:ind w:firstLine="480"/>
        <w:rPr>
          <w:rFonts w:cs="Times New Roman"/>
        </w:rPr>
      </w:pPr>
      <w:r w:rsidRPr="0028125D">
        <w:rPr>
          <w:rFonts w:cs="Times New Roman" w:hint="eastAsia"/>
        </w:rPr>
        <w:t>鉴于不同描述符量纲差异较大，且部分算法对特征尺度敏感，</w:t>
      </w:r>
      <w:r>
        <w:rPr>
          <w:rFonts w:cs="Times New Roman" w:hint="eastAsia"/>
        </w:rPr>
        <w:t>为降低量纲差异对部分模型的影响，并避免训练</w:t>
      </w:r>
      <w:r w:rsidR="006326A6">
        <w:rPr>
          <w:rFonts w:cs="Times New Roman" w:hint="eastAsia"/>
        </w:rPr>
        <w:t>集和</w:t>
      </w:r>
      <w:r w:rsidRPr="00CB5487">
        <w:rPr>
          <w:rFonts w:cs="Times New Roman" w:hint="eastAsia"/>
        </w:rPr>
        <w:t>测试</w:t>
      </w:r>
      <w:r w:rsidR="006326A6">
        <w:rPr>
          <w:rFonts w:cs="Times New Roman" w:hint="eastAsia"/>
        </w:rPr>
        <w:t>集</w:t>
      </w:r>
      <w:r w:rsidRPr="00CB5487">
        <w:rPr>
          <w:rFonts w:cs="Times New Roman" w:hint="eastAsia"/>
        </w:rPr>
        <w:t>信息泄露，数值型特征在训练集</w:t>
      </w:r>
      <w:r w:rsidR="006326A6">
        <w:rPr>
          <w:rFonts w:cs="Times New Roman" w:hint="eastAsia"/>
        </w:rPr>
        <w:t>上进行标准化处理，并将同一变换应用于</w:t>
      </w:r>
      <w:r w:rsidRPr="00CB5487">
        <w:rPr>
          <w:rFonts w:cs="Times New Roman" w:hint="eastAsia"/>
        </w:rPr>
        <w:t>测试集</w:t>
      </w:r>
      <w:r w:rsidR="006326A6">
        <w:rPr>
          <w:rFonts w:cs="Times New Roman" w:hint="eastAsia"/>
        </w:rPr>
        <w:t>和验证集</w:t>
      </w:r>
      <w:r w:rsidRPr="00CB5487">
        <w:rPr>
          <w:rFonts w:cs="Times New Roman" w:hint="eastAsia"/>
        </w:rPr>
        <w:t>：</w:t>
      </w:r>
    </w:p>
    <w:p w14:paraId="6AA654A7" w14:textId="77777777" w:rsidR="00CB03D3" w:rsidRPr="00F11986" w:rsidRDefault="00000000" w:rsidP="00CB03D3">
      <w:pPr>
        <w:pStyle w:val="ac"/>
        <w:rPr>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m:rPr>
                    <m:scr m:val="script"/>
                    <m:sty m:val="p"/>
                  </m:rPr>
                  <w:rPr>
                    <w:rFonts w:ascii="Cambria Math" w:hAnsi="Cambria Math" w:cs="Times New Roman"/>
                    <w:sz w:val="24"/>
                    <w:szCs w:val="24"/>
                  </w:rPr>
                  <m:t>x</m:t>
                </m:r>
              </m:e>
            </m:acc>
          </m:num>
          <m:den>
            <m:r>
              <w:rPr>
                <w:rFonts w:ascii="Cambria Math" w:hAnsi="Cambria Math" w:cs="Times New Roman"/>
                <w:sz w:val="24"/>
                <w:szCs w:val="24"/>
              </w:rPr>
              <m:t>σ</m:t>
            </m:r>
          </m:den>
        </m:f>
      </m:oMath>
      <w:r w:rsidR="00CB03D3" w:rsidRPr="00F11986">
        <w:rPr>
          <w:rFonts w:hint="eastAsia"/>
          <w:sz w:val="24"/>
          <w:szCs w:val="24"/>
        </w:rPr>
        <w:t xml:space="preserve"> </w:t>
      </w:r>
      <w:r w:rsidR="00CB03D3" w:rsidRPr="00F11986">
        <w:rPr>
          <w:sz w:val="24"/>
          <w:szCs w:val="24"/>
        </w:rPr>
        <w:t xml:space="preserve"> </w:t>
      </w:r>
    </w:p>
    <w:p w14:paraId="0A0A712C" w14:textId="77777777" w:rsidR="00CB03D3" w:rsidRDefault="00CB03D3" w:rsidP="00CB03D3">
      <w:pPr>
        <w:ind w:firstLineChars="0" w:firstLine="0"/>
        <w:rPr>
          <w:rFonts w:cs="Times New Roman"/>
        </w:rPr>
      </w:pPr>
      <w:r>
        <w:rPr>
          <w:rFonts w:cs="Times New Roman" w:hint="eastAsia"/>
        </w:rPr>
        <w:t>其中，</w:t>
      </w:r>
      <m:oMath>
        <m:sSub>
          <m:sSubPr>
            <m:ctrlPr>
              <w:rPr>
                <w:rFonts w:ascii="Cambria Math" w:hAnsi="Cambria Math" w:cs="Times New Roman"/>
              </w:rPr>
            </m:ctrlPr>
          </m:sSubPr>
          <m:e>
            <m:r>
              <m:rPr>
                <m:scr m:val="script"/>
                <m:sty m:val="p"/>
              </m:rPr>
              <w:rPr>
                <w:rFonts w:ascii="Cambria Math" w:hAnsi="Cambria Math" w:cs="Times New Roman"/>
              </w:rPr>
              <m:t>x</m:t>
            </m:r>
          </m:e>
          <m:sub>
            <m:r>
              <w:rPr>
                <w:rFonts w:ascii="Cambria Math" w:hAnsi="Cambria Math" w:cs="Times New Roman"/>
              </w:rPr>
              <m:t>i</m:t>
            </m:r>
          </m:sub>
        </m:sSub>
      </m:oMath>
      <w:r>
        <w:rPr>
          <w:rFonts w:cs="Times New Roman" w:hint="eastAsia"/>
        </w:rPr>
        <w:t>、</w:t>
      </w:r>
      <m:oMath>
        <m:acc>
          <m:accPr>
            <m:chr m:val="̅"/>
            <m:ctrlPr>
              <w:rPr>
                <w:rFonts w:ascii="Cambria Math" w:hAnsi="Cambria Math" w:cs="Times New Roman"/>
              </w:rPr>
            </m:ctrlPr>
          </m:accPr>
          <m:e>
            <m:r>
              <m:rPr>
                <m:scr m:val="script"/>
              </m:rPr>
              <w:rPr>
                <w:rFonts w:ascii="Cambria Math" w:hAnsi="Cambria Math" w:cs="Times New Roman"/>
              </w:rPr>
              <m:t>x</m:t>
            </m:r>
          </m:e>
        </m:acc>
      </m:oMath>
      <w:r>
        <w:rPr>
          <w:rFonts w:cs="Times New Roman" w:hint="eastAsia"/>
        </w:rPr>
        <w:t>、</w:t>
      </w:r>
      <m:oMath>
        <m:r>
          <m:rPr>
            <m:sty m:val="p"/>
          </m:rPr>
          <w:rPr>
            <w:rFonts w:ascii="Cambria Math" w:hAnsi="Cambria Math" w:cs="Times New Roman"/>
          </w:rPr>
          <m:t>σ</m:t>
        </m:r>
      </m:oMath>
      <w:r>
        <w:rPr>
          <w:rFonts w:cs="Times New Roman" w:hint="eastAsia"/>
        </w:rPr>
        <w:t>分别为原始数值、均值与标准差。</w:t>
      </w:r>
    </w:p>
    <w:p w14:paraId="4DA46B0B" w14:textId="77777777" w:rsidR="00CB03D3" w:rsidRDefault="00CB03D3" w:rsidP="00CB03D3">
      <w:pPr>
        <w:pStyle w:val="3"/>
      </w:pPr>
      <w:r>
        <w:rPr>
          <w:rFonts w:hint="eastAsia"/>
        </w:rPr>
        <w:t>模型开发</w:t>
      </w:r>
    </w:p>
    <w:p w14:paraId="37AB5878" w14:textId="77777777" w:rsidR="00CB03D3" w:rsidRDefault="00CB03D3" w:rsidP="00CB03D3">
      <w:pPr>
        <w:ind w:firstLine="480"/>
      </w:pPr>
      <w:r>
        <w:rPr>
          <w:rFonts w:hint="eastAsia"/>
        </w:rPr>
        <w:t>考虑到离子液体结构特征、固体表面性质以及</w:t>
      </w:r>
      <w:r w:rsidR="005741AB">
        <w:rPr>
          <w:rFonts w:hint="eastAsia"/>
        </w:rPr>
        <w:t>外界环境</w:t>
      </w:r>
      <w:r>
        <w:rPr>
          <w:rFonts w:hint="eastAsia"/>
        </w:rPr>
        <w:t>对纳米摩擦系数</w:t>
      </w:r>
      <w:r>
        <w:rPr>
          <w:rFonts w:cs="Times New Roman"/>
        </w:rPr>
        <w:t>µ</w:t>
      </w:r>
      <w:r>
        <w:rPr>
          <w:rFonts w:hint="eastAsia"/>
        </w:rPr>
        <w:t>的影响具有显著非线性与交互特征，本研究选择了五种具有代表性的回归算法</w:t>
      </w:r>
      <w:r w:rsidRPr="00A7184B">
        <w:rPr>
          <w:rFonts w:hint="eastAsia"/>
        </w:rPr>
        <w:t>进行建模</w:t>
      </w:r>
      <w:r>
        <w:rPr>
          <w:rFonts w:hint="eastAsia"/>
        </w:rPr>
        <w:t>。</w:t>
      </w:r>
    </w:p>
    <w:p w14:paraId="436DB468" w14:textId="77777777" w:rsidR="00CB03D3" w:rsidRPr="005975FD" w:rsidRDefault="00CB03D3" w:rsidP="00CB03D3">
      <w:pPr>
        <w:ind w:firstLineChars="0" w:firstLine="0"/>
        <w:rPr>
          <w:b/>
        </w:rPr>
      </w:pPr>
      <w:r w:rsidRPr="001810DB">
        <w:rPr>
          <w:rFonts w:hint="eastAsia"/>
          <w:b/>
        </w:rPr>
        <w:t>（</w:t>
      </w:r>
      <w:r w:rsidRPr="001810DB">
        <w:rPr>
          <w:rFonts w:hint="eastAsia"/>
          <w:b/>
        </w:rPr>
        <w:t>1</w:t>
      </w:r>
      <w:r w:rsidR="00E76572">
        <w:rPr>
          <w:rFonts w:hint="eastAsia"/>
          <w:b/>
        </w:rPr>
        <w:t>）支持向量机</w:t>
      </w:r>
      <w:r w:rsidR="005975FD">
        <w:rPr>
          <w:rFonts w:hint="eastAsia"/>
          <w:b/>
        </w:rPr>
        <w:t>（</w:t>
      </w:r>
      <w:r w:rsidRPr="001810DB">
        <w:rPr>
          <w:rFonts w:hint="eastAsia"/>
          <w:b/>
        </w:rPr>
        <w:t>Support Vector Regression</w:t>
      </w:r>
      <w:r w:rsidRPr="001810DB">
        <w:rPr>
          <w:rFonts w:hint="eastAsia"/>
          <w:b/>
        </w:rPr>
        <w:t>，</w:t>
      </w:r>
      <w:r w:rsidRPr="001810DB">
        <w:rPr>
          <w:rFonts w:hint="eastAsia"/>
          <w:b/>
        </w:rPr>
        <w:t>SVR</w:t>
      </w:r>
      <w:r w:rsidR="005975FD">
        <w:rPr>
          <w:rFonts w:hint="eastAsia"/>
          <w:b/>
        </w:rPr>
        <w:t>）</w:t>
      </w:r>
    </w:p>
    <w:p w14:paraId="62AED830" w14:textId="77777777" w:rsidR="00CB03D3" w:rsidRDefault="00CB03D3" w:rsidP="00CB03D3">
      <w:pPr>
        <w:ind w:firstLine="480"/>
      </w:pPr>
      <w:r>
        <w:rPr>
          <w:rFonts w:hint="eastAsia"/>
        </w:rPr>
        <w:t>SVR</w:t>
      </w:r>
      <w:r>
        <w:rPr>
          <w:rFonts w:hint="eastAsia"/>
        </w:rPr>
        <w:t>基于</w:t>
      </w:r>
      <w:r w:rsidRPr="005975FD">
        <w:rPr>
          <w:rFonts w:cs="Times New Roman"/>
        </w:rPr>
        <w:t>ε-</w:t>
      </w:r>
      <w:r>
        <w:rPr>
          <w:rFonts w:hint="eastAsia"/>
        </w:rPr>
        <w:t>不敏感损失与最大间隔原则，通过核函数将输入特征映射至高维空间以实现非线性回归，适用于样本量相对有限且描述符维度较高的情形。关键超参</w:t>
      </w:r>
      <w:r w:rsidR="00E76572">
        <w:rPr>
          <w:rFonts w:hint="eastAsia"/>
        </w:rPr>
        <w:t>数包括：核函数</w:t>
      </w:r>
      <w:r w:rsidR="00E76572">
        <w:rPr>
          <w:rFonts w:hint="eastAsia"/>
        </w:rPr>
        <w:t>(</w:t>
      </w:r>
      <w:r w:rsidRPr="00F40E46">
        <w:t>kernel</w:t>
      </w:r>
      <w:r w:rsidR="005975FD">
        <w:rPr>
          <w:rFonts w:hint="eastAsia"/>
        </w:rPr>
        <w:t>)</w:t>
      </w:r>
      <w:r w:rsidRPr="00F40E46">
        <w:rPr>
          <w:rFonts w:hint="eastAsia"/>
        </w:rPr>
        <w:t>、</w:t>
      </w:r>
      <w:r w:rsidR="005975FD">
        <w:rPr>
          <w:rFonts w:hint="eastAsia"/>
        </w:rPr>
        <w:t>核函数系数</w:t>
      </w:r>
      <w:r w:rsidR="005975FD">
        <w:rPr>
          <w:rFonts w:hint="eastAsia"/>
        </w:rPr>
        <w:t>(</w:t>
      </w:r>
      <w:r w:rsidRPr="005629BE">
        <w:rPr>
          <w:rFonts w:hint="eastAsia"/>
        </w:rPr>
        <w:t>gamma</w:t>
      </w:r>
      <w:r w:rsidR="005975FD">
        <w:rPr>
          <w:rFonts w:hint="eastAsia"/>
        </w:rPr>
        <w:t>)</w:t>
      </w:r>
      <w:r w:rsidR="005975FD">
        <w:rPr>
          <w:rFonts w:hint="eastAsia"/>
        </w:rPr>
        <w:t>、正则化参数</w:t>
      </w:r>
      <w:r w:rsidR="005975FD">
        <w:rPr>
          <w:rFonts w:hint="eastAsia"/>
        </w:rPr>
        <w:t>(</w:t>
      </w:r>
      <w:r>
        <w:rPr>
          <w:rFonts w:hint="eastAsia"/>
        </w:rPr>
        <w:t>C</w:t>
      </w:r>
      <w:r w:rsidR="005975FD">
        <w:rPr>
          <w:rFonts w:hint="eastAsia"/>
        </w:rPr>
        <w:t>)</w:t>
      </w:r>
      <w:r>
        <w:rPr>
          <w:rFonts w:hint="eastAsia"/>
        </w:rPr>
        <w:t>和</w:t>
      </w:r>
      <w:r w:rsidRPr="003805DC">
        <w:rPr>
          <w:rFonts w:hint="eastAsia"/>
        </w:rPr>
        <w:t>不敏感损失</w:t>
      </w:r>
      <w:r w:rsidR="00E76572">
        <w:rPr>
          <w:rFonts w:hint="eastAsia"/>
        </w:rPr>
        <w:t>宽度</w:t>
      </w:r>
      <w:r w:rsidR="00E76572">
        <w:rPr>
          <w:rFonts w:hint="eastAsia"/>
        </w:rPr>
        <w:t>(</w:t>
      </w:r>
      <w:r w:rsidRPr="003805DC">
        <w:t>epsilon</w:t>
      </w:r>
      <w:r w:rsidR="00E76572">
        <w:rPr>
          <w:rFonts w:hint="eastAsia"/>
        </w:rPr>
        <w:t>)</w:t>
      </w:r>
      <w:r>
        <w:rPr>
          <w:rFonts w:hint="eastAsia"/>
        </w:rPr>
        <w:t>等。</w:t>
      </w:r>
    </w:p>
    <w:p w14:paraId="68A8A48B" w14:textId="77777777" w:rsidR="00CB03D3" w:rsidRPr="001810DB" w:rsidRDefault="00CB03D3" w:rsidP="00CB03D3">
      <w:pPr>
        <w:ind w:firstLineChars="0" w:firstLine="0"/>
        <w:rPr>
          <w:b/>
        </w:rPr>
      </w:pPr>
      <w:r w:rsidRPr="001810DB">
        <w:rPr>
          <w:rFonts w:hint="eastAsia"/>
          <w:b/>
        </w:rPr>
        <w:t>（</w:t>
      </w:r>
      <w:r w:rsidRPr="001810DB">
        <w:rPr>
          <w:rFonts w:hint="eastAsia"/>
          <w:b/>
        </w:rPr>
        <w:t>2</w:t>
      </w:r>
      <w:r w:rsidR="00E76572">
        <w:rPr>
          <w:rFonts w:hint="eastAsia"/>
          <w:b/>
        </w:rPr>
        <w:t>）随机森林</w:t>
      </w:r>
      <w:r w:rsidR="005975FD">
        <w:rPr>
          <w:rFonts w:hint="eastAsia"/>
          <w:b/>
        </w:rPr>
        <w:t>（</w:t>
      </w:r>
      <w:r w:rsidRPr="001810DB">
        <w:rPr>
          <w:rFonts w:hint="eastAsia"/>
          <w:b/>
        </w:rPr>
        <w:t>Random Forest</w:t>
      </w:r>
      <w:r w:rsidRPr="001810DB">
        <w:rPr>
          <w:rFonts w:hint="eastAsia"/>
          <w:b/>
        </w:rPr>
        <w:t>，</w:t>
      </w:r>
      <w:r w:rsidRPr="001810DB">
        <w:rPr>
          <w:rFonts w:hint="eastAsia"/>
          <w:b/>
        </w:rPr>
        <w:t>RF</w:t>
      </w:r>
      <w:r w:rsidR="005975FD">
        <w:rPr>
          <w:rFonts w:hint="eastAsia"/>
          <w:b/>
        </w:rPr>
        <w:t>）</w:t>
      </w:r>
    </w:p>
    <w:p w14:paraId="28BD530C" w14:textId="77777777" w:rsidR="00CB03D3" w:rsidRDefault="00CB03D3" w:rsidP="00CB03D3">
      <w:pPr>
        <w:ind w:firstLineChars="0" w:firstLine="480"/>
      </w:pPr>
      <w:r>
        <w:rPr>
          <w:rFonts w:hint="eastAsia"/>
        </w:rPr>
        <w:t>RF</w:t>
      </w:r>
      <w:r>
        <w:rPr>
          <w:rFonts w:hint="eastAsia"/>
        </w:rPr>
        <w:t>是</w:t>
      </w:r>
      <w:r w:rsidRPr="001069E8">
        <w:rPr>
          <w:rFonts w:hint="eastAsia"/>
        </w:rPr>
        <w:t>基于</w:t>
      </w:r>
      <w:r>
        <w:rPr>
          <w:rFonts w:hint="eastAsia"/>
        </w:rPr>
        <w:t>Bagging</w:t>
      </w:r>
      <w:r w:rsidRPr="001069E8">
        <w:rPr>
          <w:rFonts w:hint="eastAsia"/>
        </w:rPr>
        <w:t>的集成学习方法，通过</w:t>
      </w:r>
      <w:r>
        <w:rPr>
          <w:rFonts w:hint="eastAsia"/>
        </w:rPr>
        <w:t>对训练样本自助采样并训练多棵决策树，最终以集成平均输出回归预测。</w:t>
      </w:r>
      <w:r>
        <w:t>该模型能够自然捕捉非线性关系与特征间高阶交互，对异常值与噪声相对鲁棒，且对特征尺度不敏感</w:t>
      </w:r>
      <w:r w:rsidR="00E76572">
        <w:rPr>
          <w:rFonts w:hint="eastAsia"/>
        </w:rPr>
        <w:t>。关键超参数包括：树的数量</w:t>
      </w:r>
      <w:r w:rsidR="00E76572">
        <w:rPr>
          <w:rFonts w:hint="eastAsia"/>
        </w:rPr>
        <w:t>(</w:t>
      </w:r>
      <w:proofErr w:type="spellStart"/>
      <w:r w:rsidRPr="001069E8">
        <w:rPr>
          <w:rFonts w:hint="eastAsia"/>
        </w:rPr>
        <w:t>n_estimators</w:t>
      </w:r>
      <w:proofErr w:type="spellEnd"/>
      <w:r w:rsidR="00E76572">
        <w:rPr>
          <w:rFonts w:hint="eastAsia"/>
        </w:rPr>
        <w:t>)</w:t>
      </w:r>
      <w:r w:rsidRPr="001069E8">
        <w:rPr>
          <w:rFonts w:hint="eastAsia"/>
        </w:rPr>
        <w:t>、</w:t>
      </w:r>
      <w:r w:rsidR="00E76572">
        <w:rPr>
          <w:rFonts w:hint="eastAsia"/>
        </w:rPr>
        <w:t>树的最大深度</w:t>
      </w:r>
      <w:r w:rsidR="00E76572">
        <w:rPr>
          <w:rFonts w:hint="eastAsia"/>
        </w:rPr>
        <w:t>(</w:t>
      </w:r>
      <w:proofErr w:type="spellStart"/>
      <w:r w:rsidRPr="001069E8">
        <w:rPr>
          <w:rFonts w:hint="eastAsia"/>
        </w:rPr>
        <w:t>max_depth</w:t>
      </w:r>
      <w:proofErr w:type="spellEnd"/>
      <w:r w:rsidR="00E76572">
        <w:rPr>
          <w:rFonts w:hint="eastAsia"/>
        </w:rPr>
        <w:t>)</w:t>
      </w:r>
      <w:r w:rsidRPr="001069E8">
        <w:rPr>
          <w:rFonts w:hint="eastAsia"/>
        </w:rPr>
        <w:t>、</w:t>
      </w:r>
      <w:r w:rsidRPr="003805DC">
        <w:rPr>
          <w:rFonts w:hint="eastAsia"/>
        </w:rPr>
        <w:t>分裂特征子集大小</w:t>
      </w:r>
      <w:r w:rsidR="00E76572">
        <w:rPr>
          <w:rFonts w:hint="eastAsia"/>
        </w:rPr>
        <w:t>(</w:t>
      </w:r>
      <w:proofErr w:type="spellStart"/>
      <w:r w:rsidRPr="001069E8">
        <w:rPr>
          <w:rFonts w:hint="eastAsia"/>
        </w:rPr>
        <w:t>max_features</w:t>
      </w:r>
      <w:proofErr w:type="spellEnd"/>
      <w:r w:rsidR="00E76572">
        <w:rPr>
          <w:rFonts w:hint="eastAsia"/>
        </w:rPr>
        <w:t>)</w:t>
      </w:r>
      <w:r>
        <w:rPr>
          <w:rFonts w:hint="eastAsia"/>
        </w:rPr>
        <w:t>等。</w:t>
      </w:r>
    </w:p>
    <w:p w14:paraId="0227B214" w14:textId="77777777" w:rsidR="00CB03D3" w:rsidRPr="001810DB" w:rsidRDefault="00CB03D3" w:rsidP="00CB03D3">
      <w:pPr>
        <w:ind w:firstLineChars="0" w:firstLine="0"/>
        <w:rPr>
          <w:b/>
        </w:rPr>
      </w:pPr>
      <w:r w:rsidRPr="001810DB">
        <w:rPr>
          <w:rFonts w:hint="eastAsia"/>
          <w:b/>
        </w:rPr>
        <w:t>（</w:t>
      </w:r>
      <w:r w:rsidRPr="001810DB">
        <w:rPr>
          <w:rFonts w:hint="eastAsia"/>
          <w:b/>
        </w:rPr>
        <w:t>3</w:t>
      </w:r>
      <w:r w:rsidRPr="001810DB">
        <w:rPr>
          <w:rFonts w:hint="eastAsia"/>
          <w:b/>
        </w:rPr>
        <w:t>）</w:t>
      </w:r>
      <w:proofErr w:type="spellStart"/>
      <w:r w:rsidRPr="001810DB">
        <w:rPr>
          <w:rFonts w:hint="eastAsia"/>
          <w:b/>
        </w:rPr>
        <w:t>XGBoost</w:t>
      </w:r>
      <w:proofErr w:type="spellEnd"/>
      <w:r w:rsidRPr="001810DB">
        <w:rPr>
          <w:rFonts w:hint="eastAsia"/>
          <w:b/>
        </w:rPr>
        <w:t xml:space="preserve"> </w:t>
      </w:r>
    </w:p>
    <w:p w14:paraId="47E75E04" w14:textId="77777777" w:rsidR="00CB03D3" w:rsidRDefault="00CB03D3" w:rsidP="00CB03D3">
      <w:pPr>
        <w:ind w:firstLineChars="0" w:firstLine="480"/>
      </w:pPr>
      <w:proofErr w:type="spellStart"/>
      <w:r>
        <w:rPr>
          <w:rFonts w:hint="eastAsia"/>
        </w:rPr>
        <w:t>XGBoost</w:t>
      </w:r>
      <w:proofErr w:type="spellEnd"/>
      <w:r>
        <w:rPr>
          <w:rFonts w:hint="eastAsia"/>
        </w:rPr>
        <w:t>是一种</w:t>
      </w:r>
      <w:r w:rsidRPr="00EA1F86">
        <w:rPr>
          <w:rFonts w:hint="eastAsia"/>
        </w:rPr>
        <w:t>梯度提升树</w:t>
      </w:r>
      <w:r>
        <w:rPr>
          <w:rFonts w:hint="eastAsia"/>
        </w:rPr>
        <w:t>模型</w:t>
      </w:r>
      <w:r w:rsidRPr="00EA1F86">
        <w:rPr>
          <w:rFonts w:hint="eastAsia"/>
        </w:rPr>
        <w:t>，通过逐轮拟合残差并叠加弱学习器实现强预测器，同时引入正则化控制模型复杂度。</w:t>
      </w:r>
      <w:r>
        <w:rPr>
          <w:rFonts w:hint="eastAsia"/>
        </w:rPr>
        <w:t>该模型对非线性与特征交互具有较强拟合能力，在结构化数据上表现稳定，</w:t>
      </w:r>
      <w:r w:rsidRPr="00EA1F86">
        <w:rPr>
          <w:rFonts w:hint="eastAsia"/>
        </w:rPr>
        <w:t>可通过子采样与正则化抑制过拟合，并支持早停提升泛化与训练效率。</w:t>
      </w:r>
      <w:r>
        <w:rPr>
          <w:rFonts w:hint="eastAsia"/>
        </w:rPr>
        <w:t>关键</w:t>
      </w:r>
      <w:r w:rsidRPr="00EA1F86">
        <w:rPr>
          <w:rFonts w:hint="eastAsia"/>
        </w:rPr>
        <w:t>超参数</w:t>
      </w:r>
      <w:r w:rsidR="00E76572">
        <w:rPr>
          <w:rFonts w:hint="eastAsia"/>
        </w:rPr>
        <w:t>包括：树的数量</w:t>
      </w:r>
      <w:r w:rsidR="00E76572">
        <w:rPr>
          <w:rFonts w:hint="eastAsia"/>
        </w:rPr>
        <w:t>(</w:t>
      </w:r>
      <w:proofErr w:type="spellStart"/>
      <w:r>
        <w:rPr>
          <w:rFonts w:hint="eastAsia"/>
        </w:rPr>
        <w:t>n_estimators</w:t>
      </w:r>
      <w:proofErr w:type="spellEnd"/>
      <w:r w:rsidR="00E76572">
        <w:rPr>
          <w:rFonts w:hint="eastAsia"/>
        </w:rPr>
        <w:t>)</w:t>
      </w:r>
      <w:r w:rsidR="00E76572">
        <w:rPr>
          <w:rFonts w:hint="eastAsia"/>
        </w:rPr>
        <w:t>、学习率</w:t>
      </w:r>
      <w:r w:rsidR="00E76572">
        <w:rPr>
          <w:rFonts w:hint="eastAsia"/>
        </w:rPr>
        <w:lastRenderedPageBreak/>
        <w:t>(</w:t>
      </w:r>
      <w:proofErr w:type="spellStart"/>
      <w:r w:rsidRPr="00EA1F86">
        <w:rPr>
          <w:rFonts w:hint="eastAsia"/>
        </w:rPr>
        <w:t>learning_rate</w:t>
      </w:r>
      <w:proofErr w:type="spellEnd"/>
      <w:r w:rsidR="00E76572">
        <w:rPr>
          <w:rFonts w:hint="eastAsia"/>
        </w:rPr>
        <w:t>)</w:t>
      </w:r>
      <w:r w:rsidRPr="00EA1F86">
        <w:rPr>
          <w:rFonts w:hint="eastAsia"/>
        </w:rPr>
        <w:t>、</w:t>
      </w:r>
      <w:r w:rsidR="00E76572">
        <w:rPr>
          <w:rFonts w:hint="eastAsia"/>
        </w:rPr>
        <w:t>树的最大深度</w:t>
      </w:r>
      <w:r w:rsidR="00E76572">
        <w:rPr>
          <w:rFonts w:hint="eastAsia"/>
        </w:rPr>
        <w:t>(</w:t>
      </w:r>
      <w:proofErr w:type="spellStart"/>
      <w:r w:rsidRPr="00EA1F86">
        <w:rPr>
          <w:rFonts w:hint="eastAsia"/>
        </w:rPr>
        <w:t>max_depth</w:t>
      </w:r>
      <w:proofErr w:type="spellEnd"/>
      <w:r w:rsidR="00E76572">
        <w:rPr>
          <w:rFonts w:hint="eastAsia"/>
        </w:rPr>
        <w:t>)</w:t>
      </w:r>
      <w:r w:rsidRPr="00EA1F86">
        <w:rPr>
          <w:rFonts w:hint="eastAsia"/>
        </w:rPr>
        <w:t>、</w:t>
      </w:r>
      <w:r w:rsidR="00E76572">
        <w:rPr>
          <w:rFonts w:hint="eastAsia"/>
        </w:rPr>
        <w:t>正则化强度</w:t>
      </w:r>
      <w:r w:rsidR="00E76572">
        <w:rPr>
          <w:rFonts w:hint="eastAsia"/>
        </w:rPr>
        <w:t>(</w:t>
      </w:r>
      <w:proofErr w:type="spellStart"/>
      <w:r w:rsidRPr="00EA1F86">
        <w:rPr>
          <w:rFonts w:hint="eastAsia"/>
        </w:rPr>
        <w:t>reg_lambda</w:t>
      </w:r>
      <w:proofErr w:type="spellEnd"/>
      <w:r>
        <w:rPr>
          <w:rFonts w:hint="eastAsia"/>
        </w:rPr>
        <w:t>、</w:t>
      </w:r>
      <w:proofErr w:type="spellStart"/>
      <w:r>
        <w:t>reg_alpha</w:t>
      </w:r>
      <w:proofErr w:type="spellEnd"/>
      <w:r w:rsidR="00E76572">
        <w:rPr>
          <w:rFonts w:hint="eastAsia"/>
        </w:rPr>
        <w:t>)</w:t>
      </w:r>
      <w:r>
        <w:rPr>
          <w:rFonts w:hint="eastAsia"/>
        </w:rPr>
        <w:t>等。</w:t>
      </w:r>
    </w:p>
    <w:p w14:paraId="120E9481" w14:textId="77777777" w:rsidR="00CB03D3" w:rsidRPr="001810DB" w:rsidRDefault="00CB03D3" w:rsidP="00CB03D3">
      <w:pPr>
        <w:ind w:firstLineChars="0" w:firstLine="0"/>
        <w:rPr>
          <w:b/>
        </w:rPr>
      </w:pPr>
      <w:r w:rsidRPr="001810DB">
        <w:rPr>
          <w:rFonts w:hint="eastAsia"/>
          <w:b/>
        </w:rPr>
        <w:t>（</w:t>
      </w:r>
      <w:r w:rsidRPr="001810DB">
        <w:rPr>
          <w:rFonts w:hint="eastAsia"/>
          <w:b/>
        </w:rPr>
        <w:t>4</w:t>
      </w:r>
      <w:r w:rsidRPr="001810DB">
        <w:rPr>
          <w:rFonts w:hint="eastAsia"/>
          <w:b/>
        </w:rPr>
        <w:t>）</w:t>
      </w:r>
      <w:proofErr w:type="spellStart"/>
      <w:r w:rsidRPr="001810DB">
        <w:rPr>
          <w:rFonts w:hint="eastAsia"/>
          <w:b/>
        </w:rPr>
        <w:t>CatBoost</w:t>
      </w:r>
      <w:proofErr w:type="spellEnd"/>
    </w:p>
    <w:p w14:paraId="5463C332" w14:textId="77777777" w:rsidR="00CB03D3" w:rsidRDefault="00CB03D3" w:rsidP="00CB03D3">
      <w:pPr>
        <w:ind w:firstLineChars="0" w:firstLine="480"/>
      </w:pPr>
      <w:proofErr w:type="spellStart"/>
      <w:r>
        <w:rPr>
          <w:rFonts w:hint="eastAsia"/>
        </w:rPr>
        <w:t>CatBoost</w:t>
      </w:r>
      <w:proofErr w:type="spellEnd"/>
      <w:r>
        <w:rPr>
          <w:rFonts w:hint="eastAsia"/>
        </w:rPr>
        <w:t>也是一种梯度</w:t>
      </w:r>
      <w:r w:rsidRPr="00EA1F86">
        <w:rPr>
          <w:rFonts w:hint="eastAsia"/>
        </w:rPr>
        <w:t>提升</w:t>
      </w:r>
      <w:r>
        <w:rPr>
          <w:rFonts w:hint="eastAsia"/>
        </w:rPr>
        <w:t>树模型，引入</w:t>
      </w:r>
      <w:r w:rsidRPr="00EA1F86">
        <w:rPr>
          <w:rFonts w:hint="eastAsia"/>
        </w:rPr>
        <w:t>有</w:t>
      </w:r>
      <w:r w:rsidR="00E76572">
        <w:rPr>
          <w:rFonts w:hint="eastAsia"/>
        </w:rPr>
        <w:t>序提升</w:t>
      </w:r>
      <w:r w:rsidR="00E76572">
        <w:rPr>
          <w:rFonts w:hint="eastAsia"/>
        </w:rPr>
        <w:t>(</w:t>
      </w:r>
      <w:r w:rsidRPr="00EA1F86">
        <w:rPr>
          <w:rFonts w:hint="eastAsia"/>
        </w:rPr>
        <w:t>ordered boosting</w:t>
      </w:r>
      <w:r w:rsidR="00E76572">
        <w:rPr>
          <w:rFonts w:hint="eastAsia"/>
        </w:rPr>
        <w:t>)</w:t>
      </w:r>
      <w:r>
        <w:rPr>
          <w:rFonts w:hint="eastAsia"/>
        </w:rPr>
        <w:t>等机制降低训练过程中的偏移风险，</w:t>
      </w:r>
      <w:r w:rsidRPr="00EA1F86">
        <w:rPr>
          <w:rFonts w:hint="eastAsia"/>
        </w:rPr>
        <w:t>支持类别特征编码。</w:t>
      </w:r>
      <w:r>
        <w:rPr>
          <w:rFonts w:hint="eastAsia"/>
        </w:rPr>
        <w:t>在小样本与噪声存在时往往具有较好的稳健性。关键</w:t>
      </w:r>
      <w:r w:rsidRPr="00EA1F86">
        <w:rPr>
          <w:rFonts w:hint="eastAsia"/>
        </w:rPr>
        <w:t>超参数</w:t>
      </w:r>
      <w:r>
        <w:rPr>
          <w:rFonts w:hint="eastAsia"/>
        </w:rPr>
        <w:t>包括：迭代次数</w:t>
      </w:r>
      <w:r w:rsidR="00E76572">
        <w:rPr>
          <w:rFonts w:hint="eastAsia"/>
        </w:rPr>
        <w:t>(</w:t>
      </w:r>
      <w:r>
        <w:rPr>
          <w:rFonts w:hint="eastAsia"/>
        </w:rPr>
        <w:t>iteration</w:t>
      </w:r>
      <w:r w:rsidR="00E76572">
        <w:rPr>
          <w:rFonts w:hint="eastAsia"/>
        </w:rPr>
        <w:t>)</w:t>
      </w:r>
      <w:r w:rsidR="00E76572">
        <w:rPr>
          <w:rFonts w:hint="eastAsia"/>
        </w:rPr>
        <w:t>、学习率</w:t>
      </w:r>
      <w:r w:rsidR="00E76572">
        <w:rPr>
          <w:rFonts w:hint="eastAsia"/>
        </w:rPr>
        <w:t>(</w:t>
      </w:r>
      <w:proofErr w:type="spellStart"/>
      <w:r w:rsidRPr="00800270">
        <w:rPr>
          <w:rFonts w:hint="eastAsia"/>
        </w:rPr>
        <w:t>learning_rate</w:t>
      </w:r>
      <w:proofErr w:type="spellEnd"/>
      <w:r w:rsidR="00E76572">
        <w:rPr>
          <w:rFonts w:hint="eastAsia"/>
        </w:rPr>
        <w:t>)</w:t>
      </w:r>
      <w:r w:rsidR="00E76572">
        <w:rPr>
          <w:rFonts w:hint="eastAsia"/>
        </w:rPr>
        <w:t>、树的最大深度</w:t>
      </w:r>
      <w:r w:rsidR="00E76572">
        <w:t>(</w:t>
      </w:r>
      <w:r w:rsidRPr="00800270">
        <w:rPr>
          <w:rFonts w:hint="eastAsia"/>
        </w:rPr>
        <w:t>depth</w:t>
      </w:r>
      <w:r w:rsidR="00E76572">
        <w:rPr>
          <w:rFonts w:hint="eastAsia"/>
        </w:rPr>
        <w:t>)</w:t>
      </w:r>
      <w:r w:rsidRPr="00800270">
        <w:rPr>
          <w:rFonts w:hint="eastAsia"/>
        </w:rPr>
        <w:t>、</w:t>
      </w:r>
      <w:r>
        <w:rPr>
          <w:rFonts w:hint="eastAsia"/>
        </w:rPr>
        <w:t>L</w:t>
      </w:r>
      <w:r>
        <w:t>2</w:t>
      </w:r>
      <w:r w:rsidR="00E76572">
        <w:rPr>
          <w:rFonts w:hint="eastAsia"/>
        </w:rPr>
        <w:t>正则化</w:t>
      </w:r>
      <w:r w:rsidR="00E76572">
        <w:rPr>
          <w:rFonts w:hint="eastAsia"/>
        </w:rPr>
        <w:t>(</w:t>
      </w:r>
      <w:r>
        <w:rPr>
          <w:rFonts w:hint="eastAsia"/>
        </w:rPr>
        <w:t>1</w:t>
      </w:r>
      <w:r>
        <w:t>2_leaf_</w:t>
      </w:r>
      <w:r w:rsidRPr="00800270">
        <w:rPr>
          <w:rFonts w:hint="eastAsia"/>
        </w:rPr>
        <w:t>reg</w:t>
      </w:r>
      <w:r w:rsidR="00E76572">
        <w:rPr>
          <w:rFonts w:hint="eastAsia"/>
        </w:rPr>
        <w:t>)</w:t>
      </w:r>
      <w:r w:rsidRPr="00800270">
        <w:rPr>
          <w:rFonts w:hint="eastAsia"/>
        </w:rPr>
        <w:t>等</w:t>
      </w:r>
      <w:r>
        <w:rPr>
          <w:rFonts w:hint="eastAsia"/>
        </w:rPr>
        <w:t>。</w:t>
      </w:r>
    </w:p>
    <w:p w14:paraId="1244470F" w14:textId="77777777" w:rsidR="00CB03D3" w:rsidRPr="001810DB" w:rsidRDefault="00CB03D3" w:rsidP="00CB03D3">
      <w:pPr>
        <w:ind w:firstLineChars="0" w:firstLine="0"/>
        <w:rPr>
          <w:b/>
        </w:rPr>
      </w:pPr>
      <w:r w:rsidRPr="001810DB">
        <w:rPr>
          <w:rFonts w:hint="eastAsia"/>
          <w:b/>
        </w:rPr>
        <w:t>（</w:t>
      </w:r>
      <w:r w:rsidRPr="001810DB">
        <w:rPr>
          <w:rFonts w:hint="eastAsia"/>
          <w:b/>
        </w:rPr>
        <w:t>5</w:t>
      </w:r>
      <w:r w:rsidR="00E76572">
        <w:rPr>
          <w:rFonts w:hint="eastAsia"/>
          <w:b/>
        </w:rPr>
        <w:t>）多层感知机</w:t>
      </w:r>
      <w:r w:rsidR="005975FD">
        <w:rPr>
          <w:rFonts w:hint="eastAsia"/>
          <w:b/>
        </w:rPr>
        <w:t>（</w:t>
      </w:r>
      <w:r w:rsidRPr="001810DB">
        <w:rPr>
          <w:b/>
        </w:rPr>
        <w:t>Multilayer Perceptron</w:t>
      </w:r>
      <w:r w:rsidRPr="001810DB">
        <w:rPr>
          <w:rFonts w:hint="eastAsia"/>
          <w:b/>
        </w:rPr>
        <w:t>，</w:t>
      </w:r>
      <w:r w:rsidRPr="001810DB">
        <w:rPr>
          <w:rFonts w:hint="eastAsia"/>
          <w:b/>
        </w:rPr>
        <w:t>MLP</w:t>
      </w:r>
      <w:r w:rsidR="005975FD">
        <w:rPr>
          <w:rFonts w:hint="eastAsia"/>
          <w:b/>
        </w:rPr>
        <w:t>）</w:t>
      </w:r>
    </w:p>
    <w:p w14:paraId="6066C185" w14:textId="77777777" w:rsidR="00CB03D3" w:rsidRDefault="00CB03D3" w:rsidP="00CB03D3">
      <w:pPr>
        <w:ind w:firstLineChars="0" w:firstLine="480"/>
      </w:pPr>
      <w:r>
        <w:rPr>
          <w:rFonts w:hint="eastAsia"/>
        </w:rPr>
        <w:t>MLP</w:t>
      </w:r>
      <w:r w:rsidRPr="00EA1F86">
        <w:rPr>
          <w:rFonts w:hint="eastAsia"/>
        </w:rPr>
        <w:t>为前馈神经网络，通过多层非线性变换逼近输入到输出的映射，采用反向传播优化网络权重。</w:t>
      </w:r>
      <w:r>
        <w:rPr>
          <w:rFonts w:hint="eastAsia"/>
        </w:rPr>
        <w:t>它</w:t>
      </w:r>
      <w:r w:rsidRPr="00EA1F86">
        <w:rPr>
          <w:rFonts w:hint="eastAsia"/>
        </w:rPr>
        <w:t>具备较强的函数逼近能力，能够学习复杂非线性关系；但对样本规模、特征标准化、</w:t>
      </w:r>
      <w:r>
        <w:rPr>
          <w:rFonts w:hint="eastAsia"/>
        </w:rPr>
        <w:t>正则化与训练超参数较敏感，小样本下</w:t>
      </w:r>
      <w:r w:rsidR="00E76572">
        <w:rPr>
          <w:rFonts w:hint="eastAsia"/>
        </w:rPr>
        <w:t>更易出现方差偏大或训练不稳定的现象。关键超参数包括：隐藏层结构</w:t>
      </w:r>
      <w:r w:rsidR="00E76572">
        <w:t>(</w:t>
      </w:r>
      <w:proofErr w:type="spellStart"/>
      <w:r w:rsidRPr="00397BE3">
        <w:t>hidden_layer_sizes</w:t>
      </w:r>
      <w:proofErr w:type="spellEnd"/>
      <w:r w:rsidR="00E76572">
        <w:rPr>
          <w:rFonts w:hint="eastAsia"/>
        </w:rPr>
        <w:t>)</w:t>
      </w:r>
      <w:r w:rsidR="00E76572">
        <w:rPr>
          <w:rFonts w:hint="eastAsia"/>
        </w:rPr>
        <w:t>、激活函数</w:t>
      </w:r>
      <w:r w:rsidR="00E76572">
        <w:rPr>
          <w:rFonts w:hint="eastAsia"/>
        </w:rPr>
        <w:t>(</w:t>
      </w:r>
      <w:r w:rsidRPr="00F40E46">
        <w:t>activation</w:t>
      </w:r>
      <w:r w:rsidR="00E76572">
        <w:rPr>
          <w:rFonts w:hint="eastAsia"/>
        </w:rPr>
        <w:t>)</w:t>
      </w:r>
      <w:r w:rsidR="00E76572">
        <w:rPr>
          <w:rFonts w:hint="eastAsia"/>
        </w:rPr>
        <w:t>、学习率</w:t>
      </w:r>
      <w:r w:rsidR="00E76572">
        <w:rPr>
          <w:rFonts w:hint="eastAsia"/>
        </w:rPr>
        <w:t>(</w:t>
      </w:r>
      <w:proofErr w:type="spellStart"/>
      <w:r w:rsidRPr="00F40E46">
        <w:t>learning_rate_init</w:t>
      </w:r>
      <w:proofErr w:type="spellEnd"/>
      <w:r w:rsidR="00E76572">
        <w:rPr>
          <w:rFonts w:hint="eastAsia"/>
        </w:rPr>
        <w:t>)</w:t>
      </w:r>
      <w:r>
        <w:rPr>
          <w:rFonts w:hint="eastAsia"/>
        </w:rPr>
        <w:t>等。</w:t>
      </w:r>
    </w:p>
    <w:p w14:paraId="611AF88F" w14:textId="77777777" w:rsidR="00CB03D3" w:rsidRDefault="00CB03D3" w:rsidP="00CB03D3">
      <w:pPr>
        <w:pStyle w:val="3"/>
      </w:pPr>
      <w:r>
        <w:rPr>
          <w:rFonts w:hint="eastAsia"/>
        </w:rPr>
        <w:t>模型训练</w:t>
      </w:r>
    </w:p>
    <w:p w14:paraId="62BE7FB5" w14:textId="77777777" w:rsidR="00CB03D3" w:rsidRDefault="00CB03D3" w:rsidP="00CB03D3">
      <w:pPr>
        <w:ind w:firstLine="480"/>
      </w:pPr>
      <w:r>
        <w:rPr>
          <w:rFonts w:hint="eastAsia"/>
        </w:rPr>
        <w:t>机器学习模型训练在</w:t>
      </w:r>
      <w:r w:rsidRPr="00372CA5">
        <w:rPr>
          <w:rFonts w:hint="eastAsia"/>
        </w:rPr>
        <w:t xml:space="preserve">Scikit-learn </w:t>
      </w:r>
      <w:r w:rsidRPr="00122585">
        <w:t>1.0.2</w:t>
      </w:r>
      <w:r w:rsidRPr="00372CA5">
        <w:rPr>
          <w:rFonts w:hint="eastAsia"/>
        </w:rPr>
        <w:t>和</w:t>
      </w:r>
      <w:r>
        <w:rPr>
          <w:rFonts w:hint="eastAsia"/>
        </w:rPr>
        <w:t>Python 3.9</w:t>
      </w:r>
      <w:r w:rsidRPr="00372CA5">
        <w:rPr>
          <w:rFonts w:hint="eastAsia"/>
        </w:rPr>
        <w:t>编程环境中实现</w:t>
      </w:r>
      <w:r>
        <w:rPr>
          <w:rFonts w:hint="eastAsia"/>
        </w:rPr>
        <w:t>。</w:t>
      </w:r>
    </w:p>
    <w:p w14:paraId="413622F6" w14:textId="77777777" w:rsidR="00CB03D3" w:rsidRDefault="00CB03D3" w:rsidP="00CB03D3">
      <w:pPr>
        <w:ind w:firstLine="480"/>
      </w:pPr>
      <w:r>
        <w:rPr>
          <w:rFonts w:hint="eastAsia"/>
        </w:rPr>
        <w:t>在训练集利用网格搜索、随机搜索或者贝叶斯优化等优化函数进行超参数搜索，并通过五倍交叉验证提高数据的利用率和模型的泛化能力。</w:t>
      </w:r>
    </w:p>
    <w:p w14:paraId="54E819E6" w14:textId="77777777" w:rsidR="00CB03D3" w:rsidRDefault="005741AB" w:rsidP="00CB03D3">
      <w:pPr>
        <w:ind w:firstLine="480"/>
      </w:pPr>
      <w:r>
        <w:rPr>
          <w:rFonts w:hint="eastAsia"/>
        </w:rPr>
        <w:t>对</w:t>
      </w:r>
      <w:r w:rsidR="00CB03D3">
        <w:rPr>
          <w:rFonts w:hint="eastAsia"/>
        </w:rPr>
        <w:t>调整好的超参数，在完整训练集上重新训练，再在测试集上评估模型预测能力。根据测试集的评估结果，判断是否需要对模型参数进行适当调整，直至确定最优超参数。确定模型最优</w:t>
      </w:r>
      <w:r w:rsidR="00CB03D3" w:rsidRPr="00610CCD">
        <w:rPr>
          <w:rFonts w:hint="eastAsia"/>
        </w:rPr>
        <w:t>超参数</w:t>
      </w:r>
      <w:r w:rsidR="00CB03D3">
        <w:rPr>
          <w:rFonts w:hint="eastAsia"/>
        </w:rPr>
        <w:t>后，</w:t>
      </w:r>
      <w:r w:rsidR="00CB03D3" w:rsidRPr="00610CCD">
        <w:rPr>
          <w:rFonts w:hint="eastAsia"/>
        </w:rPr>
        <w:t>在完整训练集上重新拟合得到最终模型，用于后续测试集与外部文献验证集评估。</w:t>
      </w:r>
    </w:p>
    <w:p w14:paraId="673660EC" w14:textId="77777777" w:rsidR="00CB03D3" w:rsidRDefault="00CB03D3" w:rsidP="00CB03D3">
      <w:pPr>
        <w:pStyle w:val="3"/>
      </w:pPr>
      <w:r>
        <w:rPr>
          <w:rFonts w:hint="eastAsia"/>
        </w:rPr>
        <w:t>模型评估</w:t>
      </w:r>
    </w:p>
    <w:p w14:paraId="2C312BCE" w14:textId="77777777" w:rsidR="00CB03D3" w:rsidRPr="00A22E9C" w:rsidRDefault="00CB03D3" w:rsidP="00CB03D3">
      <w:pPr>
        <w:ind w:firstLine="480"/>
      </w:pPr>
      <w:r>
        <w:rPr>
          <w:rFonts w:hint="eastAsia"/>
        </w:rPr>
        <w:t>不论是在模型训练过程中的超参数调节环节，还是在</w:t>
      </w:r>
      <w:r w:rsidR="00B27EB1">
        <w:t>确定最优超参数后，模型在</w:t>
      </w:r>
      <w:r>
        <w:t>测试集上</w:t>
      </w:r>
      <w:r>
        <w:rPr>
          <w:rFonts w:hint="eastAsia"/>
        </w:rPr>
        <w:t>测试</w:t>
      </w:r>
      <w:r>
        <w:t>泛化</w:t>
      </w:r>
      <w:r>
        <w:rPr>
          <w:rFonts w:hint="eastAsia"/>
        </w:rPr>
        <w:t>能力环节，以及</w:t>
      </w:r>
      <w:r w:rsidR="00B27EB1">
        <w:rPr>
          <w:rFonts w:hint="eastAsia"/>
        </w:rPr>
        <w:t>在</w:t>
      </w:r>
      <w:r w:rsidRPr="0082615D">
        <w:rPr>
          <w:rFonts w:hint="eastAsia"/>
        </w:rPr>
        <w:t>验证集上进</w:t>
      </w:r>
      <w:r w:rsidR="00B27EB1">
        <w:rPr>
          <w:rFonts w:hint="eastAsia"/>
        </w:rPr>
        <w:t>检验模型在低频离子类别与</w:t>
      </w:r>
      <w:r w:rsidRPr="0082615D">
        <w:rPr>
          <w:rFonts w:hint="eastAsia"/>
        </w:rPr>
        <w:t>摩擦区间上的外推表现</w:t>
      </w:r>
      <w:r w:rsidR="00B27EB1">
        <w:rPr>
          <w:rFonts w:hint="eastAsia"/>
        </w:rPr>
        <w:t>环节，都需要借助一系列评估指标客观比较不同模型</w:t>
      </w:r>
      <w:r>
        <w:rPr>
          <w:rFonts w:hint="eastAsia"/>
        </w:rPr>
        <w:t>在纳米摩擦系数</w:t>
      </w:r>
      <w:r>
        <w:rPr>
          <w:rFonts w:cs="Times New Roman"/>
        </w:rPr>
        <w:t>µ</w:t>
      </w:r>
      <w:r>
        <w:rPr>
          <w:rFonts w:hint="eastAsia"/>
        </w:rPr>
        <w:t>预测任务中的泛化能力。本研究采用</w:t>
      </w:r>
      <w:r w:rsidRPr="004071BA">
        <w:rPr>
          <w:rFonts w:hint="eastAsia"/>
        </w:rPr>
        <w:t>决定系数</w:t>
      </w:r>
      <w:r w:rsidR="005975FD">
        <w:rPr>
          <w:rFonts w:hint="eastAsia"/>
        </w:rPr>
        <w:t>(</w:t>
      </w:r>
      <w:r>
        <w:rPr>
          <w:rFonts w:hint="eastAsia"/>
        </w:rPr>
        <w:t>R</w:t>
      </w:r>
      <w:r w:rsidRPr="00D24FEF">
        <w:rPr>
          <w:vertAlign w:val="superscript"/>
        </w:rPr>
        <w:t>2</w:t>
      </w:r>
      <w:r w:rsidR="005975FD">
        <w:rPr>
          <w:rFonts w:hint="eastAsia"/>
        </w:rPr>
        <w:t>)</w:t>
      </w:r>
      <w:r>
        <w:rPr>
          <w:rFonts w:hint="eastAsia"/>
        </w:rPr>
        <w:t>、</w:t>
      </w:r>
      <w:r w:rsidR="005975FD">
        <w:rPr>
          <w:rFonts w:hint="eastAsia"/>
        </w:rPr>
        <w:t>均方根误差</w:t>
      </w:r>
      <w:r w:rsidR="005975FD">
        <w:rPr>
          <w:rFonts w:hint="eastAsia"/>
        </w:rPr>
        <w:t>(</w:t>
      </w:r>
      <w:r w:rsidRPr="004071BA">
        <w:rPr>
          <w:rFonts w:hint="eastAsia"/>
        </w:rPr>
        <w:t>RMSE</w:t>
      </w:r>
      <w:r w:rsidR="005975FD">
        <w:rPr>
          <w:rFonts w:hint="eastAsia"/>
        </w:rPr>
        <w:t>)</w:t>
      </w:r>
      <w:r w:rsidRPr="004071BA">
        <w:rPr>
          <w:rFonts w:hint="eastAsia"/>
        </w:rPr>
        <w:t>与平均绝对误</w:t>
      </w:r>
      <w:r w:rsidR="005975FD">
        <w:rPr>
          <w:rFonts w:hint="eastAsia"/>
        </w:rPr>
        <w:t>差</w:t>
      </w:r>
      <w:r w:rsidR="005975FD">
        <w:rPr>
          <w:rFonts w:hint="eastAsia"/>
        </w:rPr>
        <w:t>(</w:t>
      </w:r>
      <w:r w:rsidRPr="004071BA">
        <w:rPr>
          <w:rFonts w:hint="eastAsia"/>
        </w:rPr>
        <w:t>MAE</w:t>
      </w:r>
      <w:r w:rsidR="005975FD">
        <w:rPr>
          <w:rFonts w:hint="eastAsia"/>
        </w:rPr>
        <w:t>)</w:t>
      </w:r>
      <w:r w:rsidRPr="004071BA">
        <w:rPr>
          <w:rFonts w:hint="eastAsia"/>
        </w:rPr>
        <w:t>作为主要评价指标，分别反映拟合优度、对大误差的敏感性以及平均偏差幅度。其定义如下：</w:t>
      </w:r>
    </w:p>
    <w:p w14:paraId="756A5127" w14:textId="77777777" w:rsidR="00CB03D3" w:rsidRPr="00BA055B" w:rsidRDefault="00000000" w:rsidP="00CB03D3">
      <w:pPr>
        <w:pStyle w:val="ac"/>
        <w:rPr>
          <w:rFonts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sz w:val="24"/>
                          <w:szCs w:val="24"/>
                        </w:rPr>
                      </m:ctrlPr>
                    </m:sSupPr>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num>
            <m:den>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sz w:val="24"/>
                          <w:szCs w:val="24"/>
                        </w:rPr>
                      </m:ctrlPr>
                    </m:sSupPr>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e>
                    <m:sup>
                      <m:r>
                        <w:rPr>
                          <w:rFonts w:ascii="Cambria Math" w:hAnsi="Cambria Math" w:cs="Times New Roman"/>
                          <w:sz w:val="24"/>
                          <w:szCs w:val="24"/>
                        </w:rPr>
                        <m:t>2</m:t>
                      </m:r>
                    </m:sup>
                  </m:sSup>
                </m:e>
              </m:nary>
            </m:den>
          </m:f>
        </m:oMath>
      </m:oMathPara>
    </w:p>
    <w:p w14:paraId="0AB844C6" w14:textId="77777777" w:rsidR="00CB03D3" w:rsidRPr="00BA055B" w:rsidRDefault="00CB03D3" w:rsidP="00CB03D3">
      <w:pPr>
        <w:pStyle w:val="ac"/>
        <w:rPr>
          <w:rFonts w:cs="Times New Roman"/>
          <w:sz w:val="24"/>
          <w:szCs w:val="24"/>
        </w:rPr>
      </w:pPr>
      <m:oMathPara>
        <m:oMath>
          <m:r>
            <m:rPr>
              <m:sty m:val="p"/>
            </m:rPr>
            <w:rPr>
              <w:rFonts w:ascii="Cambria Math" w:hAnsi="Cambria Math" w:cs="Times New Roman"/>
              <w:sz w:val="24"/>
              <w:szCs w:val="24"/>
            </w:rPr>
            <m:t>RMSE</m:t>
          </m:r>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sup>
                      <m:r>
                        <w:rPr>
                          <w:rFonts w:ascii="Cambria Math" w:hAnsi="Cambria Math" w:cs="Times New Roman"/>
                          <w:sz w:val="24"/>
                          <w:szCs w:val="24"/>
                        </w:rPr>
                        <m:t>2</m:t>
                      </m:r>
                    </m:sup>
                  </m:sSup>
                </m:e>
              </m:nary>
            </m:e>
          </m:rad>
        </m:oMath>
      </m:oMathPara>
    </w:p>
    <w:p w14:paraId="5A33204B" w14:textId="77777777" w:rsidR="00CB03D3" w:rsidRPr="00BA055B" w:rsidRDefault="00CB03D3" w:rsidP="00CB03D3">
      <w:pPr>
        <w:pStyle w:val="ac"/>
        <w:rPr>
          <w:rFonts w:cs="Times New Roman"/>
          <w:sz w:val="24"/>
          <w:szCs w:val="24"/>
        </w:rPr>
      </w:pPr>
      <m:oMathPara>
        <m:oMath>
          <m:r>
            <m:rPr>
              <m:sty m:val="p"/>
            </m:rPr>
            <w:rPr>
              <w:rFonts w:ascii="Cambria Math" w:hAnsi="Cambria Math" w:cs="Times New Roman"/>
              <w:sz w:val="24"/>
              <w:szCs w:val="24"/>
            </w:rPr>
            <w:lastRenderedPageBreak/>
            <m:t>MAE=</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e>
          </m:nary>
        </m:oMath>
      </m:oMathPara>
    </w:p>
    <w:p w14:paraId="766AB835" w14:textId="77777777" w:rsidR="00CB03D3" w:rsidRDefault="00CB03D3" w:rsidP="00CB03D3">
      <w:pPr>
        <w:ind w:firstLineChars="0" w:firstLine="0"/>
      </w:pPr>
      <w:r w:rsidRPr="00066BDA">
        <w:t>其中为</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66BDA">
        <w:t>真实摩擦系数</w:t>
      </w:r>
      <w:r>
        <w:rPr>
          <w:rFonts w:hint="eastAsia"/>
        </w:rPr>
        <w:t>值</w:t>
      </w:r>
      <w:r w:rsidRPr="00066BDA">
        <w:t>，</w:t>
      </w:r>
      <m:oMath>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Pr="00066BDA">
        <w:t>为</w:t>
      </w:r>
      <w:r>
        <w:rPr>
          <w:rFonts w:hint="eastAsia"/>
        </w:rPr>
        <w:t>机器学习</w:t>
      </w:r>
      <w:r w:rsidRPr="00066BDA">
        <w:t>模型预测值，</w:t>
      </w:r>
      <m:oMath>
        <m:acc>
          <m:accPr>
            <m:chr m:val="̅"/>
            <m:ctrlPr>
              <w:rPr>
                <w:rFonts w:ascii="Cambria Math" w:hAnsi="Cambria Math"/>
              </w:rPr>
            </m:ctrlPr>
          </m:accPr>
          <m:e>
            <m:r>
              <w:rPr>
                <w:rFonts w:ascii="Cambria Math" w:hAnsi="Cambria Math"/>
              </w:rPr>
              <m:t>y</m:t>
            </m:r>
          </m:e>
        </m:acc>
      </m:oMath>
      <w:r w:rsidRPr="00066BDA">
        <w:t>为样本均值，</w:t>
      </w:r>
      <w:r>
        <w:t>n</w:t>
      </w:r>
      <w:r w:rsidRPr="00066BDA">
        <w:t>为评估样本数。</w:t>
      </w:r>
    </w:p>
    <w:p w14:paraId="7729B6B9" w14:textId="77777777" w:rsidR="00CB03D3" w:rsidRDefault="00CB03D3" w:rsidP="00CB03D3">
      <w:pPr>
        <w:pStyle w:val="3"/>
      </w:pPr>
      <w:r>
        <w:rPr>
          <w:rFonts w:hint="eastAsia"/>
        </w:rPr>
        <w:t>模型解释</w:t>
      </w:r>
    </w:p>
    <w:p w14:paraId="1653BF96" w14:textId="77777777" w:rsidR="00CB03D3" w:rsidRDefault="00CB03D3" w:rsidP="00CB03D3">
      <w:pPr>
        <w:ind w:firstLine="480"/>
      </w:pPr>
      <w:r w:rsidRPr="00B771E6">
        <w:rPr>
          <w:rFonts w:hint="eastAsia"/>
        </w:rPr>
        <w:t>在</w:t>
      </w:r>
      <w:r w:rsidRPr="00B771E6">
        <w:rPr>
          <w:rFonts w:hint="eastAsia"/>
        </w:rPr>
        <w:t>2.2.5</w:t>
      </w:r>
      <w:r w:rsidRPr="00B771E6">
        <w:rPr>
          <w:rFonts w:hint="eastAsia"/>
        </w:rPr>
        <w:t>完成模型评估后</w:t>
      </w:r>
      <w:r>
        <w:rPr>
          <w:rFonts w:hint="eastAsia"/>
        </w:rPr>
        <w:t>，为将机器学习预测结果与可解释的输入特征建立联系（即发掘特征变量之间的关系、识别影响预测结果的关键特征、揭示关键特征对目标变量</w:t>
      </w:r>
      <w:r w:rsidRPr="00B771E6">
        <w:rPr>
          <w:rFonts w:hint="eastAsia"/>
        </w:rPr>
        <w:t>的作用机制</w:t>
      </w:r>
      <w:r>
        <w:rPr>
          <w:rFonts w:hint="eastAsia"/>
        </w:rPr>
        <w:t>），</w:t>
      </w:r>
      <w:r w:rsidRPr="00B771E6">
        <w:rPr>
          <w:rFonts w:hint="eastAsia"/>
        </w:rPr>
        <w:t>本论文采用</w:t>
      </w:r>
      <w:r w:rsidR="00844A40">
        <w:rPr>
          <w:rFonts w:hint="eastAsia"/>
        </w:rPr>
        <w:t>皮尔逊相关系数和</w:t>
      </w:r>
      <w:r w:rsidR="00844A40">
        <w:rPr>
          <w:rFonts w:hint="eastAsia"/>
        </w:rPr>
        <w:t>SHAP</w:t>
      </w:r>
      <w:r w:rsidRPr="00B771E6">
        <w:rPr>
          <w:rFonts w:hint="eastAsia"/>
        </w:rPr>
        <w:t>分析</w:t>
      </w:r>
      <w:r>
        <w:rPr>
          <w:rFonts w:hint="eastAsia"/>
        </w:rPr>
        <w:t>，对最优模型进行解释</w:t>
      </w:r>
      <w:r w:rsidRPr="00B771E6">
        <w:rPr>
          <w:rFonts w:hint="eastAsia"/>
        </w:rPr>
        <w:t>与可视化</w:t>
      </w:r>
      <w:r>
        <w:rPr>
          <w:rFonts w:hint="eastAsia"/>
        </w:rPr>
        <w:t>分析。</w:t>
      </w:r>
    </w:p>
    <w:p w14:paraId="25E99205" w14:textId="77777777" w:rsidR="00CB03D3" w:rsidRPr="001810DB" w:rsidRDefault="00CB03D3" w:rsidP="00CB03D3">
      <w:pPr>
        <w:ind w:firstLineChars="0" w:firstLine="0"/>
        <w:rPr>
          <w:b/>
        </w:rPr>
      </w:pPr>
      <w:r w:rsidRPr="001810DB">
        <w:rPr>
          <w:rFonts w:hint="eastAsia"/>
          <w:b/>
        </w:rPr>
        <w:t>（</w:t>
      </w:r>
      <w:r w:rsidRPr="001810DB">
        <w:rPr>
          <w:rFonts w:hint="eastAsia"/>
          <w:b/>
        </w:rPr>
        <w:t>1</w:t>
      </w:r>
      <w:r w:rsidR="005975FD">
        <w:rPr>
          <w:rFonts w:hint="eastAsia"/>
          <w:b/>
        </w:rPr>
        <w:t>）皮尔逊相关系数（</w:t>
      </w:r>
      <w:r w:rsidRPr="001810DB">
        <w:rPr>
          <w:rFonts w:hint="eastAsia"/>
          <w:b/>
        </w:rPr>
        <w:t>Pearson Correlation Coefficient</w:t>
      </w:r>
      <w:r w:rsidR="005975FD">
        <w:rPr>
          <w:rFonts w:hint="eastAsia"/>
          <w:b/>
        </w:rPr>
        <w:t>）</w:t>
      </w:r>
    </w:p>
    <w:p w14:paraId="0C9389F5" w14:textId="77777777" w:rsidR="00CB03D3" w:rsidRDefault="005975FD" w:rsidP="00CB03D3">
      <w:pPr>
        <w:ind w:firstLine="480"/>
      </w:pPr>
      <w:r>
        <w:rPr>
          <w:rFonts w:hint="eastAsia"/>
        </w:rPr>
        <w:t>皮尔逊相关系数</w:t>
      </w:r>
      <w:r>
        <w:rPr>
          <w:rFonts w:hint="eastAsia"/>
        </w:rPr>
        <w:t>(</w:t>
      </w:r>
      <w:r w:rsidR="00CB03D3">
        <w:rPr>
          <w:rFonts w:hint="eastAsia"/>
        </w:rPr>
        <w:t>r</w:t>
      </w:r>
      <w:r>
        <w:rPr>
          <w:rFonts w:hint="eastAsia"/>
        </w:rPr>
        <w:t>)</w:t>
      </w:r>
      <w:r w:rsidR="00CB03D3">
        <w:rPr>
          <w:rFonts w:hint="eastAsia"/>
        </w:rPr>
        <w:t>是一种度量两个随机变量之间</w:t>
      </w:r>
      <w:r w:rsidR="00CB03D3" w:rsidRPr="001F2FAE">
        <w:rPr>
          <w:rFonts w:hint="eastAsia"/>
        </w:rPr>
        <w:t>线性相关强度</w:t>
      </w:r>
      <w:r w:rsidR="00CB03D3">
        <w:rPr>
          <w:rFonts w:hint="eastAsia"/>
        </w:rPr>
        <w:t>和诊断共线性的方法</w:t>
      </w:r>
      <w:r w:rsidR="00CB03D3" w:rsidRPr="001F2FAE">
        <w:rPr>
          <w:rFonts w:hint="eastAsia"/>
        </w:rPr>
        <w:t>，其总体形式可表示为协方差与标准差的归一化比值：</w:t>
      </w:r>
    </w:p>
    <w:p w14:paraId="13204211" w14:textId="77777777" w:rsidR="00CB03D3" w:rsidRPr="001F2FAE" w:rsidRDefault="00000000" w:rsidP="00CB03D3">
      <w:pPr>
        <w:pStyle w:val="ac"/>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XY</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cov</m:t>
              </m:r>
              <m:r>
                <w:rPr>
                  <w:rFonts w:ascii="Cambria Math" w:hAnsi="Cambria Math"/>
                  <w:sz w:val="24"/>
                  <w:szCs w:val="24"/>
                </w:rPr>
                <m:t>(X,Y)</m:t>
              </m:r>
            </m:num>
            <m:den>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X</m:t>
                  </m:r>
                </m:sub>
              </m:sSub>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Y</m:t>
                  </m:r>
                </m:sub>
              </m:sSub>
            </m:den>
          </m:f>
        </m:oMath>
      </m:oMathPara>
    </w:p>
    <w:p w14:paraId="57933348" w14:textId="77777777" w:rsidR="00CB03D3" w:rsidRPr="00844A40" w:rsidRDefault="00CB03D3" w:rsidP="00844A40">
      <w:pPr>
        <w:ind w:firstLineChars="0" w:firstLine="0"/>
      </w:pPr>
      <w:r>
        <w:rPr>
          <w:rFonts w:hint="eastAsia"/>
        </w:rPr>
        <w:t>r</w:t>
      </w:r>
      <w:r w:rsidRPr="001F2FAE">
        <w:rPr>
          <w:rFonts w:hint="eastAsia"/>
        </w:rPr>
        <w:t>取值范围为</w:t>
      </w:r>
      <w:r>
        <w:rPr>
          <w:rFonts w:hint="eastAsia"/>
        </w:rPr>
        <w:t>[</w:t>
      </w:r>
      <w:r>
        <w:t>-1,1]</w:t>
      </w:r>
      <w:r>
        <w:rPr>
          <w:rFonts w:hint="eastAsia"/>
        </w:rPr>
        <w:t>，</w:t>
      </w:r>
      <w:r w:rsidRPr="001F2FAE">
        <w:rPr>
          <w:rFonts w:hint="eastAsia"/>
        </w:rPr>
        <w:t>符号表征线性关系方向，绝对值大小表征线性相关强度</w:t>
      </w:r>
      <w:r>
        <w:rPr>
          <w:rFonts w:hint="eastAsia"/>
        </w:rPr>
        <w:t>。</w:t>
      </w:r>
    </w:p>
    <w:p w14:paraId="45233855" w14:textId="77777777" w:rsidR="00CB03D3" w:rsidRPr="001810DB" w:rsidRDefault="00CB03D3" w:rsidP="00CB03D3">
      <w:pPr>
        <w:ind w:firstLineChars="0" w:firstLine="0"/>
        <w:rPr>
          <w:b/>
        </w:rPr>
      </w:pPr>
      <w:r w:rsidRPr="001810DB">
        <w:rPr>
          <w:rFonts w:hint="eastAsia"/>
          <w:b/>
        </w:rPr>
        <w:t>（</w:t>
      </w:r>
      <w:r w:rsidR="00844A40">
        <w:rPr>
          <w:b/>
        </w:rPr>
        <w:t>2</w:t>
      </w:r>
      <w:r w:rsidRPr="001810DB">
        <w:rPr>
          <w:rFonts w:hint="eastAsia"/>
          <w:b/>
        </w:rPr>
        <w:t>）</w:t>
      </w:r>
      <w:r w:rsidRPr="001810DB">
        <w:rPr>
          <w:rFonts w:hint="eastAsia"/>
          <w:b/>
        </w:rPr>
        <w:t>SHAP</w:t>
      </w:r>
      <w:r w:rsidRPr="001810DB">
        <w:rPr>
          <w:rFonts w:hint="eastAsia"/>
          <w:b/>
        </w:rPr>
        <w:t>分析（</w:t>
      </w:r>
      <w:proofErr w:type="spellStart"/>
      <w:r w:rsidRPr="001810DB">
        <w:rPr>
          <w:rFonts w:hint="eastAsia"/>
          <w:b/>
        </w:rPr>
        <w:t>SHapley</w:t>
      </w:r>
      <w:proofErr w:type="spellEnd"/>
      <w:r w:rsidRPr="001810DB">
        <w:rPr>
          <w:rFonts w:hint="eastAsia"/>
          <w:b/>
        </w:rPr>
        <w:t xml:space="preserve"> Additive </w:t>
      </w:r>
      <w:proofErr w:type="spellStart"/>
      <w:r w:rsidRPr="001810DB">
        <w:rPr>
          <w:rFonts w:hint="eastAsia"/>
          <w:b/>
        </w:rPr>
        <w:t>exPlanations</w:t>
      </w:r>
      <w:proofErr w:type="spellEnd"/>
      <w:r w:rsidRPr="001810DB">
        <w:rPr>
          <w:rFonts w:hint="eastAsia"/>
          <w:b/>
        </w:rPr>
        <w:t>）</w:t>
      </w:r>
    </w:p>
    <w:p w14:paraId="7334F349" w14:textId="77777777" w:rsidR="00CB03D3" w:rsidRPr="004C1E64" w:rsidRDefault="00CB03D3" w:rsidP="00CB03D3">
      <w:pPr>
        <w:ind w:firstLine="480"/>
      </w:pPr>
      <w:r>
        <w:rPr>
          <w:rFonts w:hint="eastAsia"/>
        </w:rPr>
        <w:t>S</w:t>
      </w:r>
      <w:r>
        <w:t>HAP</w:t>
      </w:r>
      <w:r>
        <w:rPr>
          <w:rFonts w:hint="eastAsia"/>
        </w:rPr>
        <w:t>是一种兼顾局部解释和全局重要性的分析方法，其基于</w:t>
      </w:r>
      <w:r w:rsidRPr="00B51F88">
        <w:rPr>
          <w:rFonts w:hint="eastAsia"/>
        </w:rPr>
        <w:t>博弈论</w:t>
      </w:r>
      <w:r>
        <w:rPr>
          <w:rFonts w:hint="eastAsia"/>
        </w:rPr>
        <w:t>Shapley</w:t>
      </w:r>
      <w:r w:rsidRPr="00B51F88">
        <w:rPr>
          <w:rFonts w:hint="eastAsia"/>
        </w:rPr>
        <w:t>值</w:t>
      </w:r>
      <w:r>
        <w:rPr>
          <w:rFonts w:hint="eastAsia"/>
        </w:rPr>
        <w:t>，</w:t>
      </w:r>
      <w:r w:rsidRPr="00B51F88">
        <w:rPr>
          <w:rFonts w:hint="eastAsia"/>
        </w:rPr>
        <w:t>将模型预测解释为特征贡献的加性分解</w:t>
      </w:r>
      <w:r>
        <w:rPr>
          <w:rFonts w:hint="eastAsia"/>
        </w:rPr>
        <w:t>。</w:t>
      </w:r>
      <w:r w:rsidRPr="001509A2">
        <w:rPr>
          <w:rFonts w:hint="eastAsia"/>
        </w:rPr>
        <w:t>其核心思想是把“特征”视为合作博弈中的参与者，把模型输出视为总收益，通过计算特征在所有可能加入顺序下的平均边际贡献来定义该特征对单次预测的贡献值。</w:t>
      </w:r>
      <w:r w:rsidRPr="001509A2">
        <w:rPr>
          <w:rFonts w:hint="eastAsia"/>
        </w:rPr>
        <w:t xml:space="preserve">SHAP </w:t>
      </w:r>
      <w:r w:rsidRPr="001509A2">
        <w:rPr>
          <w:rFonts w:hint="eastAsia"/>
        </w:rPr>
        <w:t>可同</w:t>
      </w:r>
      <w:r>
        <w:rPr>
          <w:rFonts w:hint="eastAsia"/>
        </w:rPr>
        <w:t>时提供重要性大小与作用方向，并用于识别关键变量的非线性作用区间。但</w:t>
      </w:r>
      <w:r w:rsidRPr="001509A2">
        <w:rPr>
          <w:rFonts w:hint="eastAsia"/>
        </w:rPr>
        <w:t>在特征高度相关时，贡献可能在相关变量间分摊</w:t>
      </w:r>
      <w:r>
        <w:rPr>
          <w:rFonts w:hint="eastAsia"/>
        </w:rPr>
        <w:t>。</w:t>
      </w:r>
    </w:p>
    <w:p w14:paraId="516632A0" w14:textId="77777777" w:rsidR="00CB03D3" w:rsidRDefault="008D3E58" w:rsidP="00CB03D3">
      <w:pPr>
        <w:pStyle w:val="2"/>
      </w:pPr>
      <w:r>
        <w:rPr>
          <w:rFonts w:hint="eastAsia"/>
        </w:rPr>
        <w:t>外部实验验证</w:t>
      </w:r>
    </w:p>
    <w:p w14:paraId="58B10EBF" w14:textId="77777777" w:rsidR="00A63DE1" w:rsidRPr="00A63DE1" w:rsidRDefault="00A63DE1" w:rsidP="00A63DE1">
      <w:pPr>
        <w:ind w:firstLine="480"/>
      </w:pPr>
      <w:r w:rsidRPr="00A63DE1">
        <w:rPr>
          <w:rFonts w:hint="eastAsia"/>
        </w:rPr>
        <w:t>根据图</w:t>
      </w:r>
      <w:r w:rsidRPr="00A63DE1">
        <w:rPr>
          <w:rFonts w:hint="eastAsia"/>
        </w:rPr>
        <w:t>2.2</w:t>
      </w:r>
      <w:r w:rsidRPr="00A63DE1">
        <w:rPr>
          <w:rFonts w:hint="eastAsia"/>
        </w:rPr>
        <w:t>可知，</w:t>
      </w:r>
      <w:r w:rsidRPr="00A63DE1">
        <w:rPr>
          <w:rFonts w:hint="eastAsia"/>
        </w:rPr>
        <w:t>Dataset-A</w:t>
      </w:r>
      <w:r w:rsidRPr="00A63DE1">
        <w:rPr>
          <w:rFonts w:hint="eastAsia"/>
        </w:rPr>
        <w:t>与</w:t>
      </w:r>
      <w:r w:rsidRPr="00A63DE1">
        <w:rPr>
          <w:rFonts w:hint="eastAsia"/>
        </w:rPr>
        <w:t>Dataset-B</w:t>
      </w:r>
      <w:r w:rsidRPr="00A63DE1">
        <w:rPr>
          <w:rFonts w:hint="eastAsia"/>
        </w:rPr>
        <w:t>的摩擦系数主要集中在较低区间，而在</w:t>
      </w:r>
      <w:r>
        <w:rPr>
          <w:rFonts w:hint="eastAsia"/>
        </w:rPr>
        <w:t>[0,</w:t>
      </w:r>
      <w:r w:rsidRPr="00A63DE1">
        <w:rPr>
          <w:rFonts w:hint="eastAsia"/>
        </w:rPr>
        <w:t>0.01)</w:t>
      </w:r>
      <w:r w:rsidRPr="00A63DE1">
        <w:rPr>
          <w:rFonts w:hint="eastAsia"/>
        </w:rPr>
        <w:t>范围内样本数量明显减少，且分布不均匀。由于极低摩擦区间更容易受到样本稀疏、测量噪声和实验条件差异的影响，而该区间又对应离子液体界面润滑中具有重要应用潜力的超低摩擦状态，因此仅依赖文献数据尚不足以充分检验模型在低μ区域的外推能力。基于此，本研究</w:t>
      </w:r>
      <w:r w:rsidR="00B043CA">
        <w:rPr>
          <w:rFonts w:hint="eastAsia"/>
        </w:rPr>
        <w:t>通过实验</w:t>
      </w:r>
      <w:r w:rsidRPr="00A63DE1">
        <w:rPr>
          <w:rFonts w:hint="eastAsia"/>
        </w:rPr>
        <w:t>进一步构建独立的外部实验验证集（</w:t>
      </w:r>
      <w:r w:rsidRPr="00A63DE1">
        <w:rPr>
          <w:rFonts w:hint="eastAsia"/>
        </w:rPr>
        <w:t>Exp</w:t>
      </w:r>
      <w:r w:rsidR="00E52753">
        <w:t xml:space="preserve"> </w:t>
      </w:r>
      <w:r w:rsidRPr="00A63DE1">
        <w:rPr>
          <w:rFonts w:hint="eastAsia"/>
        </w:rPr>
        <w:t>in</w:t>
      </w:r>
      <w:r w:rsidR="00E52753">
        <w:t xml:space="preserve"> </w:t>
      </w:r>
      <w:r w:rsidRPr="00A63DE1">
        <w:rPr>
          <w:rFonts w:hint="eastAsia"/>
        </w:rPr>
        <w:t>this</w:t>
      </w:r>
      <w:r w:rsidR="00E52753">
        <w:t xml:space="preserve"> </w:t>
      </w:r>
      <w:r w:rsidRPr="00A63DE1">
        <w:rPr>
          <w:rFonts w:hint="eastAsia"/>
        </w:rPr>
        <w:t>work</w:t>
      </w:r>
      <w:r w:rsidRPr="00A63DE1">
        <w:rPr>
          <w:rFonts w:hint="eastAsia"/>
        </w:rPr>
        <w:t>），用于检验模型在低摩擦系数区间的泛化性能。</w:t>
      </w:r>
    </w:p>
    <w:p w14:paraId="1B8FA170" w14:textId="77777777" w:rsidR="00E304D9" w:rsidRDefault="001F18FD" w:rsidP="00890258">
      <w:pPr>
        <w:pStyle w:val="3"/>
        <w:numPr>
          <w:ilvl w:val="2"/>
          <w:numId w:val="8"/>
        </w:numPr>
      </w:pPr>
      <w:r>
        <w:rPr>
          <w:rFonts w:hint="eastAsia"/>
        </w:rPr>
        <w:t>实验</w:t>
      </w:r>
      <w:r w:rsidR="00B83EBA">
        <w:rPr>
          <w:rFonts w:hint="eastAsia"/>
        </w:rPr>
        <w:t>设计</w:t>
      </w:r>
    </w:p>
    <w:p w14:paraId="7030F650" w14:textId="77777777" w:rsidR="00890258" w:rsidRDefault="00A63DE1" w:rsidP="00B20828">
      <w:pPr>
        <w:ind w:firstLine="480"/>
      </w:pPr>
      <w:r w:rsidRPr="00A63DE1">
        <w:t>本研究设计了两条实验验证路线。路线一以</w:t>
      </w:r>
      <w:r w:rsidRPr="00A63DE1">
        <w:t>[BMIM][BF4​]/HOPG</w:t>
      </w:r>
      <w:r w:rsidRPr="00A63DE1">
        <w:t>为模型体</w:t>
      </w:r>
      <w:r w:rsidRPr="00A63DE1">
        <w:lastRenderedPageBreak/>
        <w:t>系，在保持离子液体种类和固体表面不变的条件下，通过改变外加电压（</w:t>
      </w:r>
      <w:r w:rsidRPr="00A63DE1">
        <w:t>-2</w:t>
      </w:r>
      <w:r w:rsidRPr="00A63DE1">
        <w:t>、</w:t>
      </w:r>
      <w:r w:rsidRPr="00A63DE1">
        <w:t>-1</w:t>
      </w:r>
      <w:r w:rsidRPr="00A63DE1">
        <w:t>、</w:t>
      </w:r>
      <w:r w:rsidRPr="00A63DE1">
        <w:t>0</w:t>
      </w:r>
      <w:r w:rsidRPr="00A63DE1">
        <w:t>、</w:t>
      </w:r>
      <w:r w:rsidRPr="00A63DE1">
        <w:t>1</w:t>
      </w:r>
      <w:r w:rsidRPr="00A63DE1">
        <w:t>、</w:t>
      </w:r>
      <w:r w:rsidRPr="00A63DE1">
        <w:t>2V</w:t>
      </w:r>
      <w:r w:rsidRPr="00A63DE1">
        <w:t>）获取纳米摩擦系数，用于检验模型对同一化学体系中电压调控摩擦变化规律的识别能力。路线二在相同固体表面和外部环境条件下，更换不同离子液体体系，测量其纳米摩擦系数，用于检验模型对不同</w:t>
      </w:r>
      <w:r w:rsidR="00B20828">
        <w:rPr>
          <w:rFonts w:hint="eastAsia"/>
        </w:rPr>
        <w:t>I</w:t>
      </w:r>
      <w:r w:rsidR="00B20828">
        <w:t>L</w:t>
      </w:r>
      <w:r w:rsidR="00B20828">
        <w:rPr>
          <w:rFonts w:hint="eastAsia"/>
        </w:rPr>
        <w:t>s</w:t>
      </w:r>
      <w:r w:rsidRPr="00A63DE1">
        <w:t>/HOPG</w:t>
      </w:r>
      <w:r w:rsidRPr="00A63DE1">
        <w:t>体系超低摩擦样本的外推能力</w:t>
      </w:r>
      <w:r w:rsidR="00B20828">
        <w:rPr>
          <w:rFonts w:hint="eastAsia"/>
        </w:rPr>
        <w:t>，离子液体包括</w:t>
      </w:r>
      <w:r w:rsidR="00B20828" w:rsidRPr="00890258">
        <w:t>[N</w:t>
      </w:r>
      <w:r w:rsidR="00B20828" w:rsidRPr="00890258">
        <w:rPr>
          <w:vertAlign w:val="subscript"/>
        </w:rPr>
        <w:t>8,8,8,16</w:t>
      </w:r>
      <w:r w:rsidR="00B20828" w:rsidRPr="00890258">
        <w:t>][AOT]</w:t>
      </w:r>
      <w:r w:rsidR="00B20828">
        <w:rPr>
          <w:rFonts w:hint="eastAsia"/>
        </w:rPr>
        <w:t>、</w:t>
      </w:r>
      <w:r w:rsidR="00B20828" w:rsidRPr="00890258">
        <w:t>[OMIM][PF</w:t>
      </w:r>
      <w:r w:rsidR="00B20828" w:rsidRPr="00890258">
        <w:rPr>
          <w:vertAlign w:val="subscript"/>
        </w:rPr>
        <w:t>6</w:t>
      </w:r>
      <w:r w:rsidR="00B20828" w:rsidRPr="00890258">
        <w:t>]</w:t>
      </w:r>
      <w:r w:rsidR="00B20828">
        <w:rPr>
          <w:rFonts w:hint="eastAsia"/>
        </w:rPr>
        <w:t>、</w:t>
      </w:r>
      <w:r w:rsidR="00B20828" w:rsidRPr="00890258">
        <w:t>[BMIM][PF</w:t>
      </w:r>
      <w:r w:rsidR="00B20828" w:rsidRPr="00890258">
        <w:rPr>
          <w:vertAlign w:val="subscript"/>
        </w:rPr>
        <w:t>6</w:t>
      </w:r>
      <w:r w:rsidR="00B20828" w:rsidRPr="00890258">
        <w:t>]</w:t>
      </w:r>
      <w:r w:rsidR="00B20828">
        <w:rPr>
          <w:rFonts w:hint="eastAsia"/>
        </w:rPr>
        <w:t>、</w:t>
      </w:r>
      <w:r w:rsidR="00B20828" w:rsidRPr="00890258">
        <w:t>[N</w:t>
      </w:r>
      <w:r w:rsidR="00B20828" w:rsidRPr="00890258">
        <w:rPr>
          <w:vertAlign w:val="subscript"/>
        </w:rPr>
        <w:t>8,8,8,12</w:t>
      </w:r>
      <w:r w:rsidR="00B20828" w:rsidRPr="00890258">
        <w:t>][C</w:t>
      </w:r>
      <w:r w:rsidR="00B20828" w:rsidRPr="00890258">
        <w:rPr>
          <w:vertAlign w:val="subscript"/>
        </w:rPr>
        <w:t>8</w:t>
      </w:r>
      <w:r w:rsidR="00B20828" w:rsidRPr="00890258">
        <w:t>]</w:t>
      </w:r>
      <w:r w:rsidR="00B20828">
        <w:rPr>
          <w:rFonts w:hint="eastAsia"/>
        </w:rPr>
        <w:t>和</w:t>
      </w:r>
      <w:r w:rsidR="00B20828" w:rsidRPr="00890258">
        <w:t>[N</w:t>
      </w:r>
      <w:r w:rsidR="00B20828" w:rsidRPr="00890258">
        <w:rPr>
          <w:vertAlign w:val="subscript"/>
        </w:rPr>
        <w:t>8,8,8,12</w:t>
      </w:r>
      <w:r w:rsidR="00B20828" w:rsidRPr="00890258">
        <w:t>][C</w:t>
      </w:r>
      <w:r w:rsidR="00B20828" w:rsidRPr="00890258">
        <w:rPr>
          <w:vertAlign w:val="subscript"/>
        </w:rPr>
        <w:t>12</w:t>
      </w:r>
      <w:r w:rsidR="00B20828" w:rsidRPr="00890258">
        <w:t>]</w:t>
      </w:r>
      <w:r w:rsidRPr="00A63DE1">
        <w:t>。外部实验验证集共包含</w:t>
      </w:r>
      <w:r w:rsidRPr="00A63DE1">
        <w:t>10</w:t>
      </w:r>
      <w:r w:rsidRPr="00A63DE1">
        <w:t>个样本，详细组成见表</w:t>
      </w:r>
      <w:r w:rsidR="000B76F1">
        <w:t>2.3</w:t>
      </w:r>
      <w:r w:rsidRPr="00A63DE1">
        <w:t>。</w:t>
      </w:r>
    </w:p>
    <w:p w14:paraId="216656D9" w14:textId="77777777" w:rsidR="00890258" w:rsidRDefault="00F32857" w:rsidP="00F32857">
      <w:pPr>
        <w:pStyle w:val="ac"/>
      </w:pPr>
      <w:r>
        <w:rPr>
          <w:rFonts w:hint="eastAsia"/>
        </w:rPr>
        <w:t>表</w:t>
      </w:r>
      <w:r>
        <w:rPr>
          <w:rFonts w:hint="eastAsia"/>
        </w:rPr>
        <w:t>2</w:t>
      </w:r>
      <w:r w:rsidR="000B76F1">
        <w:t>.3</w:t>
      </w:r>
      <w:r>
        <w:t xml:space="preserve"> </w:t>
      </w:r>
      <w:r w:rsidR="00B20828">
        <w:rPr>
          <w:rFonts w:hint="eastAsia"/>
        </w:rPr>
        <w:t>外部实验验证集样本</w:t>
      </w:r>
      <w:r w:rsidR="00535F06">
        <w:rPr>
          <w:rFonts w:hint="eastAsia"/>
        </w:rPr>
        <w:t>汇总表</w:t>
      </w:r>
    </w:p>
    <w:tbl>
      <w:tblPr>
        <w:tblStyle w:val="21"/>
        <w:tblW w:w="830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46"/>
        <w:gridCol w:w="1589"/>
        <w:gridCol w:w="1276"/>
        <w:gridCol w:w="1418"/>
        <w:gridCol w:w="992"/>
        <w:gridCol w:w="567"/>
        <w:gridCol w:w="84"/>
      </w:tblGrid>
      <w:tr w:rsidR="00890258" w:rsidRPr="00890258" w14:paraId="24BC63B2" w14:textId="77777777" w:rsidTr="007C4097">
        <w:trPr>
          <w:gridAfter w:val="1"/>
          <w:wAfter w:w="84" w:type="dxa"/>
          <w:trHeight w:val="679"/>
          <w:jc w:val="center"/>
        </w:trPr>
        <w:tc>
          <w:tcPr>
            <w:tcW w:w="1134" w:type="dxa"/>
            <w:tcBorders>
              <w:bottom w:val="single" w:sz="4" w:space="0" w:color="auto"/>
            </w:tcBorders>
            <w:vAlign w:val="center"/>
          </w:tcPr>
          <w:p w14:paraId="6E1E7901" w14:textId="77777777" w:rsidR="00890258" w:rsidRPr="00890258" w:rsidRDefault="00D506FD" w:rsidP="007C4097">
            <w:pPr>
              <w:pStyle w:val="ac"/>
            </w:pPr>
            <w:r>
              <w:rPr>
                <w:rFonts w:hint="eastAsia"/>
              </w:rPr>
              <w:t>D</w:t>
            </w:r>
            <w:r>
              <w:t>ataset</w:t>
            </w:r>
          </w:p>
        </w:tc>
        <w:tc>
          <w:tcPr>
            <w:tcW w:w="1246" w:type="dxa"/>
            <w:tcBorders>
              <w:bottom w:val="single" w:sz="4" w:space="0" w:color="auto"/>
            </w:tcBorders>
            <w:vAlign w:val="center"/>
          </w:tcPr>
          <w:p w14:paraId="221501B8" w14:textId="77777777" w:rsidR="00890258" w:rsidRPr="00890258" w:rsidRDefault="00890258" w:rsidP="007C4097">
            <w:pPr>
              <w:pStyle w:val="ac"/>
            </w:pPr>
            <w:r w:rsidRPr="00890258">
              <w:rPr>
                <w:rFonts w:hint="eastAsia"/>
              </w:rPr>
              <w:t>Data</w:t>
            </w:r>
            <w:r w:rsidRPr="00890258">
              <w:t xml:space="preserve"> point</w:t>
            </w:r>
          </w:p>
        </w:tc>
        <w:tc>
          <w:tcPr>
            <w:tcW w:w="1589" w:type="dxa"/>
            <w:tcBorders>
              <w:bottom w:val="single" w:sz="4" w:space="0" w:color="auto"/>
            </w:tcBorders>
            <w:vAlign w:val="center"/>
          </w:tcPr>
          <w:p w14:paraId="1AEFA81E" w14:textId="77777777" w:rsidR="00890258" w:rsidRPr="00890258" w:rsidRDefault="00890258" w:rsidP="007C4097">
            <w:pPr>
              <w:pStyle w:val="ac"/>
            </w:pPr>
            <w:r w:rsidRPr="00890258">
              <w:rPr>
                <w:rFonts w:hint="eastAsia"/>
              </w:rPr>
              <w:t>C</w:t>
            </w:r>
            <w:r w:rsidRPr="00890258">
              <w:t>ation</w:t>
            </w:r>
          </w:p>
        </w:tc>
        <w:tc>
          <w:tcPr>
            <w:tcW w:w="1276" w:type="dxa"/>
            <w:tcBorders>
              <w:bottom w:val="single" w:sz="4" w:space="0" w:color="auto"/>
            </w:tcBorders>
            <w:vAlign w:val="center"/>
          </w:tcPr>
          <w:p w14:paraId="77114A2E" w14:textId="77777777" w:rsidR="00890258" w:rsidRPr="00890258" w:rsidRDefault="00890258" w:rsidP="007C4097">
            <w:pPr>
              <w:pStyle w:val="ac"/>
            </w:pPr>
            <w:r w:rsidRPr="00890258">
              <w:rPr>
                <w:rFonts w:hint="eastAsia"/>
              </w:rPr>
              <w:t>A</w:t>
            </w:r>
            <w:r w:rsidRPr="00890258">
              <w:t>nion</w:t>
            </w:r>
          </w:p>
        </w:tc>
        <w:tc>
          <w:tcPr>
            <w:tcW w:w="1418" w:type="dxa"/>
            <w:tcBorders>
              <w:bottom w:val="single" w:sz="4" w:space="0" w:color="auto"/>
            </w:tcBorders>
            <w:vAlign w:val="center"/>
          </w:tcPr>
          <w:p w14:paraId="6D57CB42" w14:textId="77777777" w:rsidR="00890258" w:rsidRPr="00890258" w:rsidRDefault="00890258" w:rsidP="007C4097">
            <w:pPr>
              <w:pStyle w:val="ac"/>
            </w:pPr>
            <w:r w:rsidRPr="00890258">
              <w:rPr>
                <w:rFonts w:hint="eastAsia"/>
              </w:rPr>
              <w:t>S</w:t>
            </w:r>
            <w:r w:rsidRPr="00890258">
              <w:t>urface</w:t>
            </w:r>
          </w:p>
        </w:tc>
        <w:tc>
          <w:tcPr>
            <w:tcW w:w="992" w:type="dxa"/>
            <w:tcBorders>
              <w:bottom w:val="single" w:sz="4" w:space="0" w:color="auto"/>
            </w:tcBorders>
            <w:vAlign w:val="center"/>
          </w:tcPr>
          <w:p w14:paraId="5C1D8941" w14:textId="77777777" w:rsidR="00890258" w:rsidRPr="00890258" w:rsidRDefault="00890258" w:rsidP="007C4097">
            <w:pPr>
              <w:pStyle w:val="ac"/>
            </w:pPr>
            <w:r w:rsidRPr="00890258">
              <w:t>Potential/V</w:t>
            </w:r>
          </w:p>
        </w:tc>
        <w:tc>
          <w:tcPr>
            <w:tcW w:w="567" w:type="dxa"/>
            <w:tcBorders>
              <w:bottom w:val="single" w:sz="4" w:space="0" w:color="auto"/>
            </w:tcBorders>
            <w:vAlign w:val="center"/>
          </w:tcPr>
          <w:p w14:paraId="74275A34" w14:textId="77777777" w:rsidR="00890258" w:rsidRPr="00890258" w:rsidRDefault="00890258" w:rsidP="007C4097">
            <w:pPr>
              <w:pStyle w:val="ac"/>
            </w:pPr>
            <w:r w:rsidRPr="00890258">
              <w:rPr>
                <w:rFonts w:hint="eastAsia"/>
              </w:rPr>
              <w:t>R</w:t>
            </w:r>
            <w:r w:rsidRPr="00890258">
              <w:t>ef</w:t>
            </w:r>
          </w:p>
        </w:tc>
      </w:tr>
      <w:tr w:rsidR="00890258" w:rsidRPr="00890258" w14:paraId="3475630E" w14:textId="77777777" w:rsidTr="007C4097">
        <w:trPr>
          <w:jc w:val="center"/>
        </w:trPr>
        <w:tc>
          <w:tcPr>
            <w:tcW w:w="1134" w:type="dxa"/>
            <w:vMerge w:val="restart"/>
            <w:tcBorders>
              <w:top w:val="single" w:sz="4" w:space="0" w:color="auto"/>
            </w:tcBorders>
            <w:vAlign w:val="center"/>
          </w:tcPr>
          <w:p w14:paraId="6A495F3B" w14:textId="77777777" w:rsidR="00890258" w:rsidRPr="00890258" w:rsidRDefault="00890258" w:rsidP="007C4097">
            <w:pPr>
              <w:pStyle w:val="ac"/>
            </w:pPr>
            <w:r w:rsidRPr="00890258">
              <w:rPr>
                <w:rFonts w:hint="eastAsia"/>
              </w:rPr>
              <w:t>E</w:t>
            </w:r>
            <w:r>
              <w:t xml:space="preserve">xp </w:t>
            </w:r>
            <w:r>
              <w:rPr>
                <w:rFonts w:hint="eastAsia"/>
              </w:rPr>
              <w:t>in</w:t>
            </w:r>
            <w:r>
              <w:t xml:space="preserve"> </w:t>
            </w:r>
            <w:r>
              <w:rPr>
                <w:rFonts w:hint="eastAsia"/>
              </w:rPr>
              <w:t>this</w:t>
            </w:r>
            <w:r>
              <w:t xml:space="preserve"> </w:t>
            </w:r>
            <w:r>
              <w:rPr>
                <w:rFonts w:hint="eastAsia"/>
              </w:rPr>
              <w:t>work</w:t>
            </w:r>
          </w:p>
        </w:tc>
        <w:tc>
          <w:tcPr>
            <w:tcW w:w="1246" w:type="dxa"/>
            <w:tcBorders>
              <w:top w:val="single" w:sz="4" w:space="0" w:color="auto"/>
              <w:bottom w:val="nil"/>
            </w:tcBorders>
            <w:vAlign w:val="center"/>
          </w:tcPr>
          <w:p w14:paraId="1BD743C9" w14:textId="77777777" w:rsidR="00890258" w:rsidRPr="00890258" w:rsidRDefault="00890258" w:rsidP="007C4097">
            <w:pPr>
              <w:pStyle w:val="ac"/>
            </w:pPr>
            <w:r w:rsidRPr="00890258">
              <w:rPr>
                <w:rFonts w:hint="eastAsia"/>
              </w:rPr>
              <w:t>1</w:t>
            </w:r>
          </w:p>
        </w:tc>
        <w:tc>
          <w:tcPr>
            <w:tcW w:w="1589" w:type="dxa"/>
            <w:tcBorders>
              <w:top w:val="single" w:sz="4" w:space="0" w:color="auto"/>
              <w:bottom w:val="nil"/>
            </w:tcBorders>
            <w:vAlign w:val="center"/>
          </w:tcPr>
          <w:p w14:paraId="2C503855" w14:textId="77777777" w:rsidR="00890258" w:rsidRPr="00890258" w:rsidRDefault="00890258" w:rsidP="007C4097">
            <w:pPr>
              <w:pStyle w:val="ac"/>
            </w:pPr>
            <w:r w:rsidRPr="00890258">
              <w:t>[BMIM]</w:t>
            </w:r>
            <w:r w:rsidRPr="00890258">
              <w:rPr>
                <w:vertAlign w:val="superscript"/>
              </w:rPr>
              <w:t>+</w:t>
            </w:r>
          </w:p>
        </w:tc>
        <w:tc>
          <w:tcPr>
            <w:tcW w:w="1276" w:type="dxa"/>
            <w:tcBorders>
              <w:top w:val="single" w:sz="4" w:space="0" w:color="auto"/>
              <w:bottom w:val="nil"/>
            </w:tcBorders>
            <w:vAlign w:val="center"/>
          </w:tcPr>
          <w:p w14:paraId="1C8DE534" w14:textId="77777777" w:rsidR="00890258" w:rsidRPr="00890258" w:rsidRDefault="00890258" w:rsidP="007C4097">
            <w:pPr>
              <w:pStyle w:val="ac"/>
            </w:pPr>
            <w:r w:rsidRPr="00890258">
              <w:t>[BF</w:t>
            </w:r>
            <w:r w:rsidRPr="00890258">
              <w:rPr>
                <w:vertAlign w:val="subscript"/>
              </w:rPr>
              <w:t>4</w:t>
            </w:r>
            <w:r w:rsidRPr="00890258">
              <w:t>]</w:t>
            </w:r>
            <w:r w:rsidRPr="00890258">
              <w:rPr>
                <w:vertAlign w:val="superscript"/>
              </w:rPr>
              <w:t>-</w:t>
            </w:r>
          </w:p>
        </w:tc>
        <w:tc>
          <w:tcPr>
            <w:tcW w:w="1418" w:type="dxa"/>
            <w:tcBorders>
              <w:top w:val="single" w:sz="4" w:space="0" w:color="auto"/>
              <w:bottom w:val="nil"/>
            </w:tcBorders>
            <w:vAlign w:val="center"/>
          </w:tcPr>
          <w:p w14:paraId="0A9ECAF2" w14:textId="77777777" w:rsidR="00890258" w:rsidRPr="00890258" w:rsidRDefault="00890258" w:rsidP="007C4097">
            <w:pPr>
              <w:pStyle w:val="ac"/>
            </w:pPr>
            <w:r w:rsidRPr="00890258">
              <w:t>HOPG</w:t>
            </w:r>
          </w:p>
        </w:tc>
        <w:tc>
          <w:tcPr>
            <w:tcW w:w="992" w:type="dxa"/>
            <w:tcBorders>
              <w:top w:val="single" w:sz="4" w:space="0" w:color="auto"/>
              <w:bottom w:val="nil"/>
            </w:tcBorders>
            <w:vAlign w:val="center"/>
          </w:tcPr>
          <w:p w14:paraId="08DC4B3B" w14:textId="77777777" w:rsidR="00890258" w:rsidRPr="00890258" w:rsidRDefault="00890258" w:rsidP="007C4097">
            <w:pPr>
              <w:pStyle w:val="ac"/>
            </w:pPr>
            <w:r w:rsidRPr="00890258">
              <w:t>-2</w:t>
            </w:r>
          </w:p>
        </w:tc>
        <w:tc>
          <w:tcPr>
            <w:tcW w:w="651" w:type="dxa"/>
            <w:gridSpan w:val="2"/>
            <w:tcBorders>
              <w:top w:val="single" w:sz="4" w:space="0" w:color="auto"/>
              <w:bottom w:val="nil"/>
            </w:tcBorders>
            <w:vAlign w:val="center"/>
          </w:tcPr>
          <w:p w14:paraId="063EDB72" w14:textId="77777777" w:rsidR="00890258" w:rsidRPr="00890258" w:rsidRDefault="00890258" w:rsidP="007C4097">
            <w:pPr>
              <w:pStyle w:val="ac"/>
            </w:pPr>
          </w:p>
        </w:tc>
      </w:tr>
      <w:tr w:rsidR="00890258" w:rsidRPr="00890258" w14:paraId="46552AB1" w14:textId="77777777" w:rsidTr="007C4097">
        <w:trPr>
          <w:jc w:val="center"/>
        </w:trPr>
        <w:tc>
          <w:tcPr>
            <w:tcW w:w="1134" w:type="dxa"/>
            <w:vMerge/>
            <w:vAlign w:val="center"/>
          </w:tcPr>
          <w:p w14:paraId="1665E43C" w14:textId="77777777" w:rsidR="00890258" w:rsidRPr="00890258" w:rsidRDefault="00890258" w:rsidP="007C4097">
            <w:pPr>
              <w:pStyle w:val="ac"/>
            </w:pPr>
          </w:p>
        </w:tc>
        <w:tc>
          <w:tcPr>
            <w:tcW w:w="1246" w:type="dxa"/>
            <w:tcBorders>
              <w:top w:val="nil"/>
              <w:bottom w:val="nil"/>
            </w:tcBorders>
            <w:vAlign w:val="center"/>
          </w:tcPr>
          <w:p w14:paraId="5DF18499" w14:textId="77777777" w:rsidR="00890258" w:rsidRPr="00890258" w:rsidRDefault="00890258" w:rsidP="007C4097">
            <w:pPr>
              <w:pStyle w:val="ac"/>
            </w:pPr>
            <w:r w:rsidRPr="00890258">
              <w:rPr>
                <w:rFonts w:hint="eastAsia"/>
              </w:rPr>
              <w:t>2</w:t>
            </w:r>
          </w:p>
        </w:tc>
        <w:tc>
          <w:tcPr>
            <w:tcW w:w="1589" w:type="dxa"/>
            <w:tcBorders>
              <w:top w:val="nil"/>
              <w:bottom w:val="nil"/>
            </w:tcBorders>
            <w:vAlign w:val="center"/>
          </w:tcPr>
          <w:p w14:paraId="1578C145" w14:textId="77777777" w:rsidR="00890258" w:rsidRPr="00890258" w:rsidRDefault="00890258" w:rsidP="007C4097">
            <w:pPr>
              <w:pStyle w:val="ac"/>
            </w:pPr>
            <w:r w:rsidRPr="00890258">
              <w:t>[BMIM]</w:t>
            </w:r>
            <w:r w:rsidRPr="00890258">
              <w:rPr>
                <w:vertAlign w:val="superscript"/>
              </w:rPr>
              <w:t>+</w:t>
            </w:r>
          </w:p>
        </w:tc>
        <w:tc>
          <w:tcPr>
            <w:tcW w:w="1276" w:type="dxa"/>
            <w:tcBorders>
              <w:top w:val="nil"/>
              <w:bottom w:val="nil"/>
            </w:tcBorders>
            <w:vAlign w:val="center"/>
          </w:tcPr>
          <w:p w14:paraId="549B25D1" w14:textId="77777777" w:rsidR="00890258" w:rsidRPr="00890258" w:rsidRDefault="00890258" w:rsidP="007C4097">
            <w:pPr>
              <w:pStyle w:val="ac"/>
            </w:pPr>
            <w:r w:rsidRPr="00890258">
              <w:t>[BF</w:t>
            </w:r>
            <w:r w:rsidRPr="00890258">
              <w:rPr>
                <w:vertAlign w:val="subscript"/>
              </w:rPr>
              <w:t>4</w:t>
            </w:r>
            <w:r w:rsidRPr="00890258">
              <w:t>]</w:t>
            </w:r>
            <w:r w:rsidRPr="00890258">
              <w:rPr>
                <w:vertAlign w:val="superscript"/>
              </w:rPr>
              <w:t>-</w:t>
            </w:r>
          </w:p>
        </w:tc>
        <w:tc>
          <w:tcPr>
            <w:tcW w:w="1418" w:type="dxa"/>
            <w:tcBorders>
              <w:top w:val="nil"/>
              <w:bottom w:val="nil"/>
            </w:tcBorders>
            <w:vAlign w:val="center"/>
          </w:tcPr>
          <w:p w14:paraId="5F06B424" w14:textId="77777777" w:rsidR="00890258" w:rsidRPr="00890258" w:rsidRDefault="00890258" w:rsidP="007C4097">
            <w:pPr>
              <w:pStyle w:val="ac"/>
            </w:pPr>
            <w:r w:rsidRPr="00890258">
              <w:t>HOPG</w:t>
            </w:r>
          </w:p>
        </w:tc>
        <w:tc>
          <w:tcPr>
            <w:tcW w:w="992" w:type="dxa"/>
            <w:tcBorders>
              <w:top w:val="nil"/>
              <w:bottom w:val="nil"/>
            </w:tcBorders>
            <w:vAlign w:val="center"/>
          </w:tcPr>
          <w:p w14:paraId="1F39B487" w14:textId="77777777" w:rsidR="00890258" w:rsidRPr="00890258" w:rsidRDefault="00890258" w:rsidP="007C4097">
            <w:pPr>
              <w:pStyle w:val="ac"/>
            </w:pPr>
            <w:r w:rsidRPr="00890258">
              <w:rPr>
                <w:rFonts w:hint="eastAsia"/>
              </w:rPr>
              <w:t>-</w:t>
            </w:r>
            <w:r w:rsidRPr="00890258">
              <w:t>1</w:t>
            </w:r>
          </w:p>
        </w:tc>
        <w:tc>
          <w:tcPr>
            <w:tcW w:w="651" w:type="dxa"/>
            <w:gridSpan w:val="2"/>
            <w:tcBorders>
              <w:top w:val="nil"/>
              <w:bottom w:val="nil"/>
            </w:tcBorders>
            <w:vAlign w:val="center"/>
          </w:tcPr>
          <w:p w14:paraId="03CF64A8" w14:textId="77777777" w:rsidR="00890258" w:rsidRPr="00890258" w:rsidRDefault="00890258" w:rsidP="007C4097">
            <w:pPr>
              <w:pStyle w:val="ac"/>
            </w:pPr>
          </w:p>
        </w:tc>
      </w:tr>
      <w:tr w:rsidR="00890258" w:rsidRPr="00890258" w14:paraId="03DD4C90" w14:textId="77777777" w:rsidTr="007C4097">
        <w:trPr>
          <w:jc w:val="center"/>
        </w:trPr>
        <w:tc>
          <w:tcPr>
            <w:tcW w:w="1134" w:type="dxa"/>
            <w:vMerge/>
            <w:vAlign w:val="center"/>
          </w:tcPr>
          <w:p w14:paraId="4C53A1D7" w14:textId="77777777" w:rsidR="00890258" w:rsidRPr="00890258" w:rsidRDefault="00890258" w:rsidP="007C4097">
            <w:pPr>
              <w:pStyle w:val="ac"/>
            </w:pPr>
          </w:p>
        </w:tc>
        <w:tc>
          <w:tcPr>
            <w:tcW w:w="1246" w:type="dxa"/>
            <w:tcBorders>
              <w:top w:val="nil"/>
              <w:bottom w:val="nil"/>
            </w:tcBorders>
            <w:vAlign w:val="center"/>
          </w:tcPr>
          <w:p w14:paraId="3F749145" w14:textId="77777777" w:rsidR="00890258" w:rsidRPr="00890258" w:rsidRDefault="00890258" w:rsidP="007C4097">
            <w:pPr>
              <w:pStyle w:val="ac"/>
            </w:pPr>
            <w:r w:rsidRPr="00890258">
              <w:rPr>
                <w:rFonts w:hint="eastAsia"/>
              </w:rPr>
              <w:t>3</w:t>
            </w:r>
          </w:p>
        </w:tc>
        <w:tc>
          <w:tcPr>
            <w:tcW w:w="1589" w:type="dxa"/>
            <w:tcBorders>
              <w:top w:val="nil"/>
              <w:bottom w:val="nil"/>
            </w:tcBorders>
            <w:vAlign w:val="center"/>
          </w:tcPr>
          <w:p w14:paraId="75F5C793" w14:textId="77777777" w:rsidR="00890258" w:rsidRPr="00890258" w:rsidRDefault="00890258" w:rsidP="007C4097">
            <w:pPr>
              <w:pStyle w:val="ac"/>
            </w:pPr>
            <w:r w:rsidRPr="00890258">
              <w:t>[BMIM]</w:t>
            </w:r>
            <w:r w:rsidRPr="00890258">
              <w:rPr>
                <w:vertAlign w:val="superscript"/>
              </w:rPr>
              <w:t>+</w:t>
            </w:r>
          </w:p>
        </w:tc>
        <w:tc>
          <w:tcPr>
            <w:tcW w:w="1276" w:type="dxa"/>
            <w:tcBorders>
              <w:top w:val="nil"/>
              <w:bottom w:val="nil"/>
            </w:tcBorders>
            <w:vAlign w:val="center"/>
          </w:tcPr>
          <w:p w14:paraId="70F6457D" w14:textId="77777777" w:rsidR="00890258" w:rsidRPr="00890258" w:rsidRDefault="00890258" w:rsidP="007C4097">
            <w:pPr>
              <w:pStyle w:val="ac"/>
            </w:pPr>
            <w:r w:rsidRPr="00890258">
              <w:t>[BF</w:t>
            </w:r>
            <w:r w:rsidRPr="00890258">
              <w:rPr>
                <w:vertAlign w:val="subscript"/>
              </w:rPr>
              <w:t>4</w:t>
            </w:r>
            <w:r w:rsidRPr="00890258">
              <w:t>]</w:t>
            </w:r>
            <w:r w:rsidRPr="00890258">
              <w:rPr>
                <w:vertAlign w:val="superscript"/>
              </w:rPr>
              <w:t>-</w:t>
            </w:r>
          </w:p>
        </w:tc>
        <w:tc>
          <w:tcPr>
            <w:tcW w:w="1418" w:type="dxa"/>
            <w:tcBorders>
              <w:top w:val="nil"/>
              <w:bottom w:val="nil"/>
            </w:tcBorders>
            <w:vAlign w:val="center"/>
          </w:tcPr>
          <w:p w14:paraId="32D4CC9D" w14:textId="77777777" w:rsidR="00890258" w:rsidRPr="00890258" w:rsidRDefault="00890258" w:rsidP="007C4097">
            <w:pPr>
              <w:pStyle w:val="ac"/>
            </w:pPr>
            <w:r w:rsidRPr="00890258">
              <w:t>HOPG</w:t>
            </w:r>
          </w:p>
        </w:tc>
        <w:tc>
          <w:tcPr>
            <w:tcW w:w="992" w:type="dxa"/>
            <w:tcBorders>
              <w:top w:val="nil"/>
              <w:bottom w:val="nil"/>
            </w:tcBorders>
            <w:vAlign w:val="center"/>
          </w:tcPr>
          <w:p w14:paraId="28BA74C9" w14:textId="77777777" w:rsidR="00890258" w:rsidRPr="00890258" w:rsidRDefault="00890258" w:rsidP="007C4097">
            <w:pPr>
              <w:pStyle w:val="ac"/>
            </w:pPr>
            <w:r w:rsidRPr="00890258">
              <w:rPr>
                <w:rFonts w:hint="eastAsia"/>
              </w:rPr>
              <w:t>0</w:t>
            </w:r>
          </w:p>
        </w:tc>
        <w:tc>
          <w:tcPr>
            <w:tcW w:w="651" w:type="dxa"/>
            <w:gridSpan w:val="2"/>
            <w:tcBorders>
              <w:top w:val="nil"/>
              <w:bottom w:val="nil"/>
            </w:tcBorders>
            <w:vAlign w:val="center"/>
          </w:tcPr>
          <w:p w14:paraId="141EFD04" w14:textId="77777777" w:rsidR="00890258" w:rsidRPr="00890258" w:rsidRDefault="00890258" w:rsidP="007C4097">
            <w:pPr>
              <w:pStyle w:val="ac"/>
            </w:pPr>
          </w:p>
        </w:tc>
      </w:tr>
      <w:tr w:rsidR="00890258" w:rsidRPr="00890258" w14:paraId="50FF960C" w14:textId="77777777" w:rsidTr="007C4097">
        <w:trPr>
          <w:jc w:val="center"/>
        </w:trPr>
        <w:tc>
          <w:tcPr>
            <w:tcW w:w="1134" w:type="dxa"/>
            <w:vMerge/>
            <w:vAlign w:val="center"/>
          </w:tcPr>
          <w:p w14:paraId="5BCED613" w14:textId="77777777" w:rsidR="00890258" w:rsidRPr="00890258" w:rsidRDefault="00890258" w:rsidP="007C4097">
            <w:pPr>
              <w:pStyle w:val="ac"/>
            </w:pPr>
          </w:p>
        </w:tc>
        <w:tc>
          <w:tcPr>
            <w:tcW w:w="1246" w:type="dxa"/>
            <w:tcBorders>
              <w:top w:val="nil"/>
              <w:bottom w:val="nil"/>
            </w:tcBorders>
            <w:vAlign w:val="center"/>
          </w:tcPr>
          <w:p w14:paraId="28F785B9" w14:textId="77777777" w:rsidR="00890258" w:rsidRPr="00890258" w:rsidRDefault="00890258" w:rsidP="007C4097">
            <w:pPr>
              <w:pStyle w:val="ac"/>
            </w:pPr>
            <w:r w:rsidRPr="00890258">
              <w:rPr>
                <w:rFonts w:hint="eastAsia"/>
              </w:rPr>
              <w:t>4</w:t>
            </w:r>
          </w:p>
        </w:tc>
        <w:tc>
          <w:tcPr>
            <w:tcW w:w="1589" w:type="dxa"/>
            <w:tcBorders>
              <w:top w:val="nil"/>
              <w:bottom w:val="nil"/>
            </w:tcBorders>
            <w:vAlign w:val="center"/>
          </w:tcPr>
          <w:p w14:paraId="3AD1D67C" w14:textId="77777777" w:rsidR="00890258" w:rsidRPr="00890258" w:rsidRDefault="00890258" w:rsidP="007C4097">
            <w:pPr>
              <w:pStyle w:val="ac"/>
            </w:pPr>
            <w:r w:rsidRPr="00890258">
              <w:t>[BMIM]</w:t>
            </w:r>
            <w:r w:rsidRPr="00890258">
              <w:rPr>
                <w:vertAlign w:val="superscript"/>
              </w:rPr>
              <w:t>+</w:t>
            </w:r>
          </w:p>
        </w:tc>
        <w:tc>
          <w:tcPr>
            <w:tcW w:w="1276" w:type="dxa"/>
            <w:tcBorders>
              <w:top w:val="nil"/>
              <w:bottom w:val="nil"/>
            </w:tcBorders>
            <w:vAlign w:val="center"/>
          </w:tcPr>
          <w:p w14:paraId="1F1E2971" w14:textId="77777777" w:rsidR="00890258" w:rsidRPr="00890258" w:rsidRDefault="00890258" w:rsidP="007C4097">
            <w:pPr>
              <w:pStyle w:val="ac"/>
            </w:pPr>
            <w:r w:rsidRPr="00890258">
              <w:t>[BF</w:t>
            </w:r>
            <w:r w:rsidRPr="00890258">
              <w:rPr>
                <w:vertAlign w:val="subscript"/>
              </w:rPr>
              <w:t>4</w:t>
            </w:r>
            <w:r w:rsidRPr="00890258">
              <w:t>]</w:t>
            </w:r>
            <w:r w:rsidRPr="00890258">
              <w:rPr>
                <w:vertAlign w:val="superscript"/>
              </w:rPr>
              <w:t>-</w:t>
            </w:r>
          </w:p>
        </w:tc>
        <w:tc>
          <w:tcPr>
            <w:tcW w:w="1418" w:type="dxa"/>
            <w:tcBorders>
              <w:top w:val="nil"/>
              <w:bottom w:val="nil"/>
            </w:tcBorders>
            <w:vAlign w:val="center"/>
          </w:tcPr>
          <w:p w14:paraId="63289815" w14:textId="77777777" w:rsidR="00890258" w:rsidRPr="00890258" w:rsidRDefault="00890258" w:rsidP="007C4097">
            <w:pPr>
              <w:pStyle w:val="ac"/>
            </w:pPr>
            <w:r w:rsidRPr="00890258">
              <w:t>HOPG</w:t>
            </w:r>
          </w:p>
        </w:tc>
        <w:tc>
          <w:tcPr>
            <w:tcW w:w="992" w:type="dxa"/>
            <w:tcBorders>
              <w:top w:val="nil"/>
              <w:bottom w:val="nil"/>
            </w:tcBorders>
            <w:vAlign w:val="center"/>
          </w:tcPr>
          <w:p w14:paraId="275F5B23" w14:textId="77777777" w:rsidR="00890258" w:rsidRPr="00890258" w:rsidRDefault="00890258" w:rsidP="007C4097">
            <w:pPr>
              <w:pStyle w:val="ac"/>
            </w:pPr>
            <w:r w:rsidRPr="00890258">
              <w:rPr>
                <w:rFonts w:hint="eastAsia"/>
              </w:rPr>
              <w:t>1</w:t>
            </w:r>
          </w:p>
        </w:tc>
        <w:tc>
          <w:tcPr>
            <w:tcW w:w="651" w:type="dxa"/>
            <w:gridSpan w:val="2"/>
            <w:tcBorders>
              <w:top w:val="nil"/>
              <w:bottom w:val="nil"/>
            </w:tcBorders>
            <w:vAlign w:val="center"/>
          </w:tcPr>
          <w:p w14:paraId="10380AB6" w14:textId="77777777" w:rsidR="00890258" w:rsidRPr="00890258" w:rsidRDefault="00890258" w:rsidP="007C4097">
            <w:pPr>
              <w:pStyle w:val="ac"/>
            </w:pPr>
          </w:p>
        </w:tc>
      </w:tr>
      <w:tr w:rsidR="00890258" w:rsidRPr="00890258" w14:paraId="4777B4E3" w14:textId="77777777" w:rsidTr="007C4097">
        <w:trPr>
          <w:jc w:val="center"/>
        </w:trPr>
        <w:tc>
          <w:tcPr>
            <w:tcW w:w="1134" w:type="dxa"/>
            <w:vMerge/>
            <w:vAlign w:val="center"/>
          </w:tcPr>
          <w:p w14:paraId="782C3175" w14:textId="77777777" w:rsidR="00890258" w:rsidRPr="00890258" w:rsidRDefault="00890258" w:rsidP="007C4097">
            <w:pPr>
              <w:pStyle w:val="ac"/>
            </w:pPr>
          </w:p>
        </w:tc>
        <w:tc>
          <w:tcPr>
            <w:tcW w:w="1246" w:type="dxa"/>
            <w:tcBorders>
              <w:top w:val="nil"/>
              <w:bottom w:val="single" w:sz="4" w:space="0" w:color="auto"/>
            </w:tcBorders>
            <w:vAlign w:val="center"/>
          </w:tcPr>
          <w:p w14:paraId="5272534F" w14:textId="77777777" w:rsidR="00890258" w:rsidRPr="00890258" w:rsidRDefault="00890258" w:rsidP="007C4097">
            <w:pPr>
              <w:pStyle w:val="ac"/>
            </w:pPr>
            <w:r w:rsidRPr="00890258">
              <w:rPr>
                <w:rFonts w:hint="eastAsia"/>
              </w:rPr>
              <w:t>5</w:t>
            </w:r>
          </w:p>
        </w:tc>
        <w:tc>
          <w:tcPr>
            <w:tcW w:w="1589" w:type="dxa"/>
            <w:tcBorders>
              <w:top w:val="nil"/>
              <w:bottom w:val="single" w:sz="4" w:space="0" w:color="auto"/>
            </w:tcBorders>
            <w:vAlign w:val="center"/>
          </w:tcPr>
          <w:p w14:paraId="06F2D6A5" w14:textId="77777777" w:rsidR="00890258" w:rsidRPr="00890258" w:rsidRDefault="00890258" w:rsidP="007C4097">
            <w:pPr>
              <w:pStyle w:val="ac"/>
            </w:pPr>
            <w:r w:rsidRPr="00890258">
              <w:t>[BMIM]</w:t>
            </w:r>
            <w:r w:rsidRPr="00890258">
              <w:rPr>
                <w:vertAlign w:val="superscript"/>
              </w:rPr>
              <w:t>+</w:t>
            </w:r>
          </w:p>
        </w:tc>
        <w:tc>
          <w:tcPr>
            <w:tcW w:w="1276" w:type="dxa"/>
            <w:tcBorders>
              <w:top w:val="nil"/>
              <w:bottom w:val="single" w:sz="4" w:space="0" w:color="auto"/>
            </w:tcBorders>
            <w:vAlign w:val="center"/>
          </w:tcPr>
          <w:p w14:paraId="2D211C5C" w14:textId="77777777" w:rsidR="00890258" w:rsidRPr="00890258" w:rsidRDefault="00890258" w:rsidP="007C4097">
            <w:pPr>
              <w:pStyle w:val="ac"/>
            </w:pPr>
            <w:r w:rsidRPr="00890258">
              <w:t>[BF</w:t>
            </w:r>
            <w:r w:rsidRPr="00890258">
              <w:rPr>
                <w:vertAlign w:val="subscript"/>
              </w:rPr>
              <w:t>4</w:t>
            </w:r>
            <w:r w:rsidRPr="00890258">
              <w:t>]</w:t>
            </w:r>
            <w:r w:rsidRPr="00890258">
              <w:rPr>
                <w:vertAlign w:val="superscript"/>
              </w:rPr>
              <w:t>-</w:t>
            </w:r>
          </w:p>
        </w:tc>
        <w:tc>
          <w:tcPr>
            <w:tcW w:w="1418" w:type="dxa"/>
            <w:tcBorders>
              <w:top w:val="nil"/>
              <w:bottom w:val="single" w:sz="4" w:space="0" w:color="auto"/>
            </w:tcBorders>
            <w:vAlign w:val="center"/>
          </w:tcPr>
          <w:p w14:paraId="6A49B389" w14:textId="77777777" w:rsidR="00890258" w:rsidRPr="00890258" w:rsidRDefault="00890258" w:rsidP="007C4097">
            <w:pPr>
              <w:pStyle w:val="ac"/>
            </w:pPr>
            <w:r w:rsidRPr="00890258">
              <w:t>HOPG</w:t>
            </w:r>
          </w:p>
        </w:tc>
        <w:tc>
          <w:tcPr>
            <w:tcW w:w="992" w:type="dxa"/>
            <w:tcBorders>
              <w:top w:val="nil"/>
              <w:bottom w:val="single" w:sz="4" w:space="0" w:color="auto"/>
            </w:tcBorders>
            <w:vAlign w:val="center"/>
          </w:tcPr>
          <w:p w14:paraId="28797EDD" w14:textId="77777777" w:rsidR="00890258" w:rsidRPr="00890258" w:rsidRDefault="00890258" w:rsidP="007C4097">
            <w:pPr>
              <w:pStyle w:val="ac"/>
            </w:pPr>
            <w:r w:rsidRPr="00890258">
              <w:rPr>
                <w:rFonts w:hint="eastAsia"/>
              </w:rPr>
              <w:t>2</w:t>
            </w:r>
          </w:p>
        </w:tc>
        <w:tc>
          <w:tcPr>
            <w:tcW w:w="651" w:type="dxa"/>
            <w:gridSpan w:val="2"/>
            <w:tcBorders>
              <w:top w:val="nil"/>
              <w:bottom w:val="single" w:sz="4" w:space="0" w:color="auto"/>
            </w:tcBorders>
            <w:vAlign w:val="center"/>
          </w:tcPr>
          <w:p w14:paraId="5804B3EF" w14:textId="77777777" w:rsidR="00890258" w:rsidRPr="00890258" w:rsidRDefault="00890258" w:rsidP="007C4097">
            <w:pPr>
              <w:pStyle w:val="ac"/>
            </w:pPr>
          </w:p>
        </w:tc>
      </w:tr>
      <w:tr w:rsidR="00890258" w:rsidRPr="00890258" w14:paraId="4FEDA0A6" w14:textId="77777777" w:rsidTr="007C4097">
        <w:trPr>
          <w:jc w:val="center"/>
        </w:trPr>
        <w:tc>
          <w:tcPr>
            <w:tcW w:w="1134" w:type="dxa"/>
            <w:vMerge/>
            <w:vAlign w:val="center"/>
          </w:tcPr>
          <w:p w14:paraId="566332DE" w14:textId="77777777" w:rsidR="00890258" w:rsidRPr="00890258" w:rsidRDefault="00890258" w:rsidP="007C4097">
            <w:pPr>
              <w:pStyle w:val="ac"/>
            </w:pPr>
          </w:p>
        </w:tc>
        <w:tc>
          <w:tcPr>
            <w:tcW w:w="1246" w:type="dxa"/>
            <w:tcBorders>
              <w:top w:val="single" w:sz="4" w:space="0" w:color="auto"/>
            </w:tcBorders>
            <w:vAlign w:val="center"/>
          </w:tcPr>
          <w:p w14:paraId="36A356A6" w14:textId="77777777" w:rsidR="00890258" w:rsidRPr="00890258" w:rsidRDefault="00890258" w:rsidP="007C4097">
            <w:pPr>
              <w:pStyle w:val="ac"/>
            </w:pPr>
            <w:r w:rsidRPr="00890258">
              <w:rPr>
                <w:rFonts w:hint="eastAsia"/>
              </w:rPr>
              <w:t>6</w:t>
            </w:r>
          </w:p>
        </w:tc>
        <w:tc>
          <w:tcPr>
            <w:tcW w:w="1589" w:type="dxa"/>
            <w:tcBorders>
              <w:top w:val="single" w:sz="4" w:space="0" w:color="auto"/>
            </w:tcBorders>
            <w:vAlign w:val="center"/>
          </w:tcPr>
          <w:p w14:paraId="333FFCA4" w14:textId="77777777" w:rsidR="00890258" w:rsidRPr="00890258" w:rsidRDefault="00890258" w:rsidP="007C4097">
            <w:pPr>
              <w:pStyle w:val="ac"/>
            </w:pPr>
            <w:r w:rsidRPr="00890258">
              <w:t>[N</w:t>
            </w:r>
            <w:r w:rsidRPr="00890258">
              <w:rPr>
                <w:vertAlign w:val="subscript"/>
              </w:rPr>
              <w:t>8,8,8,16</w:t>
            </w:r>
            <w:r w:rsidRPr="00890258">
              <w:t>]</w:t>
            </w:r>
            <w:r w:rsidRPr="00890258">
              <w:rPr>
                <w:vertAlign w:val="superscript"/>
              </w:rPr>
              <w:t>+</w:t>
            </w:r>
          </w:p>
        </w:tc>
        <w:tc>
          <w:tcPr>
            <w:tcW w:w="1276" w:type="dxa"/>
            <w:tcBorders>
              <w:top w:val="single" w:sz="4" w:space="0" w:color="auto"/>
            </w:tcBorders>
            <w:vAlign w:val="center"/>
          </w:tcPr>
          <w:p w14:paraId="38CBED5B" w14:textId="77777777" w:rsidR="00890258" w:rsidRPr="00890258" w:rsidRDefault="00890258" w:rsidP="007C4097">
            <w:pPr>
              <w:pStyle w:val="ac"/>
            </w:pPr>
            <w:r w:rsidRPr="00890258">
              <w:t>[AOT]</w:t>
            </w:r>
            <w:r w:rsidRPr="00890258">
              <w:rPr>
                <w:vertAlign w:val="superscript"/>
              </w:rPr>
              <w:t>-</w:t>
            </w:r>
          </w:p>
        </w:tc>
        <w:tc>
          <w:tcPr>
            <w:tcW w:w="1418" w:type="dxa"/>
            <w:tcBorders>
              <w:top w:val="single" w:sz="4" w:space="0" w:color="auto"/>
            </w:tcBorders>
            <w:vAlign w:val="center"/>
          </w:tcPr>
          <w:p w14:paraId="025D845E" w14:textId="77777777" w:rsidR="00890258" w:rsidRPr="00890258" w:rsidRDefault="00890258" w:rsidP="007C4097">
            <w:pPr>
              <w:pStyle w:val="ac"/>
            </w:pPr>
            <w:r w:rsidRPr="00890258">
              <w:t>HOPG</w:t>
            </w:r>
          </w:p>
        </w:tc>
        <w:tc>
          <w:tcPr>
            <w:tcW w:w="992" w:type="dxa"/>
            <w:tcBorders>
              <w:top w:val="single" w:sz="4" w:space="0" w:color="auto"/>
            </w:tcBorders>
            <w:vAlign w:val="center"/>
          </w:tcPr>
          <w:p w14:paraId="58ABC87D" w14:textId="77777777" w:rsidR="00890258" w:rsidRPr="00890258" w:rsidRDefault="00890258" w:rsidP="007C4097">
            <w:pPr>
              <w:pStyle w:val="ac"/>
            </w:pPr>
            <w:r w:rsidRPr="00890258">
              <w:rPr>
                <w:rFonts w:hint="eastAsia"/>
              </w:rPr>
              <w:t>0</w:t>
            </w:r>
          </w:p>
        </w:tc>
        <w:tc>
          <w:tcPr>
            <w:tcW w:w="651" w:type="dxa"/>
            <w:gridSpan w:val="2"/>
            <w:tcBorders>
              <w:top w:val="single" w:sz="4" w:space="0" w:color="auto"/>
            </w:tcBorders>
            <w:vAlign w:val="center"/>
          </w:tcPr>
          <w:p w14:paraId="5137420C" w14:textId="77777777" w:rsidR="00890258" w:rsidRPr="00890258" w:rsidRDefault="00890258" w:rsidP="007C4097">
            <w:pPr>
              <w:pStyle w:val="ac"/>
            </w:pPr>
          </w:p>
        </w:tc>
      </w:tr>
      <w:tr w:rsidR="00890258" w:rsidRPr="00890258" w14:paraId="228FEF4A" w14:textId="77777777" w:rsidTr="007C4097">
        <w:trPr>
          <w:jc w:val="center"/>
        </w:trPr>
        <w:tc>
          <w:tcPr>
            <w:tcW w:w="1134" w:type="dxa"/>
            <w:vMerge/>
            <w:vAlign w:val="center"/>
          </w:tcPr>
          <w:p w14:paraId="6A38D56C" w14:textId="77777777" w:rsidR="00890258" w:rsidRPr="00890258" w:rsidRDefault="00890258" w:rsidP="007C4097">
            <w:pPr>
              <w:pStyle w:val="ac"/>
            </w:pPr>
          </w:p>
        </w:tc>
        <w:tc>
          <w:tcPr>
            <w:tcW w:w="1246" w:type="dxa"/>
            <w:vAlign w:val="center"/>
          </w:tcPr>
          <w:p w14:paraId="21607743" w14:textId="77777777" w:rsidR="00890258" w:rsidRPr="00890258" w:rsidRDefault="00890258" w:rsidP="007C4097">
            <w:pPr>
              <w:pStyle w:val="ac"/>
            </w:pPr>
            <w:r w:rsidRPr="00890258">
              <w:rPr>
                <w:rFonts w:hint="eastAsia"/>
              </w:rPr>
              <w:t>7</w:t>
            </w:r>
          </w:p>
        </w:tc>
        <w:tc>
          <w:tcPr>
            <w:tcW w:w="1589" w:type="dxa"/>
            <w:vAlign w:val="center"/>
          </w:tcPr>
          <w:p w14:paraId="0CCC15D1" w14:textId="77777777" w:rsidR="00890258" w:rsidRPr="00890258" w:rsidRDefault="00890258" w:rsidP="007C4097">
            <w:pPr>
              <w:pStyle w:val="ac"/>
            </w:pPr>
            <w:r w:rsidRPr="00890258">
              <w:t>[OMIM]</w:t>
            </w:r>
            <w:r w:rsidRPr="00890258">
              <w:rPr>
                <w:vertAlign w:val="superscript"/>
              </w:rPr>
              <w:t>+</w:t>
            </w:r>
          </w:p>
        </w:tc>
        <w:tc>
          <w:tcPr>
            <w:tcW w:w="1276" w:type="dxa"/>
            <w:vAlign w:val="center"/>
          </w:tcPr>
          <w:p w14:paraId="0C6DA98D" w14:textId="77777777" w:rsidR="00890258" w:rsidRPr="00890258" w:rsidRDefault="00890258" w:rsidP="007C4097">
            <w:pPr>
              <w:pStyle w:val="ac"/>
            </w:pPr>
            <w:r w:rsidRPr="00890258">
              <w:t>[PF</w:t>
            </w:r>
            <w:r w:rsidRPr="00890258">
              <w:rPr>
                <w:vertAlign w:val="subscript"/>
              </w:rPr>
              <w:t>6</w:t>
            </w:r>
            <w:r w:rsidRPr="00890258">
              <w:t>]</w:t>
            </w:r>
            <w:r w:rsidRPr="00890258">
              <w:rPr>
                <w:vertAlign w:val="superscript"/>
              </w:rPr>
              <w:t>-</w:t>
            </w:r>
          </w:p>
        </w:tc>
        <w:tc>
          <w:tcPr>
            <w:tcW w:w="1418" w:type="dxa"/>
            <w:vAlign w:val="center"/>
          </w:tcPr>
          <w:p w14:paraId="660E49A8" w14:textId="77777777" w:rsidR="00890258" w:rsidRPr="00890258" w:rsidRDefault="00890258" w:rsidP="007C4097">
            <w:pPr>
              <w:pStyle w:val="ac"/>
            </w:pPr>
            <w:r w:rsidRPr="00890258">
              <w:t>HOPG</w:t>
            </w:r>
          </w:p>
        </w:tc>
        <w:tc>
          <w:tcPr>
            <w:tcW w:w="992" w:type="dxa"/>
            <w:vAlign w:val="center"/>
          </w:tcPr>
          <w:p w14:paraId="4D2C9E27" w14:textId="77777777" w:rsidR="00890258" w:rsidRPr="00890258" w:rsidRDefault="00890258" w:rsidP="007C4097">
            <w:pPr>
              <w:pStyle w:val="ac"/>
            </w:pPr>
            <w:r w:rsidRPr="00890258">
              <w:rPr>
                <w:rFonts w:hint="eastAsia"/>
              </w:rPr>
              <w:t>0</w:t>
            </w:r>
          </w:p>
        </w:tc>
        <w:tc>
          <w:tcPr>
            <w:tcW w:w="651" w:type="dxa"/>
            <w:gridSpan w:val="2"/>
            <w:vAlign w:val="center"/>
          </w:tcPr>
          <w:p w14:paraId="43BC1C21" w14:textId="77777777" w:rsidR="00890258" w:rsidRPr="00890258" w:rsidRDefault="00890258" w:rsidP="007C4097">
            <w:pPr>
              <w:pStyle w:val="ac"/>
            </w:pPr>
          </w:p>
        </w:tc>
      </w:tr>
      <w:tr w:rsidR="00890258" w:rsidRPr="00890258" w14:paraId="1F062BCD" w14:textId="77777777" w:rsidTr="007C4097">
        <w:trPr>
          <w:jc w:val="center"/>
        </w:trPr>
        <w:tc>
          <w:tcPr>
            <w:tcW w:w="1134" w:type="dxa"/>
            <w:vMerge/>
            <w:vAlign w:val="center"/>
          </w:tcPr>
          <w:p w14:paraId="06DBA06F" w14:textId="77777777" w:rsidR="00890258" w:rsidRPr="00890258" w:rsidRDefault="00890258" w:rsidP="007C4097">
            <w:pPr>
              <w:pStyle w:val="ac"/>
            </w:pPr>
          </w:p>
        </w:tc>
        <w:tc>
          <w:tcPr>
            <w:tcW w:w="1246" w:type="dxa"/>
            <w:vAlign w:val="center"/>
          </w:tcPr>
          <w:p w14:paraId="32A67ECB" w14:textId="77777777" w:rsidR="00890258" w:rsidRPr="00890258" w:rsidRDefault="00890258" w:rsidP="007C4097">
            <w:pPr>
              <w:pStyle w:val="ac"/>
            </w:pPr>
            <w:r w:rsidRPr="00890258">
              <w:rPr>
                <w:rFonts w:hint="eastAsia"/>
              </w:rPr>
              <w:t>8</w:t>
            </w:r>
          </w:p>
        </w:tc>
        <w:tc>
          <w:tcPr>
            <w:tcW w:w="1589" w:type="dxa"/>
            <w:vAlign w:val="center"/>
          </w:tcPr>
          <w:p w14:paraId="385AFBA0" w14:textId="77777777" w:rsidR="00890258" w:rsidRPr="00890258" w:rsidRDefault="00890258" w:rsidP="007C4097">
            <w:pPr>
              <w:pStyle w:val="ac"/>
            </w:pPr>
            <w:r w:rsidRPr="00890258">
              <w:t>[BMIM]</w:t>
            </w:r>
            <w:r w:rsidRPr="00890258">
              <w:rPr>
                <w:vertAlign w:val="superscript"/>
              </w:rPr>
              <w:t>+</w:t>
            </w:r>
          </w:p>
        </w:tc>
        <w:tc>
          <w:tcPr>
            <w:tcW w:w="1276" w:type="dxa"/>
            <w:vAlign w:val="center"/>
          </w:tcPr>
          <w:p w14:paraId="157406B7" w14:textId="77777777" w:rsidR="00890258" w:rsidRPr="00890258" w:rsidRDefault="00890258" w:rsidP="007C4097">
            <w:pPr>
              <w:pStyle w:val="ac"/>
            </w:pPr>
            <w:r w:rsidRPr="00890258">
              <w:t>[PF</w:t>
            </w:r>
            <w:r w:rsidRPr="00890258">
              <w:rPr>
                <w:vertAlign w:val="subscript"/>
              </w:rPr>
              <w:t>6</w:t>
            </w:r>
            <w:r w:rsidRPr="00890258">
              <w:t>]</w:t>
            </w:r>
            <w:r w:rsidRPr="00890258">
              <w:rPr>
                <w:vertAlign w:val="superscript"/>
              </w:rPr>
              <w:t>-</w:t>
            </w:r>
          </w:p>
        </w:tc>
        <w:tc>
          <w:tcPr>
            <w:tcW w:w="1418" w:type="dxa"/>
            <w:vAlign w:val="center"/>
          </w:tcPr>
          <w:p w14:paraId="1F3248F0" w14:textId="77777777" w:rsidR="00890258" w:rsidRPr="00890258" w:rsidRDefault="00890258" w:rsidP="007C4097">
            <w:pPr>
              <w:pStyle w:val="ac"/>
            </w:pPr>
            <w:r w:rsidRPr="00890258">
              <w:t>HOPG</w:t>
            </w:r>
          </w:p>
        </w:tc>
        <w:tc>
          <w:tcPr>
            <w:tcW w:w="992" w:type="dxa"/>
            <w:vAlign w:val="center"/>
          </w:tcPr>
          <w:p w14:paraId="6724EA57" w14:textId="77777777" w:rsidR="00890258" w:rsidRPr="00890258" w:rsidRDefault="00890258" w:rsidP="007C4097">
            <w:pPr>
              <w:pStyle w:val="ac"/>
            </w:pPr>
            <w:r w:rsidRPr="00890258">
              <w:rPr>
                <w:rFonts w:hint="eastAsia"/>
              </w:rPr>
              <w:t>0</w:t>
            </w:r>
          </w:p>
        </w:tc>
        <w:tc>
          <w:tcPr>
            <w:tcW w:w="651" w:type="dxa"/>
            <w:gridSpan w:val="2"/>
            <w:vAlign w:val="center"/>
          </w:tcPr>
          <w:p w14:paraId="0E3EEC91" w14:textId="77777777" w:rsidR="00890258" w:rsidRPr="00890258" w:rsidRDefault="00890258" w:rsidP="007C4097">
            <w:pPr>
              <w:pStyle w:val="ac"/>
            </w:pPr>
          </w:p>
        </w:tc>
      </w:tr>
      <w:tr w:rsidR="00890258" w:rsidRPr="00890258" w14:paraId="2C006975" w14:textId="77777777" w:rsidTr="007C4097">
        <w:trPr>
          <w:jc w:val="center"/>
        </w:trPr>
        <w:tc>
          <w:tcPr>
            <w:tcW w:w="1134" w:type="dxa"/>
            <w:vMerge/>
            <w:vAlign w:val="center"/>
          </w:tcPr>
          <w:p w14:paraId="4ACB28FF" w14:textId="77777777" w:rsidR="00890258" w:rsidRPr="00890258" w:rsidRDefault="00890258" w:rsidP="007C4097">
            <w:pPr>
              <w:pStyle w:val="ac"/>
            </w:pPr>
          </w:p>
        </w:tc>
        <w:tc>
          <w:tcPr>
            <w:tcW w:w="1246" w:type="dxa"/>
            <w:vAlign w:val="center"/>
          </w:tcPr>
          <w:p w14:paraId="6EF08A16" w14:textId="77777777" w:rsidR="00890258" w:rsidRPr="00890258" w:rsidRDefault="00890258" w:rsidP="007C4097">
            <w:pPr>
              <w:pStyle w:val="ac"/>
            </w:pPr>
            <w:r w:rsidRPr="00890258">
              <w:rPr>
                <w:rFonts w:hint="eastAsia"/>
              </w:rPr>
              <w:t>9</w:t>
            </w:r>
          </w:p>
        </w:tc>
        <w:tc>
          <w:tcPr>
            <w:tcW w:w="1589" w:type="dxa"/>
            <w:vAlign w:val="center"/>
          </w:tcPr>
          <w:p w14:paraId="1CEE6AD3" w14:textId="77777777" w:rsidR="00890258" w:rsidRPr="00890258" w:rsidRDefault="00890258" w:rsidP="007C4097">
            <w:pPr>
              <w:pStyle w:val="ac"/>
            </w:pPr>
            <w:r w:rsidRPr="00890258">
              <w:t>[N</w:t>
            </w:r>
            <w:r w:rsidRPr="00890258">
              <w:rPr>
                <w:vertAlign w:val="subscript"/>
              </w:rPr>
              <w:t>8,8,8,12</w:t>
            </w:r>
            <w:r w:rsidRPr="00890258">
              <w:t>]</w:t>
            </w:r>
            <w:r w:rsidRPr="00890258">
              <w:rPr>
                <w:vertAlign w:val="superscript"/>
              </w:rPr>
              <w:t>+</w:t>
            </w:r>
          </w:p>
        </w:tc>
        <w:tc>
          <w:tcPr>
            <w:tcW w:w="1276" w:type="dxa"/>
            <w:vAlign w:val="center"/>
          </w:tcPr>
          <w:p w14:paraId="0184EBCF" w14:textId="77777777" w:rsidR="00890258" w:rsidRPr="00890258" w:rsidRDefault="007C4097" w:rsidP="007C4097">
            <w:pPr>
              <w:pStyle w:val="ac"/>
            </w:pPr>
            <w:r>
              <w:t>[A</w:t>
            </w:r>
            <w:r w:rsidR="00890258" w:rsidRPr="00890258">
              <w:rPr>
                <w:vertAlign w:val="subscript"/>
              </w:rPr>
              <w:t>8</w:t>
            </w:r>
            <w:r w:rsidRPr="007C4097">
              <w:t>BMB</w:t>
            </w:r>
            <w:r w:rsidR="00890258" w:rsidRPr="00890258">
              <w:t>]</w:t>
            </w:r>
            <w:r w:rsidR="00890258" w:rsidRPr="00890258">
              <w:rPr>
                <w:vertAlign w:val="superscript"/>
              </w:rPr>
              <w:t>-</w:t>
            </w:r>
          </w:p>
        </w:tc>
        <w:tc>
          <w:tcPr>
            <w:tcW w:w="1418" w:type="dxa"/>
            <w:vAlign w:val="center"/>
          </w:tcPr>
          <w:p w14:paraId="63571ECB" w14:textId="77777777" w:rsidR="00890258" w:rsidRPr="00890258" w:rsidRDefault="00890258" w:rsidP="007C4097">
            <w:pPr>
              <w:pStyle w:val="ac"/>
            </w:pPr>
            <w:r w:rsidRPr="00890258">
              <w:t>HOPG</w:t>
            </w:r>
          </w:p>
        </w:tc>
        <w:tc>
          <w:tcPr>
            <w:tcW w:w="992" w:type="dxa"/>
            <w:vAlign w:val="center"/>
          </w:tcPr>
          <w:p w14:paraId="20452D3D" w14:textId="77777777" w:rsidR="00890258" w:rsidRPr="00890258" w:rsidRDefault="00890258" w:rsidP="007C4097">
            <w:pPr>
              <w:pStyle w:val="ac"/>
            </w:pPr>
            <w:r w:rsidRPr="00890258">
              <w:rPr>
                <w:rFonts w:hint="eastAsia"/>
              </w:rPr>
              <w:t>0</w:t>
            </w:r>
          </w:p>
        </w:tc>
        <w:tc>
          <w:tcPr>
            <w:tcW w:w="651" w:type="dxa"/>
            <w:gridSpan w:val="2"/>
            <w:vAlign w:val="center"/>
          </w:tcPr>
          <w:p w14:paraId="18E533C9" w14:textId="77777777" w:rsidR="00890258" w:rsidRPr="00890258" w:rsidRDefault="00890258" w:rsidP="007C4097">
            <w:pPr>
              <w:pStyle w:val="ac"/>
            </w:pPr>
          </w:p>
        </w:tc>
      </w:tr>
      <w:tr w:rsidR="00890258" w:rsidRPr="00890258" w14:paraId="2938683C" w14:textId="77777777" w:rsidTr="007C4097">
        <w:trPr>
          <w:jc w:val="center"/>
        </w:trPr>
        <w:tc>
          <w:tcPr>
            <w:tcW w:w="1134" w:type="dxa"/>
            <w:vMerge/>
            <w:vAlign w:val="center"/>
          </w:tcPr>
          <w:p w14:paraId="26DA7344" w14:textId="77777777" w:rsidR="00890258" w:rsidRPr="00890258" w:rsidRDefault="00890258" w:rsidP="007C4097">
            <w:pPr>
              <w:pStyle w:val="ac"/>
            </w:pPr>
          </w:p>
        </w:tc>
        <w:tc>
          <w:tcPr>
            <w:tcW w:w="1246" w:type="dxa"/>
            <w:vAlign w:val="center"/>
          </w:tcPr>
          <w:p w14:paraId="2584AF4D" w14:textId="77777777" w:rsidR="00890258" w:rsidRPr="00890258" w:rsidRDefault="00890258" w:rsidP="007C4097">
            <w:pPr>
              <w:pStyle w:val="ac"/>
            </w:pPr>
            <w:r w:rsidRPr="00890258">
              <w:rPr>
                <w:rFonts w:hint="eastAsia"/>
              </w:rPr>
              <w:t>1</w:t>
            </w:r>
            <w:r w:rsidRPr="00890258">
              <w:t>0</w:t>
            </w:r>
          </w:p>
        </w:tc>
        <w:tc>
          <w:tcPr>
            <w:tcW w:w="1589" w:type="dxa"/>
            <w:vAlign w:val="center"/>
          </w:tcPr>
          <w:p w14:paraId="6E45EE44" w14:textId="77777777" w:rsidR="00890258" w:rsidRPr="00890258" w:rsidRDefault="00890258" w:rsidP="007C4097">
            <w:pPr>
              <w:pStyle w:val="ac"/>
            </w:pPr>
            <w:r w:rsidRPr="00890258">
              <w:t>[N</w:t>
            </w:r>
            <w:r w:rsidRPr="00890258">
              <w:rPr>
                <w:vertAlign w:val="subscript"/>
              </w:rPr>
              <w:t>8,8,8,12</w:t>
            </w:r>
            <w:r w:rsidRPr="00890258">
              <w:t>]</w:t>
            </w:r>
            <w:r w:rsidRPr="00890258">
              <w:rPr>
                <w:vertAlign w:val="superscript"/>
              </w:rPr>
              <w:t>+</w:t>
            </w:r>
          </w:p>
        </w:tc>
        <w:tc>
          <w:tcPr>
            <w:tcW w:w="1276" w:type="dxa"/>
            <w:vAlign w:val="center"/>
          </w:tcPr>
          <w:p w14:paraId="0BD2A9FB" w14:textId="77777777" w:rsidR="00890258" w:rsidRPr="00890258" w:rsidRDefault="007C4097" w:rsidP="007C4097">
            <w:pPr>
              <w:pStyle w:val="ac"/>
            </w:pPr>
            <w:r>
              <w:t>[A</w:t>
            </w:r>
            <w:r w:rsidR="00890258" w:rsidRPr="00890258">
              <w:rPr>
                <w:vertAlign w:val="subscript"/>
              </w:rPr>
              <w:t>12</w:t>
            </w:r>
            <w:r>
              <w:t>BMB</w:t>
            </w:r>
            <w:r w:rsidR="00890258" w:rsidRPr="00890258">
              <w:t>]</w:t>
            </w:r>
            <w:r w:rsidR="00890258" w:rsidRPr="00890258">
              <w:rPr>
                <w:vertAlign w:val="superscript"/>
              </w:rPr>
              <w:t>-</w:t>
            </w:r>
          </w:p>
        </w:tc>
        <w:tc>
          <w:tcPr>
            <w:tcW w:w="1418" w:type="dxa"/>
            <w:vAlign w:val="center"/>
          </w:tcPr>
          <w:p w14:paraId="2BCFBEA7" w14:textId="77777777" w:rsidR="00890258" w:rsidRPr="00890258" w:rsidRDefault="00890258" w:rsidP="007C4097">
            <w:pPr>
              <w:pStyle w:val="ac"/>
            </w:pPr>
            <w:r w:rsidRPr="00890258">
              <w:t>HOPG</w:t>
            </w:r>
          </w:p>
        </w:tc>
        <w:tc>
          <w:tcPr>
            <w:tcW w:w="992" w:type="dxa"/>
            <w:vAlign w:val="center"/>
          </w:tcPr>
          <w:p w14:paraId="5BD1D68C" w14:textId="77777777" w:rsidR="00890258" w:rsidRPr="00890258" w:rsidRDefault="00890258" w:rsidP="007C4097">
            <w:pPr>
              <w:pStyle w:val="ac"/>
            </w:pPr>
            <w:r w:rsidRPr="00890258">
              <w:rPr>
                <w:rFonts w:hint="eastAsia"/>
              </w:rPr>
              <w:t>0</w:t>
            </w:r>
          </w:p>
        </w:tc>
        <w:tc>
          <w:tcPr>
            <w:tcW w:w="651" w:type="dxa"/>
            <w:gridSpan w:val="2"/>
            <w:vAlign w:val="center"/>
          </w:tcPr>
          <w:p w14:paraId="1C209673" w14:textId="77777777" w:rsidR="00890258" w:rsidRPr="00890258" w:rsidRDefault="00890258" w:rsidP="007C4097">
            <w:pPr>
              <w:pStyle w:val="ac"/>
            </w:pPr>
          </w:p>
        </w:tc>
      </w:tr>
    </w:tbl>
    <w:p w14:paraId="740390F2" w14:textId="77777777" w:rsidR="00C62603" w:rsidRDefault="00C62603" w:rsidP="00C62603">
      <w:pPr>
        <w:ind w:firstLine="480"/>
      </w:pPr>
      <w:r>
        <w:rPr>
          <w:rFonts w:hint="eastAsia"/>
        </w:rPr>
        <w:t>特别的，</w:t>
      </w:r>
      <w:r w:rsidR="00AB5BDA">
        <w:t>外部实验验证集中的部分样本引入了文献数据</w:t>
      </w:r>
      <w:r w:rsidRPr="00C62603">
        <w:t>中未覆盖的阴、阳离子种类，其二维结构如图</w:t>
      </w:r>
      <w:r w:rsidR="00AB5BDA">
        <w:t>2.7</w:t>
      </w:r>
      <w:r w:rsidRPr="00C62603">
        <w:t>所示。这些新增</w:t>
      </w:r>
      <w:r>
        <w:rPr>
          <w:rFonts w:hint="eastAsia"/>
        </w:rPr>
        <w:t>的</w:t>
      </w:r>
      <w:r w:rsidRPr="00C62603">
        <w:t>离子结构使外部实验验证集不仅能够检验模型在低摩擦系数区间的预测能力，还能够进一步考察模型对未见离子结构样本的外推能力。因此，该验证集相较于测试集和外部文献验证集，具有更严格的泛化性检验意义。</w:t>
      </w:r>
    </w:p>
    <w:p w14:paraId="47DC9B3C" w14:textId="77777777" w:rsidR="00C62603" w:rsidRDefault="00C62603" w:rsidP="00C62603">
      <w:pPr>
        <w:pStyle w:val="ac"/>
      </w:pPr>
      <w:r>
        <w:rPr>
          <w:rFonts w:hint="eastAsia"/>
          <w:noProof/>
        </w:rPr>
        <w:lastRenderedPageBreak/>
        <w:drawing>
          <wp:inline distT="0" distB="0" distL="0" distR="0" wp14:anchorId="011FC720" wp14:editId="3B26CA2D">
            <wp:extent cx="5274310" cy="252349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5 exp in this work Cation &amp; Anion (new).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523490"/>
                    </a:xfrm>
                    <a:prstGeom prst="rect">
                      <a:avLst/>
                    </a:prstGeom>
                  </pic:spPr>
                </pic:pic>
              </a:graphicData>
            </a:graphic>
          </wp:inline>
        </w:drawing>
      </w:r>
    </w:p>
    <w:p w14:paraId="753C286E" w14:textId="77777777" w:rsidR="00C62603" w:rsidRDefault="00C62603" w:rsidP="00C62603">
      <w:pPr>
        <w:pStyle w:val="ac"/>
      </w:pPr>
      <w:r>
        <w:rPr>
          <w:rFonts w:hint="eastAsia"/>
        </w:rPr>
        <w:t>图</w:t>
      </w:r>
      <w:r>
        <w:rPr>
          <w:rFonts w:hint="eastAsia"/>
        </w:rPr>
        <w:t>2</w:t>
      </w:r>
      <w:r>
        <w:t xml:space="preserve">.7 </w:t>
      </w:r>
      <w:r>
        <w:rPr>
          <w:rFonts w:hint="eastAsia"/>
        </w:rPr>
        <w:t>外部实验验证集中文献</w:t>
      </w:r>
      <w:r w:rsidR="00AB5BDA">
        <w:rPr>
          <w:rFonts w:hint="eastAsia"/>
        </w:rPr>
        <w:t>数据未覆盖的阴、</w:t>
      </w:r>
      <w:r w:rsidRPr="00C62603">
        <w:rPr>
          <w:rFonts w:hint="eastAsia"/>
        </w:rPr>
        <w:t>阳离子二维结构图</w:t>
      </w:r>
    </w:p>
    <w:p w14:paraId="1FE809C9" w14:textId="77777777" w:rsidR="00B20828" w:rsidRDefault="00B20828" w:rsidP="00B20828">
      <w:pPr>
        <w:pStyle w:val="3"/>
      </w:pPr>
      <w:r w:rsidRPr="00B20828">
        <w:rPr>
          <w:rFonts w:hint="eastAsia"/>
        </w:rPr>
        <w:t>样品制备与测试</w:t>
      </w:r>
    </w:p>
    <w:p w14:paraId="23CC2762" w14:textId="77777777" w:rsidR="00B20828" w:rsidRDefault="00B20828" w:rsidP="00B20828">
      <w:pPr>
        <w:ind w:firstLine="480"/>
      </w:pPr>
      <w:r w:rsidRPr="00B20828">
        <w:t>为获得外部实验验证集所需的膜厚</w:t>
      </w:r>
      <w:r w:rsidRPr="00B20828">
        <w:t>h</w:t>
      </w:r>
      <w:r w:rsidRPr="00B20828">
        <w:t>和纳米摩擦系数</w:t>
      </w:r>
      <w:r w:rsidRPr="00B20828">
        <w:t>μ</w:t>
      </w:r>
      <w:r w:rsidRPr="00B20828">
        <w:t>，本研究在新剥离的</w:t>
      </w:r>
      <w:commentRangeStart w:id="3"/>
      <w:r w:rsidRPr="00B20828">
        <w:t>HOPG</w:t>
      </w:r>
      <w:commentRangeEnd w:id="3"/>
      <w:r w:rsidR="00B818E4">
        <w:rPr>
          <w:rStyle w:val="af5"/>
        </w:rPr>
        <w:commentReference w:id="3"/>
      </w:r>
      <w:r w:rsidR="007D3ED8">
        <w:t>基底表面制备离子液体薄膜。具体</w:t>
      </w:r>
      <w:r w:rsidR="007D3ED8">
        <w:rPr>
          <w:rFonts w:hint="eastAsia"/>
        </w:rPr>
        <w:t>操作为：</w:t>
      </w:r>
      <w:r w:rsidRPr="00B20828">
        <w:t>将</w:t>
      </w:r>
      <w:r w:rsidRPr="00B20828">
        <w:t>6</w:t>
      </w:r>
      <w:r w:rsidRPr="00B20828">
        <w:t>种离子液体分别溶解于丙酮中，离子液体与丙酮的体积比为</w:t>
      </w:r>
      <w:r w:rsidRPr="00B20828">
        <w:t>1:1000</w:t>
      </w:r>
      <w:r w:rsidRPr="00B20828">
        <w:t>；随后采用微量进样器移取</w:t>
      </w:r>
      <w:r w:rsidR="007D3ED8">
        <w:t>1</w:t>
      </w:r>
      <w:r w:rsidRPr="00B20828">
        <w:t>μL</w:t>
      </w:r>
      <w:r w:rsidRPr="00B20828">
        <w:t>溶液滴加于平整洁净的</w:t>
      </w:r>
      <w:r w:rsidRPr="00B20828">
        <w:t>HOPG</w:t>
      </w:r>
      <w:r w:rsidRPr="00B20828">
        <w:t>表面（面积约</w:t>
      </w:r>
      <w:r w:rsidRPr="00B20828">
        <w:t>1cm</w:t>
      </w:r>
      <w:r w:rsidR="007D3ED8" w:rsidRPr="00E17103">
        <w:rPr>
          <w:vertAlign w:val="superscript"/>
        </w:rPr>
        <w:t>2</w:t>
      </w:r>
      <w:r w:rsidRPr="00B20828">
        <w:t>），并将样品置于</w:t>
      </w:r>
      <w:r w:rsidRPr="00B20828">
        <w:t>35℃</w:t>
      </w:r>
      <w:r w:rsidRPr="00B20828">
        <w:t>真空干燥箱中静置</w:t>
      </w:r>
      <w:r w:rsidRPr="00B20828">
        <w:t>12h</w:t>
      </w:r>
      <w:r w:rsidR="007D3ED8">
        <w:t>，使溶剂完全挥发，</w:t>
      </w:r>
      <w:r w:rsidRPr="00B20828">
        <w:t>获得离子液体薄膜</w:t>
      </w:r>
      <w:r w:rsidR="008A63EC">
        <w:t>。</w:t>
      </w:r>
    </w:p>
    <w:p w14:paraId="6A0F9964" w14:textId="77777777" w:rsidR="00F32857" w:rsidRDefault="00B20828" w:rsidP="007D3ED8">
      <w:pPr>
        <w:ind w:firstLine="480"/>
      </w:pPr>
      <w:r w:rsidRPr="00B20828">
        <w:t>薄膜厚度</w:t>
      </w:r>
      <w:r w:rsidRPr="00B20828">
        <w:t>h</w:t>
      </w:r>
      <w:r w:rsidRPr="00B20828">
        <w:t>采用</w:t>
      </w:r>
      <w:r w:rsidRPr="00B20828">
        <w:t>AFM</w:t>
      </w:r>
      <w:r w:rsidRPr="00B20828">
        <w:t>表征获得。使用</w:t>
      </w:r>
      <w:r w:rsidRPr="00B20828">
        <w:t xml:space="preserve">Bruker JPK </w:t>
      </w:r>
      <w:proofErr w:type="spellStart"/>
      <w:r w:rsidR="008A63EC">
        <w:t>NanoWizard</w:t>
      </w:r>
      <w:proofErr w:type="spellEnd"/>
      <w:r w:rsidRPr="00B20828">
        <w:t>系列</w:t>
      </w:r>
      <w:proofErr w:type="spellStart"/>
      <w:r w:rsidRPr="00B20828">
        <w:t>BioAFM</w:t>
      </w:r>
      <w:proofErr w:type="spellEnd"/>
      <w:r w:rsidRPr="00B20828">
        <w:t>的</w:t>
      </w:r>
      <w:r w:rsidRPr="00B20828">
        <w:t>AC</w:t>
      </w:r>
      <w:r w:rsidRPr="00B20828">
        <w:t>模式对离子液体薄膜进行形貌测试，并由截面剖面线得到膜厚值。纳米摩擦系数</w:t>
      </w:r>
      <w:r w:rsidR="007D3ED8" w:rsidRPr="007D3ED8">
        <w:rPr>
          <w:rFonts w:hint="eastAsia"/>
        </w:rPr>
        <w:t>μ</w:t>
      </w:r>
      <w:r w:rsidRPr="00B20828">
        <w:t>测试在室温（约</w:t>
      </w:r>
      <w:r w:rsidRPr="00B20828">
        <w:t>25℃</w:t>
      </w:r>
      <w:r w:rsidRPr="00B20828">
        <w:t>）和相对湿度约</w:t>
      </w:r>
      <w:r w:rsidRPr="00B20828">
        <w:t>50%</w:t>
      </w:r>
      <w:r w:rsidRPr="00B20828">
        <w:t>的大气环境下进行，采用</w:t>
      </w:r>
      <w:r w:rsidRPr="00B20828">
        <w:t>AFM</w:t>
      </w:r>
      <w:r w:rsidRPr="00B20828">
        <w:t>接触模式记录侧向力信号。测试探针为</w:t>
      </w:r>
      <w:r w:rsidRPr="00B20828">
        <w:t>SNL</w:t>
      </w:r>
      <w:r w:rsidRPr="00B20828">
        <w:t>系列氮化硅探针，在固定扫描方向下记录正反向扫描的横向信号，并由侧向力环路换算得到摩擦力。典型扫描范围为</w:t>
      </w:r>
      <w:r w:rsidRPr="00B20828">
        <w:t>2μm×2μm</w:t>
      </w:r>
      <w:r w:rsidRPr="00B20828">
        <w:t>，扫描速率为</w:t>
      </w:r>
      <w:r w:rsidRPr="00B20828">
        <w:t>2Hz</w:t>
      </w:r>
      <w:r w:rsidRPr="00B20828">
        <w:t>。摩擦系数由摩擦力</w:t>
      </w:r>
      <w:r w:rsidR="007D3ED8">
        <w:t>-</w:t>
      </w:r>
      <w:r w:rsidRPr="00B20828">
        <w:t>向载荷关系的线性拟合斜率获得。为保证测试结果的可靠性，代表性样品在同一样品不同位置并更换探针后重复采集摩擦力</w:t>
      </w:r>
      <w:r w:rsidR="007D3ED8">
        <w:t>-</w:t>
      </w:r>
      <w:r w:rsidRPr="00B20828">
        <w:t>荷曲线，同时对裸</w:t>
      </w:r>
      <w:r w:rsidRPr="00B20828">
        <w:t>HOPG</w:t>
      </w:r>
      <w:r w:rsidRPr="00B20828">
        <w:t>在相同载荷范围内进行对照测试，以排除探针直接接触基底或样品挤出造成的影响。</w:t>
      </w:r>
    </w:p>
    <w:p w14:paraId="737C7368" w14:textId="77777777" w:rsidR="00CB03D3" w:rsidRPr="00F25F41" w:rsidRDefault="00ED7A88" w:rsidP="007D3ED8">
      <w:pPr>
        <w:pStyle w:val="3"/>
      </w:pPr>
      <w:r>
        <w:rPr>
          <w:rFonts w:hint="eastAsia"/>
        </w:rPr>
        <w:t>验证流程</w:t>
      </w:r>
    </w:p>
    <w:p w14:paraId="08645412" w14:textId="77777777" w:rsidR="00D22FC4" w:rsidRDefault="00BD0118" w:rsidP="00D22FC4">
      <w:pPr>
        <w:ind w:firstLine="480"/>
      </w:pPr>
      <w:r>
        <w:t>根据</w:t>
      </w:r>
      <w:r>
        <w:t>2.3.2</w:t>
      </w:r>
      <w:r>
        <w:t>的样品制备和测试过程，测得了</w:t>
      </w:r>
      <w:r>
        <w:rPr>
          <w:rFonts w:hint="eastAsia"/>
        </w:rPr>
        <w:t>1</w:t>
      </w:r>
      <w:r>
        <w:t>0</w:t>
      </w:r>
      <w:r>
        <w:t>个实验样本的对应的</w:t>
      </w:r>
      <w:r w:rsidRPr="00BD0118">
        <w:rPr>
          <w:rFonts w:hint="eastAsia"/>
        </w:rPr>
        <w:t>界面膜厚</w:t>
      </w:r>
      <w:r>
        <w:rPr>
          <w:rFonts w:hint="eastAsia"/>
        </w:rPr>
        <w:t>h</w:t>
      </w:r>
      <w:r w:rsidRPr="00BD0118">
        <w:rPr>
          <w:rFonts w:hint="eastAsia"/>
        </w:rPr>
        <w:t>和实验纳米摩擦系数</w:t>
      </w:r>
      <w:proofErr w:type="spellStart"/>
      <w:r w:rsidRPr="005975FD">
        <w:rPr>
          <w:rFonts w:cs="Times New Roman"/>
        </w:rPr>
        <w:t>μ</w:t>
      </w:r>
      <w:r w:rsidRPr="005975FD">
        <w:rPr>
          <w:rFonts w:cs="Times New Roman"/>
          <w:vertAlign w:val="subscript"/>
        </w:rPr>
        <w:t>exp</w:t>
      </w:r>
      <w:proofErr w:type="spellEnd"/>
      <w:r>
        <w:t>。</w:t>
      </w:r>
      <w:r w:rsidR="007D3ED8" w:rsidRPr="007D3ED8">
        <w:t>对每个实验样本，</w:t>
      </w:r>
      <w:r>
        <w:rPr>
          <w:rFonts w:hint="eastAsia"/>
        </w:rPr>
        <w:t>采用</w:t>
      </w:r>
      <w:r w:rsidR="00D22FC4">
        <w:rPr>
          <w:rFonts w:hint="eastAsia"/>
        </w:rPr>
        <w:t>2</w:t>
      </w:r>
      <w:r w:rsidR="00D22FC4">
        <w:t>.</w:t>
      </w:r>
      <w:r>
        <w:t>1</w:t>
      </w:r>
      <w:r>
        <w:t>节</w:t>
      </w:r>
      <w:r w:rsidR="00D22FC4">
        <w:t>中</w:t>
      </w:r>
      <w:r>
        <w:t>文献数据集相同的描述符体系，</w:t>
      </w:r>
      <w:r w:rsidR="00D22FC4">
        <w:t>完全相同的方式构建外部实验验证集。</w:t>
      </w:r>
      <w:r w:rsidR="007D3ED8" w:rsidRPr="007D3ED8">
        <w:t>外部实验验证集不参与模型训练、超参数优化和数据划分阈值确定，仅在模型训练完成后用于独立外部验证。</w:t>
      </w:r>
    </w:p>
    <w:p w14:paraId="0BF9F09D" w14:textId="77777777" w:rsidR="00CB03D3" w:rsidRPr="00A055D3" w:rsidRDefault="007D3ED8" w:rsidP="00D22FC4">
      <w:pPr>
        <w:ind w:firstLine="480"/>
      </w:pPr>
      <w:r w:rsidRPr="007D3ED8">
        <w:t>具体预测时，外部实验样本与测试集、外部文献验证集一样，均采用由训练集计算得到的标准化参数进行变换，再输入已训练完成的模型得到预测值</w:t>
      </w:r>
      <w:proofErr w:type="spellStart"/>
      <w:r w:rsidR="00BD0118">
        <w:t>μ</w:t>
      </w:r>
      <w:r w:rsidR="00BD0118" w:rsidRPr="005975FD">
        <w:rPr>
          <w:vertAlign w:val="subscript"/>
        </w:rPr>
        <w:t>pred</w:t>
      </w:r>
      <w:proofErr w:type="spellEnd"/>
      <w:r w:rsidRPr="007D3ED8">
        <w:t>通</w:t>
      </w:r>
      <w:r w:rsidRPr="007D3ED8">
        <w:lastRenderedPageBreak/>
        <w:t>过与实验值</w:t>
      </w:r>
      <w:proofErr w:type="spellStart"/>
      <w:r w:rsidR="00ED7A88" w:rsidRPr="007D3ED8">
        <w:t>μ</w:t>
      </w:r>
      <w:r w:rsidR="00ED7A88" w:rsidRPr="005975FD">
        <w:rPr>
          <w:vertAlign w:val="subscript"/>
        </w:rPr>
        <w:t>exp</w:t>
      </w:r>
      <w:proofErr w:type="spellEnd"/>
      <w:r w:rsidRPr="007D3ED8">
        <w:t>的比较评价模型在超低摩擦区间的外推能力。该验证流程在后续单模型评估和门控分区混合学习评估中保持一致，以保证不同模型结果之间的可比性</w:t>
      </w:r>
      <w:r w:rsidR="00D22FC4">
        <w:t>。</w:t>
      </w:r>
    </w:p>
    <w:p w14:paraId="0E9061BF" w14:textId="77777777" w:rsidR="00DB52E6" w:rsidRDefault="00DB52E6">
      <w:pPr>
        <w:widowControl/>
        <w:spacing w:line="240" w:lineRule="auto"/>
        <w:ind w:firstLineChars="0" w:firstLine="0"/>
        <w:jc w:val="left"/>
      </w:pPr>
      <w:r>
        <w:br w:type="page"/>
      </w:r>
    </w:p>
    <w:p w14:paraId="5402A464" w14:textId="77777777" w:rsidR="003579AB" w:rsidRDefault="00DB52E6" w:rsidP="00DB52E6">
      <w:pPr>
        <w:pStyle w:val="1"/>
      </w:pPr>
      <w:r w:rsidRPr="00DB52E6">
        <w:rPr>
          <w:rFonts w:hint="eastAsia"/>
        </w:rPr>
        <w:lastRenderedPageBreak/>
        <w:t>基于单模型的固体界面处离子液体纳米摩擦系数的机器学习研究</w:t>
      </w:r>
    </w:p>
    <w:p w14:paraId="04697F87" w14:textId="77777777" w:rsidR="003579AB" w:rsidRDefault="003579AB" w:rsidP="003579AB">
      <w:pPr>
        <w:pStyle w:val="2"/>
      </w:pPr>
      <w:r>
        <w:rPr>
          <w:rFonts w:hint="eastAsia"/>
        </w:rPr>
        <w:t>引言</w:t>
      </w:r>
    </w:p>
    <w:p w14:paraId="5E4E006F" w14:textId="77777777" w:rsidR="003579AB" w:rsidRPr="009F566C" w:rsidRDefault="003579AB" w:rsidP="003579AB">
      <w:pPr>
        <w:ind w:firstLine="480"/>
      </w:pPr>
      <w:r w:rsidRPr="009F566C">
        <w:rPr>
          <w:rFonts w:hint="eastAsia"/>
        </w:rPr>
        <w:t>离子液体因蒸气压低、热稳定性高、与固体界面作用强等特点，被认为是减摩润滑领域的重要候选体系。已有研究表明，离子液体在固体表面易形成具有显著结构化特征的边界层，其摩擦行为不仅与自身化学组成有关，还受界面处离子液体的层状结构影响。实验研究已观察到离子液体薄膜在不同离子层数下呈现分段摩擦行为，即摩擦随受限层数变化出现分级响应的特征，这提示膜厚信息对摩擦预测具有重要意义。进一步的研究也表明，层状膜厚减小往往伴随摩擦系数增大，近表面有序层在剪切过程中可能具有更高的滑移能垒。除此之外，固体表面极性</w:t>
      </w:r>
      <w:commentRangeStart w:id="4"/>
      <w:r w:rsidRPr="009F566C">
        <w:rPr>
          <w:rFonts w:hint="eastAsia"/>
        </w:rPr>
        <w:t>，电荷状态以及滑动速度</w:t>
      </w:r>
      <w:r w:rsidRPr="009F566C">
        <w:rPr>
          <w:rFonts w:hint="eastAsia"/>
        </w:rPr>
        <w:t>,</w:t>
      </w:r>
      <w:r w:rsidRPr="009F566C">
        <w:rPr>
          <w:rFonts w:hint="eastAsia"/>
        </w:rPr>
        <w:t>温度等外场条件也会影响固体界面处的纳米摩擦行为。</w:t>
      </w:r>
    </w:p>
    <w:p w14:paraId="71738A79" w14:textId="77777777" w:rsidR="003579AB" w:rsidRPr="009F566C" w:rsidRDefault="003579AB" w:rsidP="003579AB">
      <w:pPr>
        <w:ind w:firstLine="480"/>
      </w:pPr>
      <w:r w:rsidRPr="009F566C">
        <w:rPr>
          <w:rFonts w:hint="eastAsia"/>
        </w:rPr>
        <w:t>在纳米尺度接触条件下，这些因素共同作用于摩擦行为，使得仅凭单个物理量或简单</w:t>
      </w:r>
      <w:commentRangeEnd w:id="4"/>
      <w:r w:rsidR="00B818E4">
        <w:rPr>
          <w:rStyle w:val="af5"/>
        </w:rPr>
        <w:commentReference w:id="4"/>
      </w:r>
      <w:r w:rsidRPr="009F566C">
        <w:rPr>
          <w:rFonts w:hint="eastAsia"/>
        </w:rPr>
        <w:t>经验关系难以实现跨体系的可靠预测，尤其在摩擦系数极小的超低摩擦区间，测量噪声会进一步放大预测难度。因此，在构建面向多离子液体类型，多表面和多工况的预测模型时，需要在众多影响因素与纳米摩擦系数之间建立可靠的映射关系，并通过严格验证评估其泛化能力。</w:t>
      </w:r>
    </w:p>
    <w:p w14:paraId="7894303A" w14:textId="77777777" w:rsidR="003579AB" w:rsidRDefault="003579AB" w:rsidP="003579AB">
      <w:pPr>
        <w:ind w:firstLine="480"/>
      </w:pPr>
      <w:r w:rsidRPr="009F566C">
        <w:rPr>
          <w:rFonts w:hint="eastAsia"/>
        </w:rPr>
        <w:t>基于第二章构建的数据集与统一建模流程，本章采用单模型对固体界面处离子液体的纳米摩擦系数进行研究。具体地，分别在</w:t>
      </w:r>
      <w:r w:rsidRPr="009F566C">
        <w:rPr>
          <w:rFonts w:hint="eastAsia"/>
        </w:rPr>
        <w:t>Dataset-A</w:t>
      </w:r>
      <w:r w:rsidRPr="009F566C">
        <w:rPr>
          <w:rFonts w:hint="eastAsia"/>
        </w:rPr>
        <w:t>（不含膜厚）和</w:t>
      </w:r>
      <w:r w:rsidRPr="009F566C">
        <w:rPr>
          <w:rFonts w:hint="eastAsia"/>
        </w:rPr>
        <w:t>Dataset-B</w:t>
      </w:r>
      <w:r w:rsidRPr="009F566C">
        <w:rPr>
          <w:rFonts w:hint="eastAsia"/>
        </w:rPr>
        <w:t>（含膜厚）两个数据集上训练五类代表性回归单模型：</w:t>
      </w:r>
      <w:proofErr w:type="spellStart"/>
      <w:r w:rsidRPr="009F566C">
        <w:rPr>
          <w:rFonts w:hint="eastAsia"/>
        </w:rPr>
        <w:t>Cat</w:t>
      </w:r>
      <w:r>
        <w:rPr>
          <w:rFonts w:hint="eastAsia"/>
        </w:rPr>
        <w:t>Boost</w:t>
      </w:r>
      <w:proofErr w:type="spellEnd"/>
      <w:r>
        <w:rPr>
          <w:rFonts w:hint="eastAsia"/>
        </w:rPr>
        <w:t>、</w:t>
      </w:r>
      <w:r>
        <w:rPr>
          <w:rFonts w:hint="eastAsia"/>
        </w:rPr>
        <w:t>RF</w:t>
      </w:r>
      <w:r>
        <w:rPr>
          <w:rFonts w:hint="eastAsia"/>
        </w:rPr>
        <w:t>、</w:t>
      </w:r>
      <w:proofErr w:type="spellStart"/>
      <w:r>
        <w:rPr>
          <w:rFonts w:hint="eastAsia"/>
        </w:rPr>
        <w:t>XGBoost</w:t>
      </w:r>
      <w:proofErr w:type="spellEnd"/>
      <w:r>
        <w:rPr>
          <w:rFonts w:hint="eastAsia"/>
        </w:rPr>
        <w:t>、</w:t>
      </w:r>
      <w:r>
        <w:rPr>
          <w:rFonts w:hint="eastAsia"/>
        </w:rPr>
        <w:t>SVR</w:t>
      </w:r>
      <w:r>
        <w:rPr>
          <w:rFonts w:hint="eastAsia"/>
        </w:rPr>
        <w:t>与</w:t>
      </w:r>
      <w:r>
        <w:rPr>
          <w:rFonts w:hint="eastAsia"/>
        </w:rPr>
        <w:t>MLP</w:t>
      </w:r>
      <w:r>
        <w:rPr>
          <w:rFonts w:hint="eastAsia"/>
        </w:rPr>
        <w:t>，</w:t>
      </w:r>
      <w:r w:rsidR="00395D9E" w:rsidRPr="00395D9E">
        <w:rPr>
          <w:rFonts w:hint="eastAsia"/>
        </w:rPr>
        <w:t>并在外部实验验证集上验证模型在低μ区间的泛化性。</w:t>
      </w:r>
      <w:r>
        <w:rPr>
          <w:rFonts w:hint="eastAsia"/>
        </w:rPr>
        <w:t>通过比较五种单模型以及同一个模型在</w:t>
      </w:r>
      <w:r w:rsidRPr="00D1207C">
        <w:rPr>
          <w:rFonts w:hint="eastAsia"/>
        </w:rPr>
        <w:t>Dataset-A</w:t>
      </w:r>
      <w:r w:rsidRPr="00D1207C">
        <w:rPr>
          <w:rFonts w:hint="eastAsia"/>
        </w:rPr>
        <w:t>与</w:t>
      </w:r>
      <w:r w:rsidRPr="00D1207C">
        <w:rPr>
          <w:rFonts w:hint="eastAsia"/>
        </w:rPr>
        <w:t>Dataset-B</w:t>
      </w:r>
      <w:r w:rsidRPr="00D1207C">
        <w:rPr>
          <w:rFonts w:hint="eastAsia"/>
        </w:rPr>
        <w:t>数据集</w:t>
      </w:r>
      <w:r>
        <w:rPr>
          <w:rFonts w:hint="eastAsia"/>
        </w:rPr>
        <w:t>上的</w:t>
      </w:r>
      <w:r w:rsidRPr="004019E0">
        <w:rPr>
          <w:rFonts w:hint="eastAsia"/>
        </w:rPr>
        <w:t>预测性能</w:t>
      </w:r>
      <w:r>
        <w:rPr>
          <w:rFonts w:hint="eastAsia"/>
        </w:rPr>
        <w:t>，确定最优模型，并探究界面膜厚对模型的影响。</w:t>
      </w:r>
    </w:p>
    <w:p w14:paraId="680B0D0A" w14:textId="77777777" w:rsidR="003579AB" w:rsidRDefault="003579AB" w:rsidP="003579AB">
      <w:pPr>
        <w:pStyle w:val="2"/>
      </w:pPr>
      <w:r>
        <w:rPr>
          <w:rFonts w:hint="eastAsia"/>
        </w:rPr>
        <w:t>模型构建</w:t>
      </w:r>
    </w:p>
    <w:p w14:paraId="0B002F19" w14:textId="77777777" w:rsidR="003579AB" w:rsidRDefault="003579AB" w:rsidP="003579AB">
      <w:pPr>
        <w:pStyle w:val="3"/>
      </w:pPr>
      <w:r>
        <w:rPr>
          <w:rFonts w:hint="eastAsia"/>
        </w:rPr>
        <w:t>数据集与输入特征</w:t>
      </w:r>
    </w:p>
    <w:p w14:paraId="211B8C3B" w14:textId="77777777" w:rsidR="003579AB" w:rsidRPr="00F0002C" w:rsidRDefault="0019587A" w:rsidP="003579AB">
      <w:pPr>
        <w:ind w:firstLine="480"/>
      </w:pPr>
      <w:r>
        <w:rPr>
          <w:rFonts w:hint="eastAsia"/>
        </w:rPr>
        <w:t>本章采用</w:t>
      </w:r>
      <w:r>
        <w:rPr>
          <w:rFonts w:hint="eastAsia"/>
        </w:rPr>
        <w:t>2</w:t>
      </w:r>
      <w:r>
        <w:t>.1</w:t>
      </w:r>
      <w:r>
        <w:rPr>
          <w:rFonts w:hint="eastAsia"/>
        </w:rPr>
        <w:t>构建的两个</w:t>
      </w:r>
      <w:r w:rsidR="003579AB">
        <w:rPr>
          <w:rFonts w:hint="eastAsia"/>
        </w:rPr>
        <w:t>数据集开展建模：</w:t>
      </w:r>
      <w:r w:rsidR="003579AB">
        <w:rPr>
          <w:rFonts w:hint="eastAsia"/>
        </w:rPr>
        <w:t>Dataset-A</w:t>
      </w:r>
      <w:r w:rsidR="003579AB">
        <w:rPr>
          <w:rFonts w:hint="eastAsia"/>
        </w:rPr>
        <w:t>为不含界面膜厚</w:t>
      </w:r>
      <w:r w:rsidR="003579AB">
        <w:rPr>
          <w:rFonts w:hint="eastAsia"/>
        </w:rPr>
        <w:t>h</w:t>
      </w:r>
      <w:r w:rsidR="003579AB">
        <w:rPr>
          <w:rFonts w:hint="eastAsia"/>
        </w:rPr>
        <w:t>的数据集，共</w:t>
      </w:r>
      <w:r w:rsidR="003579AB">
        <w:rPr>
          <w:rFonts w:hint="eastAsia"/>
        </w:rPr>
        <w:t>2</w:t>
      </w:r>
      <w:r w:rsidR="003579AB">
        <w:t>56</w:t>
      </w:r>
      <w:r w:rsidR="003579AB">
        <w:rPr>
          <w:rFonts w:hint="eastAsia"/>
        </w:rPr>
        <w:t>条样本，</w:t>
      </w:r>
      <w:r w:rsidR="003579AB">
        <w:rPr>
          <w:rFonts w:hint="eastAsia"/>
        </w:rPr>
        <w:t>Dataset-B</w:t>
      </w:r>
      <w:r w:rsidR="003579AB">
        <w:rPr>
          <w:rFonts w:hint="eastAsia"/>
        </w:rPr>
        <w:t>为包含界面膜厚</w:t>
      </w:r>
      <w:r w:rsidR="003579AB">
        <w:rPr>
          <w:rFonts w:hint="eastAsia"/>
        </w:rPr>
        <w:t>h</w:t>
      </w:r>
      <w:r w:rsidR="003579AB">
        <w:rPr>
          <w:rFonts w:hint="eastAsia"/>
        </w:rPr>
        <w:t>的数据集，共</w:t>
      </w:r>
      <w:r w:rsidR="003579AB">
        <w:rPr>
          <w:rFonts w:hint="eastAsia"/>
        </w:rPr>
        <w:t>2</w:t>
      </w:r>
      <w:r w:rsidR="003579AB">
        <w:t>12</w:t>
      </w:r>
      <w:r w:rsidR="003579AB">
        <w:rPr>
          <w:rFonts w:hint="eastAsia"/>
        </w:rPr>
        <w:t>条样本。两套数据集均以离子液体在固体界面处的纳米摩擦系数</w:t>
      </w:r>
      <w:r w:rsidR="003579AB" w:rsidRPr="006A4D40">
        <w:rPr>
          <w:rFonts w:cs="Times New Roman"/>
        </w:rPr>
        <w:t>μ</w:t>
      </w:r>
      <w:r w:rsidR="003579AB">
        <w:rPr>
          <w:rFonts w:hint="eastAsia"/>
        </w:rPr>
        <w:t>为回归预测目标</w:t>
      </w:r>
      <w:r w:rsidR="003579AB">
        <w:t>Y</w:t>
      </w:r>
      <w:r w:rsidR="003579AB">
        <w:rPr>
          <w:rFonts w:hint="eastAsia"/>
        </w:rPr>
        <w:t>，并在统一的数据清洗与标准化基础上构建特征矩阵。</w:t>
      </w:r>
    </w:p>
    <w:p w14:paraId="38DF651D" w14:textId="77777777" w:rsidR="003579AB" w:rsidRDefault="003579AB" w:rsidP="003579AB">
      <w:pPr>
        <w:ind w:firstLine="480"/>
      </w:pPr>
      <w:r>
        <w:rPr>
          <w:rFonts w:hint="eastAsia"/>
        </w:rPr>
        <w:lastRenderedPageBreak/>
        <w:t>输入特征由三类信息构成：（</w:t>
      </w:r>
      <w:r>
        <w:rPr>
          <w:rFonts w:hint="eastAsia"/>
        </w:rPr>
        <w:t>1</w:t>
      </w:r>
      <w:r>
        <w:rPr>
          <w:rFonts w:hint="eastAsia"/>
        </w:rPr>
        <w:t>）离子结构描述符，由阳离子与阴离子的</w:t>
      </w:r>
      <w:r>
        <w:rPr>
          <w:rFonts w:hint="eastAsia"/>
        </w:rPr>
        <w:t xml:space="preserve"> SMILES</w:t>
      </w:r>
      <w:r>
        <w:rPr>
          <w:rFonts w:hint="eastAsia"/>
        </w:rPr>
        <w:t>字符串</w:t>
      </w:r>
      <w:r>
        <w:t>借助</w:t>
      </w:r>
      <w:proofErr w:type="spellStart"/>
      <w:r>
        <w:t>RDKit</w:t>
      </w:r>
      <w:proofErr w:type="spellEnd"/>
      <w:r>
        <w:t>软件分别计算得到</w:t>
      </w:r>
      <w:r>
        <w:rPr>
          <w:rFonts w:hint="eastAsia"/>
        </w:rPr>
        <w:t>；（</w:t>
      </w:r>
      <w:r>
        <w:rPr>
          <w:rFonts w:hint="eastAsia"/>
        </w:rPr>
        <w:t>2</w:t>
      </w:r>
      <w:r>
        <w:rPr>
          <w:rFonts w:hint="eastAsia"/>
        </w:rPr>
        <w:t>）固体表面描述符，包括表面自由能，表面电荷密度，粗糙度，接触角以及表面类型指示变量等；（</w:t>
      </w:r>
      <w:r>
        <w:rPr>
          <w:rFonts w:hint="eastAsia"/>
        </w:rPr>
        <w:t>3</w:t>
      </w:r>
      <w:r>
        <w:rPr>
          <w:rFonts w:hint="eastAsia"/>
        </w:rPr>
        <w:t>）外场描述符，包括温度，滑动速度，外加电势，离子液体摩尔分数等。</w:t>
      </w:r>
    </w:p>
    <w:p w14:paraId="6D36CD6B" w14:textId="77777777" w:rsidR="003579AB" w:rsidRDefault="003579AB" w:rsidP="00EB4C04">
      <w:pPr>
        <w:ind w:firstLine="480"/>
      </w:pPr>
      <w:r>
        <w:rPr>
          <w:rFonts w:hint="eastAsia"/>
        </w:rPr>
        <w:t>Dataset</w:t>
      </w:r>
      <w:r>
        <w:t>-A</w:t>
      </w:r>
      <w:r>
        <w:rPr>
          <w:rFonts w:hint="eastAsia"/>
        </w:rPr>
        <w:t>和</w:t>
      </w:r>
      <w:r>
        <w:rPr>
          <w:rFonts w:hint="eastAsia"/>
        </w:rPr>
        <w:t>Dataset-</w:t>
      </w:r>
      <w:r>
        <w:t>B</w:t>
      </w:r>
      <w:r>
        <w:rPr>
          <w:rFonts w:hint="eastAsia"/>
        </w:rPr>
        <w:t>的通用描述符有</w:t>
      </w:r>
      <w:r>
        <w:rPr>
          <w:rFonts w:hint="eastAsia"/>
        </w:rPr>
        <w:t>2</w:t>
      </w:r>
      <w:r>
        <w:t>5</w:t>
      </w:r>
      <w:r>
        <w:rPr>
          <w:rFonts w:hint="eastAsia"/>
        </w:rPr>
        <w:t>个，除此以外，</w:t>
      </w:r>
      <w:r>
        <w:rPr>
          <w:rFonts w:hint="eastAsia"/>
        </w:rPr>
        <w:t>Dataset-B</w:t>
      </w:r>
      <w:r>
        <w:rPr>
          <w:rFonts w:hint="eastAsia"/>
        </w:rPr>
        <w:t>在</w:t>
      </w:r>
      <w:r>
        <w:rPr>
          <w:rFonts w:hint="eastAsia"/>
        </w:rPr>
        <w:t>Dataset-A</w:t>
      </w:r>
      <w:r>
        <w:rPr>
          <w:rFonts w:hint="eastAsia"/>
        </w:rPr>
        <w:t>的基础上额外引入界面膜厚</w:t>
      </w:r>
      <w:r>
        <w:rPr>
          <w:rFonts w:hint="eastAsia"/>
        </w:rPr>
        <w:t>h</w:t>
      </w:r>
      <w:r>
        <w:rPr>
          <w:rFonts w:hint="eastAsia"/>
        </w:rPr>
        <w:t>作描述符，构建了包含界面结构信息的特征矩阵。描述符的简称，</w:t>
      </w:r>
      <w:r w:rsidRPr="00EC4D0A">
        <w:rPr>
          <w:rFonts w:hint="eastAsia"/>
        </w:rPr>
        <w:t>含义与单位已在表</w:t>
      </w:r>
      <w:r>
        <w:rPr>
          <w:rFonts w:hint="eastAsia"/>
        </w:rPr>
        <w:t>2.</w:t>
      </w:r>
      <w:r w:rsidRPr="00EC4D0A">
        <w:rPr>
          <w:rFonts w:hint="eastAsia"/>
        </w:rPr>
        <w:t>1</w:t>
      </w:r>
      <w:r w:rsidR="00CF2592">
        <w:rPr>
          <w:rFonts w:hint="eastAsia"/>
        </w:rPr>
        <w:t>中统一给出，</w:t>
      </w:r>
      <w:r>
        <w:rPr>
          <w:rFonts w:hint="eastAsia"/>
        </w:rPr>
        <w:t>详细的数据集构建流程见</w:t>
      </w:r>
      <w:r>
        <w:rPr>
          <w:rFonts w:hint="eastAsia"/>
        </w:rPr>
        <w:t>2</w:t>
      </w:r>
      <w:r>
        <w:t>.1</w:t>
      </w:r>
      <w:r>
        <w:rPr>
          <w:rFonts w:hint="eastAsia"/>
        </w:rPr>
        <w:t>节。</w:t>
      </w:r>
    </w:p>
    <w:p w14:paraId="6A737170" w14:textId="77777777" w:rsidR="003579AB" w:rsidRDefault="003579AB" w:rsidP="003579AB">
      <w:pPr>
        <w:pStyle w:val="3"/>
      </w:pPr>
      <w:r>
        <w:rPr>
          <w:rFonts w:hint="eastAsia"/>
        </w:rPr>
        <w:t>模型训练与验证策略</w:t>
      </w:r>
    </w:p>
    <w:p w14:paraId="69D3C15B" w14:textId="77777777" w:rsidR="003579AB" w:rsidRDefault="003579AB" w:rsidP="000806D9">
      <w:pPr>
        <w:ind w:firstLine="480"/>
      </w:pPr>
      <w:r>
        <w:rPr>
          <w:rFonts w:hint="eastAsia"/>
        </w:rPr>
        <w:t>考虑到从文献搜集到的样本数据规模有限且分布不均衡，为了降低偶然划分带来的不确定性，让模型学到更多</w:t>
      </w:r>
      <w:r w:rsidRPr="00A23731">
        <w:rPr>
          <w:rFonts w:hint="eastAsia"/>
        </w:rPr>
        <w:t>信息</w:t>
      </w:r>
      <w:r>
        <w:rPr>
          <w:rFonts w:hint="eastAsia"/>
        </w:rPr>
        <w:t>，本章采用</w:t>
      </w:r>
      <w:r w:rsidRPr="009F566C">
        <w:rPr>
          <w:rFonts w:hint="eastAsia"/>
        </w:rPr>
        <w:t>2.2.1</w:t>
      </w:r>
      <w:r w:rsidRPr="009F566C">
        <w:rPr>
          <w:rFonts w:hint="eastAsia"/>
        </w:rPr>
        <w:t>节</w:t>
      </w:r>
      <w:r>
        <w:rPr>
          <w:rFonts w:hint="eastAsia"/>
        </w:rPr>
        <w:t>定义的</w:t>
      </w:r>
      <w:r w:rsidRPr="008060CE">
        <w:rPr>
          <w:rFonts w:hint="eastAsia"/>
        </w:rPr>
        <w:t xml:space="preserve"> </w:t>
      </w:r>
      <w:r w:rsidRPr="008060CE">
        <w:rPr>
          <w:rFonts w:hint="eastAsia"/>
        </w:rPr>
        <w:t>“联合标签</w:t>
      </w:r>
      <w:r>
        <w:rPr>
          <w:rFonts w:hint="eastAsia"/>
        </w:rPr>
        <w:t>”划分数据集</w:t>
      </w:r>
      <w:r>
        <w:rPr>
          <w:rFonts w:hint="eastAsia"/>
        </w:rPr>
        <w:t>Data</w:t>
      </w:r>
      <w:r>
        <w:t>set-A</w:t>
      </w:r>
      <w:r>
        <w:rPr>
          <w:rFonts w:hint="eastAsia"/>
        </w:rPr>
        <w:t>和</w:t>
      </w:r>
      <w:r>
        <w:rPr>
          <w:rFonts w:hint="eastAsia"/>
        </w:rPr>
        <w:t>Data</w:t>
      </w:r>
      <w:r>
        <w:t>set-B</w:t>
      </w:r>
      <w:r>
        <w:rPr>
          <w:rFonts w:hint="eastAsia"/>
        </w:rPr>
        <w:t>。“联合标签”由阳离子种类和摩擦系数</w:t>
      </w:r>
      <w:r w:rsidRPr="0040220E">
        <w:rPr>
          <w:rFonts w:cs="Times New Roman"/>
        </w:rPr>
        <w:t>μ</w:t>
      </w:r>
      <w:r>
        <w:rPr>
          <w:rFonts w:hint="eastAsia"/>
        </w:rPr>
        <w:t>的区间分箱构成，统一将仅包含单个</w:t>
      </w:r>
      <w:r w:rsidRPr="006259D0">
        <w:rPr>
          <w:rFonts w:hint="eastAsia"/>
        </w:rPr>
        <w:t>样本的数据层</w:t>
      </w:r>
      <w:r>
        <w:rPr>
          <w:rFonts w:hint="eastAsia"/>
        </w:rPr>
        <w:t>划入外部文献验证集</w:t>
      </w:r>
      <w:r w:rsidRPr="009A3063">
        <w:rPr>
          <w:rFonts w:hint="eastAsia"/>
        </w:rPr>
        <w:t>（</w:t>
      </w:r>
      <w:r>
        <w:t>E</w:t>
      </w:r>
      <w:r>
        <w:rPr>
          <w:rFonts w:hint="eastAsia"/>
        </w:rPr>
        <w:t>xp</w:t>
      </w:r>
      <w:r>
        <w:t xml:space="preserve"> in literature</w:t>
      </w:r>
      <w:r w:rsidRPr="009A3063">
        <w:rPr>
          <w:rFonts w:hint="eastAsia"/>
        </w:rPr>
        <w:t>）</w:t>
      </w:r>
      <w:r>
        <w:rPr>
          <w:rFonts w:hint="eastAsia"/>
        </w:rPr>
        <w:t>，其余多样本数据层则按照</w:t>
      </w:r>
      <w:r>
        <w:rPr>
          <w:rFonts w:hint="eastAsia"/>
        </w:rPr>
        <w:t>8:2</w:t>
      </w:r>
      <w:r>
        <w:rPr>
          <w:rFonts w:hint="eastAsia"/>
        </w:rPr>
        <w:t>比例随机划分为训练集（</w:t>
      </w:r>
      <w:r>
        <w:rPr>
          <w:rFonts w:hint="eastAsia"/>
        </w:rPr>
        <w:t>Training</w:t>
      </w:r>
      <w:r>
        <w:t xml:space="preserve"> </w:t>
      </w:r>
      <w:r>
        <w:rPr>
          <w:rFonts w:hint="eastAsia"/>
        </w:rPr>
        <w:t>set</w:t>
      </w:r>
      <w:r>
        <w:rPr>
          <w:rFonts w:hint="eastAsia"/>
        </w:rPr>
        <w:t>）与测试集（</w:t>
      </w:r>
      <w:r>
        <w:rPr>
          <w:rFonts w:hint="eastAsia"/>
        </w:rPr>
        <w:t>Testing</w:t>
      </w:r>
      <w:r>
        <w:t xml:space="preserve"> </w:t>
      </w:r>
      <w:r>
        <w:rPr>
          <w:rFonts w:hint="eastAsia"/>
        </w:rPr>
        <w:t>set</w:t>
      </w:r>
      <w:r>
        <w:rPr>
          <w:rFonts w:hint="eastAsia"/>
        </w:rPr>
        <w:t>）。</w:t>
      </w:r>
      <w:r w:rsidR="0019587A">
        <w:rPr>
          <w:rFonts w:hint="eastAsia"/>
        </w:rPr>
        <w:t>详细的数据集划分过程见</w:t>
      </w:r>
      <w:r w:rsidR="0019587A">
        <w:rPr>
          <w:rFonts w:hint="eastAsia"/>
        </w:rPr>
        <w:t>2</w:t>
      </w:r>
      <w:r w:rsidR="0019587A">
        <w:t>.2.1</w:t>
      </w:r>
      <w:r w:rsidR="0019587A">
        <w:rPr>
          <w:rFonts w:hint="eastAsia"/>
        </w:rPr>
        <w:t>节。</w:t>
      </w:r>
    </w:p>
    <w:p w14:paraId="7BADC0EF" w14:textId="77777777" w:rsidR="00CF2592" w:rsidRDefault="00CF2592" w:rsidP="000806D9">
      <w:pPr>
        <w:pStyle w:val="ac"/>
      </w:pPr>
      <w:r>
        <w:rPr>
          <w:rFonts w:hint="eastAsia"/>
          <w:noProof/>
        </w:rPr>
        <w:drawing>
          <wp:inline distT="0" distB="0" distL="0" distR="0" wp14:anchorId="5A26F8FD" wp14:editId="242AE2A5">
            <wp:extent cx="3600000" cy="3680441"/>
            <wp:effectExtent l="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1单模型流程图.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3680441"/>
                    </a:xfrm>
                    <a:prstGeom prst="rect">
                      <a:avLst/>
                    </a:prstGeom>
                  </pic:spPr>
                </pic:pic>
              </a:graphicData>
            </a:graphic>
          </wp:inline>
        </w:drawing>
      </w:r>
    </w:p>
    <w:p w14:paraId="53CF7AD9" w14:textId="77777777" w:rsidR="000806D9" w:rsidRPr="000806D9" w:rsidRDefault="000806D9" w:rsidP="000806D9">
      <w:pPr>
        <w:spacing w:before="120" w:after="120" w:line="240" w:lineRule="auto"/>
        <w:ind w:firstLineChars="0" w:firstLine="0"/>
        <w:jc w:val="center"/>
        <w:rPr>
          <w:sz w:val="21"/>
        </w:rPr>
      </w:pPr>
      <w:r w:rsidRPr="009F566C">
        <w:rPr>
          <w:rFonts w:hint="eastAsia"/>
          <w:sz w:val="21"/>
        </w:rPr>
        <w:t>图</w:t>
      </w:r>
      <w:r w:rsidRPr="009F566C">
        <w:rPr>
          <w:rFonts w:hint="eastAsia"/>
          <w:sz w:val="21"/>
        </w:rPr>
        <w:t>3</w:t>
      </w:r>
      <w:r w:rsidRPr="009F566C">
        <w:rPr>
          <w:sz w:val="21"/>
        </w:rPr>
        <w:t xml:space="preserve">.1 </w:t>
      </w:r>
      <w:r w:rsidRPr="009F566C">
        <w:rPr>
          <w:rFonts w:hint="eastAsia"/>
          <w:sz w:val="21"/>
        </w:rPr>
        <w:t>单模型训练流程图</w:t>
      </w:r>
    </w:p>
    <w:p w14:paraId="59A8B192" w14:textId="77777777" w:rsidR="003579AB" w:rsidRDefault="003579AB" w:rsidP="00904CDE">
      <w:pPr>
        <w:ind w:firstLine="480"/>
      </w:pPr>
      <w:r>
        <w:rPr>
          <w:rFonts w:hint="eastAsia"/>
        </w:rPr>
        <w:t>图</w:t>
      </w:r>
      <w:r>
        <w:rPr>
          <w:rFonts w:hint="eastAsia"/>
        </w:rPr>
        <w:t>3</w:t>
      </w:r>
      <w:r>
        <w:t>.1</w:t>
      </w:r>
      <w:r>
        <w:rPr>
          <w:rFonts w:hint="eastAsia"/>
        </w:rPr>
        <w:t>为单模型训练流程图，对经“联合标签”划分好的数据集，在训练集内部采用</w:t>
      </w:r>
      <w:r>
        <w:rPr>
          <w:rFonts w:hint="eastAsia"/>
        </w:rPr>
        <w:t>5</w:t>
      </w:r>
      <w:r w:rsidRPr="006259D0">
        <w:rPr>
          <w:rFonts w:hint="eastAsia"/>
        </w:rPr>
        <w:t>折</w:t>
      </w:r>
      <w:r>
        <w:rPr>
          <w:rFonts w:hint="eastAsia"/>
        </w:rPr>
        <w:t>交叉验证和网格搜索</w:t>
      </w:r>
      <w:r w:rsidRPr="006259D0">
        <w:rPr>
          <w:rFonts w:hint="eastAsia"/>
        </w:rPr>
        <w:t>完成超参数</w:t>
      </w:r>
      <w:r>
        <w:rPr>
          <w:rFonts w:hint="eastAsia"/>
        </w:rPr>
        <w:t>优化后，用测试集初步评估模型性</w:t>
      </w:r>
      <w:r>
        <w:rPr>
          <w:rFonts w:hint="eastAsia"/>
        </w:rPr>
        <w:lastRenderedPageBreak/>
        <w:t>能，再在仅包含单个样本的外部文献验证集</w:t>
      </w:r>
      <w:r w:rsidR="000806D9">
        <w:rPr>
          <w:rFonts w:hint="eastAsia"/>
        </w:rPr>
        <w:t>（</w:t>
      </w:r>
      <w:r w:rsidR="000806D9">
        <w:rPr>
          <w:rFonts w:hint="eastAsia"/>
        </w:rPr>
        <w:t>Exp</w:t>
      </w:r>
      <w:r w:rsidR="000806D9">
        <w:t xml:space="preserve"> in literature</w:t>
      </w:r>
      <w:r w:rsidR="000806D9">
        <w:rPr>
          <w:rFonts w:hint="eastAsia"/>
        </w:rPr>
        <w:t>）</w:t>
      </w:r>
      <w:r>
        <w:rPr>
          <w:rFonts w:hint="eastAsia"/>
        </w:rPr>
        <w:t>检验模型泛化性。最后针对</w:t>
      </w:r>
      <w:r w:rsidR="000806D9">
        <w:rPr>
          <w:rFonts w:hint="eastAsia"/>
        </w:rPr>
        <w:t>低摩擦区间</w:t>
      </w:r>
      <w:r w:rsidR="00904CDE">
        <w:rPr>
          <w:rFonts w:hint="eastAsia"/>
        </w:rPr>
        <w:t>，将本研究</w:t>
      </w:r>
      <w:r>
        <w:rPr>
          <w:rFonts w:hint="eastAsia"/>
        </w:rPr>
        <w:t>独立测量的</w:t>
      </w:r>
      <w:r w:rsidR="00904CDE">
        <w:rPr>
          <w:rFonts w:hint="eastAsia"/>
        </w:rPr>
        <w:t>摩擦</w:t>
      </w:r>
      <w:r>
        <w:rPr>
          <w:rFonts w:hint="eastAsia"/>
        </w:rPr>
        <w:t>数据作为外部实验验证集</w:t>
      </w:r>
      <w:r w:rsidRPr="000E3AA0">
        <w:rPr>
          <w:rFonts w:hint="eastAsia"/>
        </w:rPr>
        <w:t>（</w:t>
      </w:r>
      <w:r w:rsidR="00904CDE">
        <w:t>E</w:t>
      </w:r>
      <w:r w:rsidR="00904CDE">
        <w:rPr>
          <w:rFonts w:hint="eastAsia"/>
        </w:rPr>
        <w:t>xp</w:t>
      </w:r>
      <w:r w:rsidR="00904CDE">
        <w:t xml:space="preserve"> in this work</w:t>
      </w:r>
      <w:r w:rsidRPr="000E3AA0">
        <w:rPr>
          <w:rFonts w:hint="eastAsia"/>
        </w:rPr>
        <w:t>）</w:t>
      </w:r>
      <w:r>
        <w:rPr>
          <w:rFonts w:hint="eastAsia"/>
        </w:rPr>
        <w:t>，独立检验模型在</w:t>
      </w:r>
      <w:r w:rsidR="00904CDE">
        <w:rPr>
          <w:rFonts w:hint="eastAsia"/>
        </w:rPr>
        <w:t>低摩擦区间的外推能力。</w:t>
      </w:r>
      <w:r>
        <w:rPr>
          <w:rFonts w:hint="eastAsia"/>
        </w:rPr>
        <w:t>模型训练和验证策略详见</w:t>
      </w:r>
      <w:r w:rsidRPr="00B276D8">
        <w:rPr>
          <w:rFonts w:hint="eastAsia"/>
        </w:rPr>
        <w:t>2.2</w:t>
      </w:r>
      <w:r>
        <w:rPr>
          <w:rFonts w:hint="eastAsia"/>
        </w:rPr>
        <w:t>节</w:t>
      </w:r>
      <w:r w:rsidRPr="00B276D8">
        <w:rPr>
          <w:rFonts w:hint="eastAsia"/>
        </w:rPr>
        <w:t>。</w:t>
      </w:r>
    </w:p>
    <w:p w14:paraId="37B1069B" w14:textId="77777777" w:rsidR="003579AB" w:rsidRDefault="003579AB" w:rsidP="003579AB">
      <w:pPr>
        <w:pStyle w:val="3"/>
      </w:pPr>
      <w:r>
        <w:rPr>
          <w:rFonts w:hint="eastAsia"/>
        </w:rPr>
        <w:t>单模型的参数设置</w:t>
      </w:r>
    </w:p>
    <w:p w14:paraId="1D57369C" w14:textId="77777777" w:rsidR="003579AB" w:rsidRDefault="003579AB" w:rsidP="003579AB">
      <w:pPr>
        <w:ind w:firstLine="480"/>
      </w:pPr>
      <w:r>
        <w:rPr>
          <w:rFonts w:hint="eastAsia"/>
        </w:rPr>
        <w:t>对不含膜厚的数据集</w:t>
      </w:r>
      <w:r w:rsidRPr="003E1C73">
        <w:rPr>
          <w:rFonts w:hint="eastAsia"/>
        </w:rPr>
        <w:t>Dataset-A</w:t>
      </w:r>
      <w:r w:rsidRPr="003E1C73">
        <w:rPr>
          <w:rFonts w:hint="eastAsia"/>
        </w:rPr>
        <w:t>和</w:t>
      </w:r>
      <w:r>
        <w:rPr>
          <w:rFonts w:hint="eastAsia"/>
        </w:rPr>
        <w:t>含膜厚的数据集</w:t>
      </w:r>
      <w:r w:rsidRPr="003E1C73">
        <w:rPr>
          <w:rFonts w:hint="eastAsia"/>
        </w:rPr>
        <w:t>Dataset-B</w:t>
      </w:r>
      <w:r>
        <w:rPr>
          <w:rFonts w:hint="eastAsia"/>
        </w:rPr>
        <w:t>，本章均选取</w:t>
      </w:r>
      <w:proofErr w:type="spellStart"/>
      <w:r>
        <w:rPr>
          <w:rFonts w:hint="eastAsia"/>
        </w:rPr>
        <w:t>CatBoost</w:t>
      </w:r>
      <w:proofErr w:type="spellEnd"/>
      <w:r>
        <w:rPr>
          <w:rFonts w:hint="eastAsia"/>
        </w:rPr>
        <w:t>，</w:t>
      </w:r>
      <w:r>
        <w:rPr>
          <w:rFonts w:hint="eastAsia"/>
        </w:rPr>
        <w:t>RF</w:t>
      </w:r>
      <w:r>
        <w:rPr>
          <w:rFonts w:hint="eastAsia"/>
        </w:rPr>
        <w:t>，</w:t>
      </w:r>
      <w:proofErr w:type="spellStart"/>
      <w:r>
        <w:rPr>
          <w:rFonts w:hint="eastAsia"/>
        </w:rPr>
        <w:t>XGBoost</w:t>
      </w:r>
      <w:proofErr w:type="spellEnd"/>
      <w:r>
        <w:rPr>
          <w:rFonts w:hint="eastAsia"/>
        </w:rPr>
        <w:t>，</w:t>
      </w:r>
      <w:r>
        <w:rPr>
          <w:rFonts w:hint="eastAsia"/>
        </w:rPr>
        <w:t>SVR</w:t>
      </w:r>
      <w:r>
        <w:rPr>
          <w:rFonts w:hint="eastAsia"/>
        </w:rPr>
        <w:t>与</w:t>
      </w:r>
      <w:r>
        <w:rPr>
          <w:rFonts w:hint="eastAsia"/>
        </w:rPr>
        <w:t>MLP</w:t>
      </w:r>
      <w:r>
        <w:rPr>
          <w:rFonts w:hint="eastAsia"/>
        </w:rPr>
        <w:t>五类代表性回归模型进行训练。</w:t>
      </w:r>
      <w:r w:rsidR="00904CDE">
        <w:rPr>
          <w:rFonts w:hint="eastAsia"/>
        </w:rPr>
        <w:t>各模型的超参数确定和模型验证均按照</w:t>
      </w:r>
      <w:r>
        <w:rPr>
          <w:rFonts w:hint="eastAsia"/>
        </w:rPr>
        <w:t>3.2</w:t>
      </w:r>
      <w:r>
        <w:t>.2</w:t>
      </w:r>
      <w:r w:rsidR="00904CDE">
        <w:rPr>
          <w:rFonts w:hint="eastAsia"/>
        </w:rPr>
        <w:t>节所述步骤进行，</w:t>
      </w:r>
      <w:r>
        <w:rPr>
          <w:rFonts w:hint="eastAsia"/>
        </w:rPr>
        <w:t>R</w:t>
      </w:r>
      <w:r w:rsidRPr="00904CDE">
        <w:rPr>
          <w:vertAlign w:val="superscript"/>
        </w:rPr>
        <w:t>2</w:t>
      </w:r>
      <w:r>
        <w:rPr>
          <w:rFonts w:hint="eastAsia"/>
        </w:rPr>
        <w:t>，</w:t>
      </w:r>
      <w:r>
        <w:rPr>
          <w:rFonts w:hint="eastAsia"/>
        </w:rPr>
        <w:t>M</w:t>
      </w:r>
      <w:r>
        <w:t>AE</w:t>
      </w:r>
      <w:r>
        <w:rPr>
          <w:rFonts w:hint="eastAsia"/>
        </w:rPr>
        <w:t>和</w:t>
      </w:r>
      <w:r>
        <w:rPr>
          <w:rFonts w:hint="eastAsia"/>
        </w:rPr>
        <w:t>R</w:t>
      </w:r>
      <w:r>
        <w:t>MSE</w:t>
      </w:r>
      <w:r>
        <w:rPr>
          <w:rFonts w:hint="eastAsia"/>
        </w:rPr>
        <w:t>作为模型评估指标。</w:t>
      </w:r>
      <w:r w:rsidRPr="00287A38">
        <w:rPr>
          <w:rFonts w:hint="eastAsia"/>
        </w:rPr>
        <w:t>对涉及随机性的环节设置固定随机种子，以保证结果可复现。</w:t>
      </w:r>
    </w:p>
    <w:p w14:paraId="35D6D165" w14:textId="77777777" w:rsidR="003579AB" w:rsidRDefault="003579AB" w:rsidP="003579AB">
      <w:pPr>
        <w:pStyle w:val="a"/>
      </w:pPr>
      <w:r>
        <w:rPr>
          <w:rFonts w:hint="eastAsia"/>
        </w:rPr>
        <w:t>不含膜厚的单模型</w:t>
      </w:r>
    </w:p>
    <w:p w14:paraId="0D2BD78D" w14:textId="77777777" w:rsidR="003579AB" w:rsidRDefault="003579AB" w:rsidP="003579AB">
      <w:pPr>
        <w:ind w:firstLine="480"/>
      </w:pPr>
      <w:r>
        <w:rPr>
          <w:rFonts w:hint="eastAsia"/>
        </w:rPr>
        <w:t>对不含膜厚的数据集</w:t>
      </w:r>
      <w:r w:rsidRPr="003E1C73">
        <w:rPr>
          <w:rFonts w:hint="eastAsia"/>
        </w:rPr>
        <w:t>Dataset-A</w:t>
      </w:r>
      <w:r>
        <w:rPr>
          <w:rFonts w:hint="eastAsia"/>
        </w:rPr>
        <w:t>，采用“网格搜索”算法对五种机器学习模型在训练集上进行超参数搜索，表</w:t>
      </w:r>
      <w:r>
        <w:rPr>
          <w:rFonts w:hint="eastAsia"/>
        </w:rPr>
        <w:t>3</w:t>
      </w:r>
      <w:r>
        <w:t>.1</w:t>
      </w:r>
      <w:r>
        <w:rPr>
          <w:rFonts w:hint="eastAsia"/>
        </w:rPr>
        <w:t>为优化后的最优超参数结果。</w:t>
      </w:r>
    </w:p>
    <w:p w14:paraId="65F8F71D" w14:textId="77777777" w:rsidR="003579AB" w:rsidRDefault="003579AB" w:rsidP="003579AB">
      <w:pPr>
        <w:pStyle w:val="ac"/>
      </w:pPr>
      <w:r>
        <w:rPr>
          <w:rFonts w:hint="eastAsia"/>
        </w:rPr>
        <w:t>表</w:t>
      </w:r>
      <w:r>
        <w:rPr>
          <w:rFonts w:hint="eastAsia"/>
        </w:rPr>
        <w:t>3</w:t>
      </w:r>
      <w:r>
        <w:t xml:space="preserve">.1 </w:t>
      </w:r>
      <w:r>
        <w:rPr>
          <w:rFonts w:hint="eastAsia"/>
        </w:rPr>
        <w:t>Data</w:t>
      </w:r>
      <w:r>
        <w:t>set-A</w:t>
      </w:r>
      <w:r>
        <w:rPr>
          <w:rFonts w:hint="eastAsia"/>
        </w:rPr>
        <w:t>不含膜厚的五种单模型对应的最优超参数</w:t>
      </w:r>
    </w:p>
    <w:tbl>
      <w:tblPr>
        <w:tblStyle w:val="af1"/>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736"/>
      </w:tblGrid>
      <w:tr w:rsidR="003579AB" w14:paraId="0A59C62C" w14:textId="77777777" w:rsidTr="00904CDE">
        <w:trPr>
          <w:trHeight w:val="454"/>
          <w:jc w:val="center"/>
        </w:trPr>
        <w:tc>
          <w:tcPr>
            <w:tcW w:w="1560" w:type="dxa"/>
            <w:tcBorders>
              <w:top w:val="single" w:sz="12" w:space="0" w:color="auto"/>
              <w:bottom w:val="single" w:sz="8" w:space="0" w:color="auto"/>
            </w:tcBorders>
          </w:tcPr>
          <w:p w14:paraId="1B2D0AE6" w14:textId="77777777" w:rsidR="003579AB" w:rsidRPr="00CC4A99" w:rsidRDefault="003579AB" w:rsidP="001A5B29">
            <w:pPr>
              <w:ind w:firstLineChars="0" w:firstLine="0"/>
              <w:jc w:val="center"/>
              <w:rPr>
                <w:b/>
              </w:rPr>
            </w:pPr>
            <w:r w:rsidRPr="00CC4A99">
              <w:rPr>
                <w:rFonts w:hint="eastAsia"/>
                <w:b/>
              </w:rPr>
              <w:t>M</w:t>
            </w:r>
            <w:r w:rsidRPr="00CC4A99">
              <w:rPr>
                <w:b/>
              </w:rPr>
              <w:t>odels</w:t>
            </w:r>
          </w:p>
        </w:tc>
        <w:tc>
          <w:tcPr>
            <w:tcW w:w="6736" w:type="dxa"/>
            <w:tcBorders>
              <w:top w:val="single" w:sz="12" w:space="0" w:color="auto"/>
              <w:bottom w:val="single" w:sz="8" w:space="0" w:color="auto"/>
            </w:tcBorders>
          </w:tcPr>
          <w:p w14:paraId="2A07DA98" w14:textId="77777777" w:rsidR="003579AB" w:rsidRPr="00CC4A99" w:rsidRDefault="003579AB" w:rsidP="001A5B29">
            <w:pPr>
              <w:ind w:firstLineChars="0" w:firstLine="0"/>
              <w:jc w:val="center"/>
              <w:rPr>
                <w:b/>
              </w:rPr>
            </w:pPr>
            <w:r w:rsidRPr="00CC4A99">
              <w:rPr>
                <w:b/>
              </w:rPr>
              <w:t>Optimal hyperparameters</w:t>
            </w:r>
          </w:p>
        </w:tc>
      </w:tr>
      <w:tr w:rsidR="003579AB" w14:paraId="28E93005" w14:textId="77777777" w:rsidTr="001A5B29">
        <w:trPr>
          <w:trHeight w:val="454"/>
          <w:jc w:val="center"/>
        </w:trPr>
        <w:tc>
          <w:tcPr>
            <w:tcW w:w="1560" w:type="dxa"/>
            <w:tcBorders>
              <w:top w:val="single" w:sz="8" w:space="0" w:color="auto"/>
              <w:bottom w:val="nil"/>
            </w:tcBorders>
          </w:tcPr>
          <w:p w14:paraId="31144E5E" w14:textId="77777777" w:rsidR="003579AB" w:rsidRPr="00CC4A99" w:rsidRDefault="003579AB" w:rsidP="001A5B29">
            <w:pPr>
              <w:ind w:firstLineChars="0" w:firstLine="0"/>
              <w:jc w:val="center"/>
              <w:rPr>
                <w:b/>
              </w:rPr>
            </w:pPr>
            <w:proofErr w:type="spellStart"/>
            <w:r w:rsidRPr="00CC4A99">
              <w:rPr>
                <w:rFonts w:hint="eastAsia"/>
                <w:b/>
              </w:rPr>
              <w:t>C</w:t>
            </w:r>
            <w:r>
              <w:rPr>
                <w:b/>
              </w:rPr>
              <w:t>atB</w:t>
            </w:r>
            <w:r w:rsidRPr="00CC4A99">
              <w:rPr>
                <w:b/>
              </w:rPr>
              <w:t>oost</w:t>
            </w:r>
            <w:proofErr w:type="spellEnd"/>
          </w:p>
        </w:tc>
        <w:tc>
          <w:tcPr>
            <w:tcW w:w="6736" w:type="dxa"/>
            <w:tcBorders>
              <w:top w:val="single" w:sz="8" w:space="0" w:color="auto"/>
              <w:bottom w:val="nil"/>
            </w:tcBorders>
          </w:tcPr>
          <w:p w14:paraId="730F3174" w14:textId="77777777" w:rsidR="003579AB" w:rsidRDefault="003579AB" w:rsidP="001A5B29">
            <w:pPr>
              <w:ind w:firstLineChars="0" w:firstLine="0"/>
              <w:jc w:val="center"/>
            </w:pPr>
            <w:r>
              <w:t>depth=5</w:t>
            </w:r>
            <w:r>
              <w:rPr>
                <w:rFonts w:hint="eastAsia"/>
              </w:rPr>
              <w:t>，</w:t>
            </w:r>
            <w:proofErr w:type="spellStart"/>
            <w:r w:rsidRPr="00363F91">
              <w:t>learning_rate</w:t>
            </w:r>
            <w:proofErr w:type="spellEnd"/>
            <w:r w:rsidRPr="00363F91">
              <w:t>=0.2</w:t>
            </w:r>
            <w:r>
              <w:rPr>
                <w:rFonts w:hint="eastAsia"/>
              </w:rPr>
              <w:t>，</w:t>
            </w:r>
            <w:r w:rsidRPr="00363F91">
              <w:t>l2_leaf_reg=10</w:t>
            </w:r>
            <w:r>
              <w:rPr>
                <w:rFonts w:hint="eastAsia"/>
              </w:rPr>
              <w:t>，</w:t>
            </w:r>
            <w:r w:rsidRPr="00363F91">
              <w:t>iterations=</w:t>
            </w:r>
            <w:r>
              <w:t>600</w:t>
            </w:r>
          </w:p>
        </w:tc>
      </w:tr>
      <w:tr w:rsidR="003579AB" w14:paraId="12EEBA26" w14:textId="77777777" w:rsidTr="001A5B29">
        <w:trPr>
          <w:trHeight w:val="454"/>
          <w:jc w:val="center"/>
        </w:trPr>
        <w:tc>
          <w:tcPr>
            <w:tcW w:w="1560" w:type="dxa"/>
            <w:tcBorders>
              <w:top w:val="nil"/>
              <w:bottom w:val="nil"/>
            </w:tcBorders>
          </w:tcPr>
          <w:p w14:paraId="14E3F37B" w14:textId="77777777" w:rsidR="003579AB" w:rsidRPr="00CC4A99" w:rsidRDefault="003579AB" w:rsidP="001A5B29">
            <w:pPr>
              <w:ind w:firstLineChars="0" w:firstLine="0"/>
              <w:jc w:val="center"/>
              <w:rPr>
                <w:b/>
              </w:rPr>
            </w:pPr>
            <w:r w:rsidRPr="00CC4A99">
              <w:rPr>
                <w:rFonts w:hint="eastAsia"/>
                <w:b/>
              </w:rPr>
              <w:t>R</w:t>
            </w:r>
            <w:r w:rsidRPr="00CC4A99">
              <w:rPr>
                <w:b/>
              </w:rPr>
              <w:t>F</w:t>
            </w:r>
          </w:p>
        </w:tc>
        <w:tc>
          <w:tcPr>
            <w:tcW w:w="6736" w:type="dxa"/>
            <w:tcBorders>
              <w:top w:val="nil"/>
              <w:bottom w:val="nil"/>
            </w:tcBorders>
          </w:tcPr>
          <w:p w14:paraId="080069FD" w14:textId="77777777" w:rsidR="003579AB" w:rsidRDefault="003579AB" w:rsidP="001A5B29">
            <w:pPr>
              <w:ind w:firstLineChars="0" w:firstLine="0"/>
              <w:jc w:val="center"/>
            </w:pPr>
            <w:proofErr w:type="spellStart"/>
            <w:r w:rsidRPr="00363F91">
              <w:t>n_estimators</w:t>
            </w:r>
            <w:proofErr w:type="spellEnd"/>
            <w:r w:rsidRPr="00363F91">
              <w:t>=100</w:t>
            </w:r>
            <w:r>
              <w:rPr>
                <w:rFonts w:hint="eastAsia"/>
              </w:rPr>
              <w:t>，</w:t>
            </w:r>
            <w:proofErr w:type="spellStart"/>
            <w:r w:rsidRPr="00363F91">
              <w:t>max_depth</w:t>
            </w:r>
            <w:proofErr w:type="spellEnd"/>
            <w:r w:rsidRPr="00363F91">
              <w:t>=10</w:t>
            </w:r>
            <w:r>
              <w:rPr>
                <w:rFonts w:hint="eastAsia"/>
              </w:rPr>
              <w:t>，</w:t>
            </w:r>
            <w:proofErr w:type="spellStart"/>
            <w:r w:rsidRPr="00363F91">
              <w:t>max_features</w:t>
            </w:r>
            <w:proofErr w:type="spellEnd"/>
            <w:r w:rsidRPr="00363F91">
              <w:t>=0.4</w:t>
            </w:r>
          </w:p>
        </w:tc>
      </w:tr>
      <w:tr w:rsidR="003579AB" w14:paraId="2D82E94E" w14:textId="77777777" w:rsidTr="001A5B29">
        <w:trPr>
          <w:trHeight w:val="454"/>
          <w:jc w:val="center"/>
        </w:trPr>
        <w:tc>
          <w:tcPr>
            <w:tcW w:w="1560" w:type="dxa"/>
            <w:tcBorders>
              <w:top w:val="nil"/>
            </w:tcBorders>
          </w:tcPr>
          <w:p w14:paraId="6B67EFDC" w14:textId="77777777" w:rsidR="003579AB" w:rsidRPr="00CC4A99" w:rsidRDefault="003579AB" w:rsidP="001A5B29">
            <w:pPr>
              <w:ind w:firstLineChars="0" w:firstLine="0"/>
              <w:jc w:val="center"/>
              <w:rPr>
                <w:b/>
              </w:rPr>
            </w:pPr>
            <w:proofErr w:type="spellStart"/>
            <w:r w:rsidRPr="00CC4A99">
              <w:rPr>
                <w:rFonts w:hint="eastAsia"/>
                <w:b/>
              </w:rPr>
              <w:t>X</w:t>
            </w:r>
            <w:r w:rsidRPr="00CC4A99">
              <w:rPr>
                <w:b/>
              </w:rPr>
              <w:t>GBoost</w:t>
            </w:r>
            <w:proofErr w:type="spellEnd"/>
          </w:p>
        </w:tc>
        <w:tc>
          <w:tcPr>
            <w:tcW w:w="6736" w:type="dxa"/>
            <w:tcBorders>
              <w:top w:val="nil"/>
            </w:tcBorders>
          </w:tcPr>
          <w:p w14:paraId="0D69C3A3" w14:textId="77777777" w:rsidR="003579AB" w:rsidRDefault="003579AB" w:rsidP="001A5B29">
            <w:pPr>
              <w:ind w:firstLineChars="0" w:firstLine="0"/>
              <w:jc w:val="center"/>
            </w:pPr>
            <w:proofErr w:type="spellStart"/>
            <w:r>
              <w:t>n_estimators</w:t>
            </w:r>
            <w:proofErr w:type="spellEnd"/>
            <w:r>
              <w:t>=425</w:t>
            </w:r>
            <w:r>
              <w:rPr>
                <w:rFonts w:hint="eastAsia"/>
              </w:rPr>
              <w:t>，</w:t>
            </w:r>
            <w:proofErr w:type="spellStart"/>
            <w:r w:rsidRPr="00363F91">
              <w:t>max_depth</w:t>
            </w:r>
            <w:proofErr w:type="spellEnd"/>
            <w:r w:rsidRPr="00363F91">
              <w:t>=4</w:t>
            </w:r>
            <w:r>
              <w:rPr>
                <w:rFonts w:hint="eastAsia"/>
              </w:rPr>
              <w:t>，</w:t>
            </w:r>
            <w:proofErr w:type="spellStart"/>
            <w:r w:rsidRPr="00363F91">
              <w:t>learning_rate</w:t>
            </w:r>
            <w:proofErr w:type="spellEnd"/>
            <w:r w:rsidRPr="00363F91">
              <w:t>=0.1</w:t>
            </w:r>
            <w:r>
              <w:rPr>
                <w:rFonts w:hint="eastAsia"/>
              </w:rPr>
              <w:t>，</w:t>
            </w:r>
            <w:proofErr w:type="spellStart"/>
            <w:r w:rsidRPr="00363F91">
              <w:t>reg_lambda</w:t>
            </w:r>
            <w:proofErr w:type="spellEnd"/>
            <w:r w:rsidRPr="00363F91">
              <w:t>=1</w:t>
            </w:r>
          </w:p>
        </w:tc>
      </w:tr>
      <w:tr w:rsidR="003579AB" w14:paraId="04E53321" w14:textId="77777777" w:rsidTr="001A5B29">
        <w:trPr>
          <w:trHeight w:val="454"/>
          <w:jc w:val="center"/>
        </w:trPr>
        <w:tc>
          <w:tcPr>
            <w:tcW w:w="1560" w:type="dxa"/>
          </w:tcPr>
          <w:p w14:paraId="123D2BCE" w14:textId="77777777" w:rsidR="003579AB" w:rsidRPr="00CC4A99" w:rsidRDefault="003579AB" w:rsidP="001A5B29">
            <w:pPr>
              <w:ind w:firstLineChars="0" w:firstLine="0"/>
              <w:jc w:val="center"/>
              <w:rPr>
                <w:b/>
              </w:rPr>
            </w:pPr>
            <w:r w:rsidRPr="00CC4A99">
              <w:rPr>
                <w:rFonts w:hint="eastAsia"/>
                <w:b/>
              </w:rPr>
              <w:t>S</w:t>
            </w:r>
            <w:r w:rsidRPr="00CC4A99">
              <w:rPr>
                <w:b/>
              </w:rPr>
              <w:t>VR</w:t>
            </w:r>
          </w:p>
        </w:tc>
        <w:tc>
          <w:tcPr>
            <w:tcW w:w="6736" w:type="dxa"/>
          </w:tcPr>
          <w:p w14:paraId="4FC648D7" w14:textId="77777777" w:rsidR="003579AB" w:rsidRDefault="003579AB" w:rsidP="001A5B29">
            <w:pPr>
              <w:ind w:firstLineChars="0" w:firstLine="0"/>
              <w:jc w:val="center"/>
            </w:pPr>
            <w:r>
              <w:t>C=50</w:t>
            </w:r>
            <w:r>
              <w:rPr>
                <w:rFonts w:hint="eastAsia"/>
              </w:rPr>
              <w:t>，</w:t>
            </w:r>
            <w:r>
              <w:t>epsilon=0.02</w:t>
            </w:r>
            <w:r>
              <w:rPr>
                <w:rFonts w:hint="eastAsia"/>
              </w:rPr>
              <w:t>，</w:t>
            </w:r>
            <w:r>
              <w:t>kernel=</w:t>
            </w:r>
            <w:proofErr w:type="spellStart"/>
            <w:r>
              <w:t>rbf</w:t>
            </w:r>
            <w:proofErr w:type="spellEnd"/>
            <w:r>
              <w:rPr>
                <w:rFonts w:hint="eastAsia"/>
              </w:rPr>
              <w:t>，</w:t>
            </w:r>
            <w:r w:rsidRPr="00363F91">
              <w:t>gamma=0.12</w:t>
            </w:r>
          </w:p>
        </w:tc>
      </w:tr>
      <w:tr w:rsidR="003579AB" w14:paraId="7241EADF" w14:textId="77777777" w:rsidTr="001A5B29">
        <w:trPr>
          <w:trHeight w:val="454"/>
          <w:jc w:val="center"/>
        </w:trPr>
        <w:tc>
          <w:tcPr>
            <w:tcW w:w="1560" w:type="dxa"/>
          </w:tcPr>
          <w:p w14:paraId="67E7365A" w14:textId="77777777" w:rsidR="003579AB" w:rsidRPr="00CC4A99" w:rsidRDefault="003579AB" w:rsidP="001A5B29">
            <w:pPr>
              <w:ind w:firstLineChars="0" w:firstLine="0"/>
              <w:jc w:val="center"/>
              <w:rPr>
                <w:b/>
              </w:rPr>
            </w:pPr>
            <w:r w:rsidRPr="00CC4A99">
              <w:rPr>
                <w:rFonts w:hint="eastAsia"/>
                <w:b/>
              </w:rPr>
              <w:t>M</w:t>
            </w:r>
            <w:r w:rsidRPr="00CC4A99">
              <w:rPr>
                <w:b/>
              </w:rPr>
              <w:t>LP</w:t>
            </w:r>
          </w:p>
        </w:tc>
        <w:tc>
          <w:tcPr>
            <w:tcW w:w="6736" w:type="dxa"/>
          </w:tcPr>
          <w:p w14:paraId="2C1D11D5" w14:textId="77777777" w:rsidR="003579AB" w:rsidRPr="00363F91" w:rsidRDefault="003579AB" w:rsidP="001A5B29">
            <w:pPr>
              <w:ind w:firstLineChars="0" w:firstLine="0"/>
              <w:jc w:val="center"/>
            </w:pPr>
            <w:proofErr w:type="spellStart"/>
            <w:r w:rsidRPr="00363F91">
              <w:t>hidden_layer_sizes</w:t>
            </w:r>
            <w:proofErr w:type="spellEnd"/>
            <w:r w:rsidRPr="00363F91">
              <w:t>=(16,16)</w:t>
            </w:r>
            <w:r>
              <w:rPr>
                <w:rFonts w:hint="eastAsia"/>
              </w:rPr>
              <w:t>，</w:t>
            </w:r>
            <w:r>
              <w:t>activation=tanh</w:t>
            </w:r>
            <w:r>
              <w:rPr>
                <w:rFonts w:hint="eastAsia"/>
              </w:rPr>
              <w:t>，</w:t>
            </w:r>
            <w:r>
              <w:t>solver=</w:t>
            </w:r>
            <w:proofErr w:type="spellStart"/>
            <w:r>
              <w:t>adam</w:t>
            </w:r>
            <w:proofErr w:type="spellEnd"/>
            <w:r>
              <w:rPr>
                <w:rFonts w:hint="eastAsia"/>
              </w:rPr>
              <w:t>，</w:t>
            </w:r>
            <w:r>
              <w:t>alpha=0.005</w:t>
            </w:r>
            <w:r>
              <w:rPr>
                <w:rFonts w:hint="eastAsia"/>
              </w:rPr>
              <w:t>，</w:t>
            </w:r>
            <w:proofErr w:type="spellStart"/>
            <w:r w:rsidRPr="00363F91">
              <w:t>learning_rate_init</w:t>
            </w:r>
            <w:proofErr w:type="spellEnd"/>
            <w:r w:rsidRPr="00363F91">
              <w:t>=0.01</w:t>
            </w:r>
            <w:r>
              <w:rPr>
                <w:rFonts w:hint="eastAsia"/>
              </w:rPr>
              <w:t>，</w:t>
            </w:r>
            <w:proofErr w:type="spellStart"/>
            <w:r w:rsidRPr="00363F91">
              <w:t>max_iter</w:t>
            </w:r>
            <w:proofErr w:type="spellEnd"/>
            <w:r w:rsidRPr="00363F91">
              <w:t>=5000</w:t>
            </w:r>
          </w:p>
        </w:tc>
      </w:tr>
    </w:tbl>
    <w:p w14:paraId="65DC6CB0" w14:textId="77777777" w:rsidR="003579AB" w:rsidRPr="00791821" w:rsidRDefault="003579AB" w:rsidP="003579AB">
      <w:pPr>
        <w:pStyle w:val="a"/>
      </w:pPr>
      <w:r>
        <w:rPr>
          <w:rFonts w:hint="eastAsia"/>
        </w:rPr>
        <w:t>含膜厚的单模型</w:t>
      </w:r>
    </w:p>
    <w:p w14:paraId="5442898F" w14:textId="77777777" w:rsidR="003579AB" w:rsidRDefault="003579AB" w:rsidP="003579AB">
      <w:pPr>
        <w:ind w:firstLine="480"/>
      </w:pPr>
      <w:r>
        <w:rPr>
          <w:rFonts w:hint="eastAsia"/>
        </w:rPr>
        <w:t>对</w:t>
      </w:r>
      <w:r w:rsidRPr="004B4605">
        <w:rPr>
          <w:rFonts w:hint="eastAsia"/>
        </w:rPr>
        <w:t>含膜厚的数据集</w:t>
      </w:r>
      <w:r>
        <w:rPr>
          <w:rFonts w:hint="eastAsia"/>
        </w:rPr>
        <w:t>Dataset-</w:t>
      </w:r>
      <w:r>
        <w:t>B</w:t>
      </w:r>
      <w:r>
        <w:rPr>
          <w:rFonts w:hint="eastAsia"/>
        </w:rPr>
        <w:t>，采用“网格搜索”算法对五</w:t>
      </w:r>
      <w:r w:rsidRPr="004B4605">
        <w:rPr>
          <w:rFonts w:hint="eastAsia"/>
        </w:rPr>
        <w:t>种机器学习模型在训练集上进行超参数搜索，表</w:t>
      </w:r>
      <w:r>
        <w:rPr>
          <w:rFonts w:hint="eastAsia"/>
        </w:rPr>
        <w:t>3.</w:t>
      </w:r>
      <w:r>
        <w:t>2</w:t>
      </w:r>
      <w:r w:rsidRPr="004B4605">
        <w:rPr>
          <w:rFonts w:hint="eastAsia"/>
        </w:rPr>
        <w:t>为优化后的最优超参数结果。</w:t>
      </w:r>
    </w:p>
    <w:p w14:paraId="17A402D3" w14:textId="77777777" w:rsidR="003579AB" w:rsidRDefault="003579AB" w:rsidP="003579AB">
      <w:pPr>
        <w:pStyle w:val="ac"/>
      </w:pPr>
      <w:r w:rsidRPr="0061022A">
        <w:rPr>
          <w:rFonts w:hint="eastAsia"/>
        </w:rPr>
        <w:t>表</w:t>
      </w:r>
      <w:r>
        <w:rPr>
          <w:rFonts w:hint="eastAsia"/>
        </w:rPr>
        <w:t>3.</w:t>
      </w:r>
      <w:r>
        <w:t>2</w:t>
      </w:r>
      <w:r>
        <w:rPr>
          <w:rFonts w:hint="eastAsia"/>
        </w:rPr>
        <w:t xml:space="preserve"> Dataset-</w:t>
      </w:r>
      <w:r>
        <w:t>B</w:t>
      </w:r>
      <w:r w:rsidRPr="0061022A">
        <w:rPr>
          <w:rFonts w:hint="eastAsia"/>
        </w:rPr>
        <w:t>含膜厚的</w:t>
      </w:r>
      <w:r>
        <w:rPr>
          <w:rFonts w:hint="eastAsia"/>
        </w:rPr>
        <w:t>五</w:t>
      </w:r>
      <w:r w:rsidRPr="0061022A">
        <w:rPr>
          <w:rFonts w:hint="eastAsia"/>
        </w:rPr>
        <w:t>种单模型对应的最优超参数</w:t>
      </w:r>
    </w:p>
    <w:tbl>
      <w:tblPr>
        <w:tblStyle w:val="af1"/>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736"/>
      </w:tblGrid>
      <w:tr w:rsidR="003579AB" w14:paraId="4237A094" w14:textId="77777777" w:rsidTr="001A5B29">
        <w:trPr>
          <w:trHeight w:val="454"/>
          <w:jc w:val="center"/>
        </w:trPr>
        <w:tc>
          <w:tcPr>
            <w:tcW w:w="1560" w:type="dxa"/>
            <w:tcBorders>
              <w:bottom w:val="single" w:sz="8" w:space="0" w:color="auto"/>
            </w:tcBorders>
          </w:tcPr>
          <w:p w14:paraId="0A0D2442" w14:textId="77777777" w:rsidR="003579AB" w:rsidRPr="00CC4A99" w:rsidRDefault="003579AB" w:rsidP="001A5B29">
            <w:pPr>
              <w:ind w:firstLineChars="0" w:firstLine="0"/>
              <w:jc w:val="center"/>
              <w:rPr>
                <w:b/>
              </w:rPr>
            </w:pPr>
            <w:r w:rsidRPr="00CC4A99">
              <w:rPr>
                <w:rFonts w:hint="eastAsia"/>
                <w:b/>
              </w:rPr>
              <w:t>M</w:t>
            </w:r>
            <w:r w:rsidRPr="00CC4A99">
              <w:rPr>
                <w:b/>
              </w:rPr>
              <w:t>odels</w:t>
            </w:r>
          </w:p>
        </w:tc>
        <w:tc>
          <w:tcPr>
            <w:tcW w:w="6736" w:type="dxa"/>
            <w:tcBorders>
              <w:bottom w:val="single" w:sz="8" w:space="0" w:color="auto"/>
            </w:tcBorders>
          </w:tcPr>
          <w:p w14:paraId="3534B605" w14:textId="77777777" w:rsidR="003579AB" w:rsidRPr="00CC4A99" w:rsidRDefault="003579AB" w:rsidP="001A5B29">
            <w:pPr>
              <w:ind w:firstLineChars="0" w:firstLine="0"/>
              <w:jc w:val="center"/>
              <w:rPr>
                <w:b/>
              </w:rPr>
            </w:pPr>
            <w:r w:rsidRPr="00CC4A99">
              <w:rPr>
                <w:b/>
              </w:rPr>
              <w:t>Optimal hyperparameters</w:t>
            </w:r>
          </w:p>
        </w:tc>
      </w:tr>
      <w:tr w:rsidR="003579AB" w14:paraId="70669380" w14:textId="77777777" w:rsidTr="001A5B29">
        <w:trPr>
          <w:trHeight w:val="454"/>
          <w:jc w:val="center"/>
        </w:trPr>
        <w:tc>
          <w:tcPr>
            <w:tcW w:w="1560" w:type="dxa"/>
            <w:tcBorders>
              <w:top w:val="single" w:sz="8" w:space="0" w:color="auto"/>
              <w:bottom w:val="nil"/>
            </w:tcBorders>
          </w:tcPr>
          <w:p w14:paraId="6B182188" w14:textId="77777777" w:rsidR="003579AB" w:rsidRPr="00CC4A99" w:rsidRDefault="003579AB" w:rsidP="001A5B29">
            <w:pPr>
              <w:ind w:firstLineChars="0" w:firstLine="0"/>
              <w:jc w:val="center"/>
              <w:rPr>
                <w:b/>
              </w:rPr>
            </w:pPr>
            <w:proofErr w:type="spellStart"/>
            <w:r w:rsidRPr="00CC4A99">
              <w:rPr>
                <w:rFonts w:hint="eastAsia"/>
                <w:b/>
              </w:rPr>
              <w:t>C</w:t>
            </w:r>
            <w:r>
              <w:rPr>
                <w:b/>
              </w:rPr>
              <w:t>atB</w:t>
            </w:r>
            <w:r w:rsidRPr="00CC4A99">
              <w:rPr>
                <w:b/>
              </w:rPr>
              <w:t>oost</w:t>
            </w:r>
            <w:proofErr w:type="spellEnd"/>
          </w:p>
        </w:tc>
        <w:tc>
          <w:tcPr>
            <w:tcW w:w="6736" w:type="dxa"/>
            <w:tcBorders>
              <w:top w:val="single" w:sz="8" w:space="0" w:color="auto"/>
              <w:bottom w:val="nil"/>
            </w:tcBorders>
          </w:tcPr>
          <w:p w14:paraId="17CB6175" w14:textId="77777777" w:rsidR="003579AB" w:rsidRDefault="003579AB" w:rsidP="001A5B29">
            <w:pPr>
              <w:ind w:firstLineChars="0" w:firstLine="0"/>
              <w:jc w:val="center"/>
            </w:pPr>
            <w:r>
              <w:rPr>
                <w:rFonts w:hint="eastAsia"/>
              </w:rPr>
              <w:t>depth=</w:t>
            </w:r>
            <w:r>
              <w:t>3</w:t>
            </w:r>
            <w:r w:rsidRPr="004B0D50">
              <w:rPr>
                <w:rFonts w:hint="eastAsia"/>
              </w:rPr>
              <w:t>，</w:t>
            </w:r>
            <w:proofErr w:type="spellStart"/>
            <w:r>
              <w:rPr>
                <w:rFonts w:hint="eastAsia"/>
              </w:rPr>
              <w:t>learning_rate</w:t>
            </w:r>
            <w:proofErr w:type="spellEnd"/>
            <w:r>
              <w:rPr>
                <w:rFonts w:hint="eastAsia"/>
              </w:rPr>
              <w:t>=0.</w:t>
            </w:r>
            <w:r>
              <w:t>4</w:t>
            </w:r>
            <w:r w:rsidRPr="004B0D50">
              <w:rPr>
                <w:rFonts w:hint="eastAsia"/>
              </w:rPr>
              <w:t>，</w:t>
            </w:r>
            <w:r w:rsidRPr="004B0D50">
              <w:rPr>
                <w:rFonts w:hint="eastAsia"/>
              </w:rPr>
              <w:t>l2_leaf_reg=10</w:t>
            </w:r>
            <w:r w:rsidRPr="004B0D50">
              <w:rPr>
                <w:rFonts w:hint="eastAsia"/>
              </w:rPr>
              <w:t>，</w:t>
            </w:r>
            <w:r w:rsidRPr="004B0D50">
              <w:rPr>
                <w:rFonts w:hint="eastAsia"/>
              </w:rPr>
              <w:t>iterations=</w:t>
            </w:r>
            <w:r>
              <w:t>760</w:t>
            </w:r>
          </w:p>
        </w:tc>
      </w:tr>
      <w:tr w:rsidR="003579AB" w14:paraId="21199849" w14:textId="77777777" w:rsidTr="001A5B29">
        <w:trPr>
          <w:trHeight w:val="454"/>
          <w:jc w:val="center"/>
        </w:trPr>
        <w:tc>
          <w:tcPr>
            <w:tcW w:w="1560" w:type="dxa"/>
            <w:tcBorders>
              <w:top w:val="nil"/>
            </w:tcBorders>
          </w:tcPr>
          <w:p w14:paraId="2A359913" w14:textId="77777777" w:rsidR="003579AB" w:rsidRPr="00CC4A99" w:rsidRDefault="003579AB" w:rsidP="001A5B29">
            <w:pPr>
              <w:ind w:firstLineChars="0" w:firstLine="0"/>
              <w:jc w:val="center"/>
              <w:rPr>
                <w:b/>
              </w:rPr>
            </w:pPr>
            <w:r w:rsidRPr="00CC4A99">
              <w:rPr>
                <w:rFonts w:hint="eastAsia"/>
                <w:b/>
              </w:rPr>
              <w:t>R</w:t>
            </w:r>
            <w:r w:rsidRPr="00CC4A99">
              <w:rPr>
                <w:b/>
              </w:rPr>
              <w:t>F</w:t>
            </w:r>
          </w:p>
        </w:tc>
        <w:tc>
          <w:tcPr>
            <w:tcW w:w="6736" w:type="dxa"/>
            <w:tcBorders>
              <w:top w:val="nil"/>
            </w:tcBorders>
          </w:tcPr>
          <w:p w14:paraId="653E463E" w14:textId="77777777" w:rsidR="003579AB" w:rsidRDefault="003579AB" w:rsidP="001A5B29">
            <w:pPr>
              <w:ind w:firstLineChars="0" w:firstLine="0"/>
              <w:jc w:val="center"/>
            </w:pPr>
            <w:proofErr w:type="spellStart"/>
            <w:r w:rsidRPr="004B0D50">
              <w:rPr>
                <w:rFonts w:hint="eastAsia"/>
              </w:rPr>
              <w:t>n_estimators</w:t>
            </w:r>
            <w:proofErr w:type="spellEnd"/>
            <w:r w:rsidRPr="004B0D50">
              <w:rPr>
                <w:rFonts w:hint="eastAsia"/>
              </w:rPr>
              <w:t>=</w:t>
            </w:r>
            <w:r>
              <w:t>60</w:t>
            </w:r>
            <w:r w:rsidRPr="004B0D50">
              <w:rPr>
                <w:rFonts w:hint="eastAsia"/>
              </w:rPr>
              <w:t>，</w:t>
            </w:r>
            <w:proofErr w:type="spellStart"/>
            <w:r>
              <w:rPr>
                <w:rFonts w:hint="eastAsia"/>
              </w:rPr>
              <w:t>max_depth</w:t>
            </w:r>
            <w:proofErr w:type="spellEnd"/>
            <w:r>
              <w:rPr>
                <w:rFonts w:hint="eastAsia"/>
              </w:rPr>
              <w:t>=</w:t>
            </w:r>
            <w:r>
              <w:t>9</w:t>
            </w:r>
            <w:r w:rsidRPr="004B0D50">
              <w:rPr>
                <w:rFonts w:hint="eastAsia"/>
              </w:rPr>
              <w:t>，</w:t>
            </w:r>
            <w:proofErr w:type="spellStart"/>
            <w:r>
              <w:rPr>
                <w:rFonts w:hint="eastAsia"/>
              </w:rPr>
              <w:t>max_features</w:t>
            </w:r>
            <w:proofErr w:type="spellEnd"/>
            <w:r>
              <w:rPr>
                <w:rFonts w:hint="eastAsia"/>
              </w:rPr>
              <w:t>=0.</w:t>
            </w:r>
            <w:r>
              <w:t>61</w:t>
            </w:r>
          </w:p>
        </w:tc>
      </w:tr>
      <w:tr w:rsidR="003579AB" w14:paraId="79397F6F" w14:textId="77777777" w:rsidTr="001A5B29">
        <w:trPr>
          <w:trHeight w:val="454"/>
          <w:jc w:val="center"/>
        </w:trPr>
        <w:tc>
          <w:tcPr>
            <w:tcW w:w="1560" w:type="dxa"/>
          </w:tcPr>
          <w:p w14:paraId="6DF3E13D" w14:textId="77777777" w:rsidR="003579AB" w:rsidRPr="00CC4A99" w:rsidRDefault="003579AB" w:rsidP="001A5B29">
            <w:pPr>
              <w:ind w:firstLineChars="0" w:firstLine="0"/>
              <w:jc w:val="center"/>
              <w:rPr>
                <w:b/>
              </w:rPr>
            </w:pPr>
            <w:proofErr w:type="spellStart"/>
            <w:r w:rsidRPr="00CC4A99">
              <w:rPr>
                <w:rFonts w:hint="eastAsia"/>
                <w:b/>
              </w:rPr>
              <w:t>X</w:t>
            </w:r>
            <w:r w:rsidRPr="00CC4A99">
              <w:rPr>
                <w:b/>
              </w:rPr>
              <w:t>GBoost</w:t>
            </w:r>
            <w:proofErr w:type="spellEnd"/>
          </w:p>
        </w:tc>
        <w:tc>
          <w:tcPr>
            <w:tcW w:w="6736" w:type="dxa"/>
          </w:tcPr>
          <w:p w14:paraId="4014CE42" w14:textId="77777777" w:rsidR="003579AB" w:rsidRDefault="003579AB" w:rsidP="001A5B29">
            <w:pPr>
              <w:ind w:firstLineChars="0" w:firstLine="0"/>
              <w:jc w:val="center"/>
            </w:pPr>
            <w:proofErr w:type="spellStart"/>
            <w:r w:rsidRPr="004B0D50">
              <w:rPr>
                <w:rFonts w:hint="eastAsia"/>
              </w:rPr>
              <w:t>n_estimators</w:t>
            </w:r>
            <w:proofErr w:type="spellEnd"/>
            <w:r w:rsidRPr="004B0D50">
              <w:rPr>
                <w:rFonts w:hint="eastAsia"/>
              </w:rPr>
              <w:t>=</w:t>
            </w:r>
            <w:r>
              <w:t>101</w:t>
            </w:r>
            <w:r w:rsidRPr="004B0D50">
              <w:rPr>
                <w:rFonts w:hint="eastAsia"/>
              </w:rPr>
              <w:t>，</w:t>
            </w:r>
            <w:proofErr w:type="spellStart"/>
            <w:r>
              <w:rPr>
                <w:rFonts w:hint="eastAsia"/>
              </w:rPr>
              <w:t>max_depth</w:t>
            </w:r>
            <w:proofErr w:type="spellEnd"/>
            <w:r>
              <w:rPr>
                <w:rFonts w:hint="eastAsia"/>
              </w:rPr>
              <w:t>=</w:t>
            </w:r>
            <w:r>
              <w:t>5</w:t>
            </w:r>
            <w:r w:rsidRPr="004B0D50">
              <w:rPr>
                <w:rFonts w:hint="eastAsia"/>
              </w:rPr>
              <w:t>，</w:t>
            </w:r>
            <w:proofErr w:type="spellStart"/>
            <w:r>
              <w:rPr>
                <w:rFonts w:hint="eastAsia"/>
              </w:rPr>
              <w:t>learning_rate</w:t>
            </w:r>
            <w:proofErr w:type="spellEnd"/>
            <w:r>
              <w:rPr>
                <w:rFonts w:hint="eastAsia"/>
              </w:rPr>
              <w:t>=0.</w:t>
            </w:r>
            <w:r>
              <w:t>2</w:t>
            </w:r>
            <w:r w:rsidRPr="004B0D50">
              <w:rPr>
                <w:rFonts w:hint="eastAsia"/>
              </w:rPr>
              <w:t>，</w:t>
            </w:r>
            <w:proofErr w:type="spellStart"/>
            <w:r>
              <w:rPr>
                <w:rFonts w:hint="eastAsia"/>
              </w:rPr>
              <w:t>reg_lambda</w:t>
            </w:r>
            <w:proofErr w:type="spellEnd"/>
            <w:r>
              <w:rPr>
                <w:rFonts w:hint="eastAsia"/>
              </w:rPr>
              <w:t>=</w:t>
            </w:r>
            <w:r>
              <w:t>5</w:t>
            </w:r>
          </w:p>
        </w:tc>
      </w:tr>
      <w:tr w:rsidR="003579AB" w14:paraId="4FFBEF45" w14:textId="77777777" w:rsidTr="001A5B29">
        <w:trPr>
          <w:trHeight w:val="454"/>
          <w:jc w:val="center"/>
        </w:trPr>
        <w:tc>
          <w:tcPr>
            <w:tcW w:w="1560" w:type="dxa"/>
          </w:tcPr>
          <w:p w14:paraId="2DDAADC7" w14:textId="77777777" w:rsidR="003579AB" w:rsidRPr="00CC4A99" w:rsidRDefault="003579AB" w:rsidP="001A5B29">
            <w:pPr>
              <w:ind w:firstLineChars="0" w:firstLine="0"/>
              <w:jc w:val="center"/>
              <w:rPr>
                <w:b/>
              </w:rPr>
            </w:pPr>
            <w:r w:rsidRPr="00CC4A99">
              <w:rPr>
                <w:rFonts w:hint="eastAsia"/>
                <w:b/>
              </w:rPr>
              <w:lastRenderedPageBreak/>
              <w:t>S</w:t>
            </w:r>
            <w:r w:rsidRPr="00CC4A99">
              <w:rPr>
                <w:b/>
              </w:rPr>
              <w:t>VR</w:t>
            </w:r>
          </w:p>
        </w:tc>
        <w:tc>
          <w:tcPr>
            <w:tcW w:w="6736" w:type="dxa"/>
          </w:tcPr>
          <w:p w14:paraId="394966DD" w14:textId="77777777" w:rsidR="003579AB" w:rsidRDefault="003579AB" w:rsidP="001A5B29">
            <w:pPr>
              <w:ind w:firstLineChars="0" w:firstLine="0"/>
              <w:jc w:val="center"/>
            </w:pPr>
            <w:r w:rsidRPr="004B0D50">
              <w:rPr>
                <w:rFonts w:hint="eastAsia"/>
              </w:rPr>
              <w:t>C=</w:t>
            </w:r>
            <w:r>
              <w:t>80</w:t>
            </w:r>
            <w:r w:rsidRPr="004B0D50">
              <w:rPr>
                <w:rFonts w:hint="eastAsia"/>
              </w:rPr>
              <w:t>，</w:t>
            </w:r>
            <w:r w:rsidRPr="004B0D50">
              <w:rPr>
                <w:rFonts w:hint="eastAsia"/>
              </w:rPr>
              <w:t>epsilon=0.02</w:t>
            </w:r>
            <w:r w:rsidRPr="004B0D50">
              <w:rPr>
                <w:rFonts w:hint="eastAsia"/>
              </w:rPr>
              <w:t>，</w:t>
            </w:r>
            <w:r w:rsidRPr="004B0D50">
              <w:rPr>
                <w:rFonts w:hint="eastAsia"/>
              </w:rPr>
              <w:t>kernel=</w:t>
            </w:r>
            <w:proofErr w:type="spellStart"/>
            <w:r w:rsidRPr="004B0D50">
              <w:rPr>
                <w:rFonts w:hint="eastAsia"/>
              </w:rPr>
              <w:t>rbf</w:t>
            </w:r>
            <w:proofErr w:type="spellEnd"/>
            <w:r w:rsidRPr="004B0D50">
              <w:rPr>
                <w:rFonts w:hint="eastAsia"/>
              </w:rPr>
              <w:t>，</w:t>
            </w:r>
            <w:r>
              <w:rPr>
                <w:rFonts w:hint="eastAsia"/>
              </w:rPr>
              <w:t>gamma=0.</w:t>
            </w:r>
            <w:r>
              <w:t>03</w:t>
            </w:r>
          </w:p>
        </w:tc>
      </w:tr>
      <w:tr w:rsidR="003579AB" w14:paraId="6956CC61" w14:textId="77777777" w:rsidTr="001A5B29">
        <w:trPr>
          <w:trHeight w:val="454"/>
          <w:jc w:val="center"/>
        </w:trPr>
        <w:tc>
          <w:tcPr>
            <w:tcW w:w="1560" w:type="dxa"/>
          </w:tcPr>
          <w:p w14:paraId="0F1712BF" w14:textId="77777777" w:rsidR="003579AB" w:rsidRPr="00CC4A99" w:rsidRDefault="003579AB" w:rsidP="001A5B29">
            <w:pPr>
              <w:ind w:firstLineChars="0" w:firstLine="0"/>
              <w:jc w:val="center"/>
              <w:rPr>
                <w:b/>
              </w:rPr>
            </w:pPr>
            <w:r w:rsidRPr="00CC4A99">
              <w:rPr>
                <w:rFonts w:hint="eastAsia"/>
                <w:b/>
              </w:rPr>
              <w:t>M</w:t>
            </w:r>
            <w:r w:rsidRPr="00CC4A99">
              <w:rPr>
                <w:b/>
              </w:rPr>
              <w:t>LP</w:t>
            </w:r>
          </w:p>
        </w:tc>
        <w:tc>
          <w:tcPr>
            <w:tcW w:w="6736" w:type="dxa"/>
          </w:tcPr>
          <w:p w14:paraId="0336D35A" w14:textId="77777777" w:rsidR="003579AB" w:rsidRDefault="003579AB" w:rsidP="001A5B29">
            <w:pPr>
              <w:ind w:firstLineChars="0" w:firstLine="0"/>
              <w:jc w:val="center"/>
            </w:pPr>
            <w:proofErr w:type="spellStart"/>
            <w:r>
              <w:rPr>
                <w:rFonts w:hint="eastAsia"/>
              </w:rPr>
              <w:t>hidden_layer_sizes</w:t>
            </w:r>
            <w:proofErr w:type="spellEnd"/>
            <w:r>
              <w:rPr>
                <w:rFonts w:hint="eastAsia"/>
              </w:rPr>
              <w:t>=(</w:t>
            </w:r>
            <w:r>
              <w:t>32</w:t>
            </w:r>
            <w:r w:rsidRPr="004B0D50">
              <w:rPr>
                <w:rFonts w:hint="eastAsia"/>
              </w:rPr>
              <w:t>,16)</w:t>
            </w:r>
            <w:r w:rsidRPr="004B0D50">
              <w:rPr>
                <w:rFonts w:hint="eastAsia"/>
              </w:rPr>
              <w:t>，</w:t>
            </w:r>
            <w:r w:rsidRPr="004B0D50">
              <w:rPr>
                <w:rFonts w:hint="eastAsia"/>
              </w:rPr>
              <w:t>activation=tanh</w:t>
            </w:r>
            <w:r w:rsidRPr="004B0D50">
              <w:rPr>
                <w:rFonts w:hint="eastAsia"/>
              </w:rPr>
              <w:t>，</w:t>
            </w:r>
            <w:r w:rsidRPr="004B0D50">
              <w:rPr>
                <w:rFonts w:hint="eastAsia"/>
              </w:rPr>
              <w:t>solver=</w:t>
            </w:r>
            <w:proofErr w:type="spellStart"/>
            <w:r w:rsidRPr="004B0D50">
              <w:rPr>
                <w:rFonts w:hint="eastAsia"/>
              </w:rPr>
              <w:t>adam</w:t>
            </w:r>
            <w:proofErr w:type="spellEnd"/>
            <w:r w:rsidRPr="004B0D50">
              <w:rPr>
                <w:rFonts w:hint="eastAsia"/>
              </w:rPr>
              <w:t>，</w:t>
            </w:r>
            <w:r>
              <w:rPr>
                <w:rFonts w:hint="eastAsia"/>
              </w:rPr>
              <w:t>alpha=0.</w:t>
            </w:r>
            <w:r>
              <w:t>1</w:t>
            </w:r>
            <w:r w:rsidRPr="004B0D50">
              <w:rPr>
                <w:rFonts w:hint="eastAsia"/>
              </w:rPr>
              <w:t>，</w:t>
            </w:r>
            <w:proofErr w:type="spellStart"/>
            <w:r>
              <w:rPr>
                <w:rFonts w:hint="eastAsia"/>
              </w:rPr>
              <w:t>learning_rate_init</w:t>
            </w:r>
            <w:proofErr w:type="spellEnd"/>
            <w:r>
              <w:rPr>
                <w:rFonts w:hint="eastAsia"/>
              </w:rPr>
              <w:t>=0.0</w:t>
            </w:r>
            <w:r>
              <w:t>02</w:t>
            </w:r>
            <w:r w:rsidRPr="004B0D50">
              <w:rPr>
                <w:rFonts w:hint="eastAsia"/>
              </w:rPr>
              <w:t>，</w:t>
            </w:r>
            <w:proofErr w:type="spellStart"/>
            <w:r w:rsidRPr="004B0D50">
              <w:rPr>
                <w:rFonts w:hint="eastAsia"/>
              </w:rPr>
              <w:t>max_iter</w:t>
            </w:r>
            <w:proofErr w:type="spellEnd"/>
            <w:r w:rsidRPr="004B0D50">
              <w:rPr>
                <w:rFonts w:hint="eastAsia"/>
              </w:rPr>
              <w:t>=5000</w:t>
            </w:r>
          </w:p>
        </w:tc>
      </w:tr>
    </w:tbl>
    <w:p w14:paraId="41EB9748" w14:textId="77777777" w:rsidR="003579AB" w:rsidRDefault="003579AB" w:rsidP="003579AB">
      <w:pPr>
        <w:pStyle w:val="2"/>
      </w:pPr>
      <w:r>
        <w:rPr>
          <w:rFonts w:hint="eastAsia"/>
        </w:rPr>
        <w:t>结果与讨论</w:t>
      </w:r>
    </w:p>
    <w:p w14:paraId="0617812C" w14:textId="77777777" w:rsidR="003579AB" w:rsidRDefault="003579AB" w:rsidP="003579AB">
      <w:pPr>
        <w:pStyle w:val="3"/>
        <w:numPr>
          <w:ilvl w:val="2"/>
          <w:numId w:val="15"/>
        </w:numPr>
      </w:pPr>
      <w:r>
        <w:rPr>
          <w:rFonts w:hint="eastAsia"/>
        </w:rPr>
        <w:t>不含膜厚的单模型</w:t>
      </w:r>
    </w:p>
    <w:p w14:paraId="4EC32A8F" w14:textId="77777777" w:rsidR="003579AB" w:rsidRDefault="003579AB" w:rsidP="003579AB">
      <w:pPr>
        <w:ind w:firstLine="480"/>
      </w:pPr>
      <w:r w:rsidRPr="00E42346">
        <w:rPr>
          <w:rFonts w:hint="eastAsia"/>
        </w:rPr>
        <w:t>在不含膜厚信息的</w:t>
      </w:r>
      <w:r>
        <w:rPr>
          <w:rFonts w:hint="eastAsia"/>
        </w:rPr>
        <w:t>Dataset-A</w:t>
      </w:r>
      <w:r w:rsidR="001210D7">
        <w:rPr>
          <w:rFonts w:hint="eastAsia"/>
        </w:rPr>
        <w:t>上，五种单模型</w:t>
      </w:r>
      <w:r w:rsidR="00106417">
        <w:t>(</w:t>
      </w:r>
      <w:proofErr w:type="spellStart"/>
      <w:r w:rsidRPr="00E42346">
        <w:rPr>
          <w:rFonts w:hint="eastAsia"/>
        </w:rPr>
        <w:t>CatBoost</w:t>
      </w:r>
      <w:proofErr w:type="spellEnd"/>
      <w:r w:rsidRPr="00E42346">
        <w:rPr>
          <w:rFonts w:hint="eastAsia"/>
        </w:rPr>
        <w:t>、</w:t>
      </w:r>
      <w:r w:rsidRPr="00E42346">
        <w:rPr>
          <w:rFonts w:hint="eastAsia"/>
        </w:rPr>
        <w:t>RF</w:t>
      </w:r>
      <w:r w:rsidRPr="00E42346">
        <w:rPr>
          <w:rFonts w:hint="eastAsia"/>
        </w:rPr>
        <w:t>、</w:t>
      </w:r>
      <w:proofErr w:type="spellStart"/>
      <w:r w:rsidRPr="00E42346">
        <w:rPr>
          <w:rFonts w:hint="eastAsia"/>
        </w:rPr>
        <w:t>XGBoost</w:t>
      </w:r>
      <w:proofErr w:type="spellEnd"/>
      <w:r w:rsidRPr="00E42346">
        <w:rPr>
          <w:rFonts w:hint="eastAsia"/>
        </w:rPr>
        <w:t>、</w:t>
      </w:r>
      <w:r w:rsidRPr="00E42346">
        <w:rPr>
          <w:rFonts w:hint="eastAsia"/>
        </w:rPr>
        <w:t>SVR</w:t>
      </w:r>
      <w:r w:rsidR="00106417">
        <w:rPr>
          <w:rFonts w:hint="eastAsia"/>
        </w:rPr>
        <w:t>和</w:t>
      </w:r>
      <w:r w:rsidRPr="00E42346">
        <w:rPr>
          <w:rFonts w:hint="eastAsia"/>
        </w:rPr>
        <w:t>MLP</w:t>
      </w:r>
      <w:r w:rsidR="00106417">
        <w:rPr>
          <w:rFonts w:hint="eastAsia"/>
        </w:rPr>
        <w:t>)</w:t>
      </w:r>
      <w:r w:rsidR="00106417">
        <w:rPr>
          <w:rFonts w:hint="eastAsia"/>
        </w:rPr>
        <w:t>在训练集</w:t>
      </w:r>
      <w:r w:rsidR="00106417">
        <w:rPr>
          <w:rFonts w:hint="eastAsia"/>
        </w:rPr>
        <w:t>(</w:t>
      </w:r>
      <w:r w:rsidR="00904CDE" w:rsidRPr="00904CDE">
        <w:t>Training set</w:t>
      </w:r>
      <w:r w:rsidR="00106417">
        <w:rPr>
          <w:rFonts w:hint="eastAsia"/>
        </w:rPr>
        <w:t>)</w:t>
      </w:r>
      <w:r>
        <w:rPr>
          <w:rFonts w:hint="eastAsia"/>
        </w:rPr>
        <w:t>，</w:t>
      </w:r>
      <w:r w:rsidR="00106417">
        <w:rPr>
          <w:rFonts w:hint="eastAsia"/>
        </w:rPr>
        <w:t>测试集</w:t>
      </w:r>
      <w:r w:rsidR="00106417">
        <w:rPr>
          <w:rFonts w:hint="eastAsia"/>
        </w:rPr>
        <w:t>(</w:t>
      </w:r>
      <w:r w:rsidR="00904CDE" w:rsidRPr="00904CDE">
        <w:t>Testing set</w:t>
      </w:r>
      <w:r w:rsidR="00106417">
        <w:t>)</w:t>
      </w:r>
      <w:r w:rsidR="00106417">
        <w:rPr>
          <w:rFonts w:hint="eastAsia"/>
        </w:rPr>
        <w:t>及外部文献验证集</w:t>
      </w:r>
      <w:r w:rsidR="00106417">
        <w:rPr>
          <w:rFonts w:hint="eastAsia"/>
        </w:rPr>
        <w:t>(</w:t>
      </w:r>
      <w:r w:rsidR="00904CDE" w:rsidRPr="00904CDE">
        <w:t>Exp in literature</w:t>
      </w:r>
      <w:r w:rsidR="00106417">
        <w:rPr>
          <w:rFonts w:hint="eastAsia"/>
        </w:rPr>
        <w:t>)</w:t>
      </w:r>
      <w:r w:rsidRPr="00E42346">
        <w:rPr>
          <w:rFonts w:hint="eastAsia"/>
        </w:rPr>
        <w:t>上的预测性能如表</w:t>
      </w:r>
      <w:r w:rsidRPr="00E42346">
        <w:rPr>
          <w:rFonts w:hint="eastAsia"/>
        </w:rPr>
        <w:t>3.3</w:t>
      </w:r>
      <w:r>
        <w:rPr>
          <w:rFonts w:hint="eastAsia"/>
        </w:rPr>
        <w:t>所示。</w:t>
      </w:r>
    </w:p>
    <w:p w14:paraId="304484EB" w14:textId="77777777" w:rsidR="003579AB" w:rsidRDefault="003579AB" w:rsidP="003579AB">
      <w:pPr>
        <w:pStyle w:val="ac"/>
      </w:pPr>
      <w:r>
        <w:rPr>
          <w:rFonts w:hint="eastAsia"/>
        </w:rPr>
        <w:t>表</w:t>
      </w:r>
      <w:r>
        <w:rPr>
          <w:rFonts w:hint="eastAsia"/>
        </w:rPr>
        <w:t>3</w:t>
      </w:r>
      <w:r>
        <w:t xml:space="preserve">.3 </w:t>
      </w:r>
      <w:r w:rsidRPr="00981B38">
        <w:t>Dataset-A</w:t>
      </w:r>
      <w:r>
        <w:rPr>
          <w:rFonts w:hint="eastAsia"/>
        </w:rPr>
        <w:t>不含膜厚的五种单模型在</w:t>
      </w:r>
      <w:r w:rsidR="00FA2E2C">
        <w:rPr>
          <w:rFonts w:hint="eastAsia"/>
        </w:rPr>
        <w:t>训练集，测试集</w:t>
      </w:r>
      <w:r>
        <w:rPr>
          <w:rFonts w:hint="eastAsia"/>
        </w:rPr>
        <w:t>以及</w:t>
      </w:r>
      <w:r w:rsidR="00FA2E2C">
        <w:rPr>
          <w:rFonts w:hint="eastAsia"/>
        </w:rPr>
        <w:t>外部文献验证集</w:t>
      </w:r>
      <w:r>
        <w:rPr>
          <w:rFonts w:hint="eastAsia"/>
        </w:rPr>
        <w:t>上的预测性能</w:t>
      </w:r>
    </w:p>
    <w:tbl>
      <w:tblPr>
        <w:tblStyle w:val="af1"/>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053"/>
        <w:gridCol w:w="1184"/>
        <w:gridCol w:w="1053"/>
        <w:gridCol w:w="1449"/>
        <w:gridCol w:w="1053"/>
        <w:gridCol w:w="1329"/>
      </w:tblGrid>
      <w:tr w:rsidR="003579AB" w14:paraId="7154E017" w14:textId="77777777" w:rsidTr="001A5B29">
        <w:trPr>
          <w:trHeight w:val="454"/>
          <w:jc w:val="center"/>
        </w:trPr>
        <w:tc>
          <w:tcPr>
            <w:tcW w:w="713" w:type="pct"/>
            <w:vMerge w:val="restart"/>
            <w:tcBorders>
              <w:top w:val="single" w:sz="12" w:space="0" w:color="auto"/>
            </w:tcBorders>
          </w:tcPr>
          <w:p w14:paraId="4FAC0476" w14:textId="77777777" w:rsidR="003579AB" w:rsidRPr="00C76565" w:rsidRDefault="003579AB" w:rsidP="001A5B29">
            <w:pPr>
              <w:ind w:firstLineChars="0" w:firstLine="0"/>
              <w:jc w:val="center"/>
              <w:rPr>
                <w:b/>
              </w:rPr>
            </w:pPr>
            <w:r w:rsidRPr="00C76565">
              <w:rPr>
                <w:rFonts w:hint="eastAsia"/>
                <w:b/>
              </w:rPr>
              <w:t>Models</w:t>
            </w:r>
          </w:p>
        </w:tc>
        <w:tc>
          <w:tcPr>
            <w:tcW w:w="1347" w:type="pct"/>
            <w:gridSpan w:val="2"/>
            <w:tcBorders>
              <w:top w:val="single" w:sz="12" w:space="0" w:color="auto"/>
              <w:bottom w:val="nil"/>
            </w:tcBorders>
          </w:tcPr>
          <w:p w14:paraId="1533FB96" w14:textId="77777777" w:rsidR="003579AB" w:rsidRPr="00BF0CC6" w:rsidRDefault="003579AB" w:rsidP="001A5B29">
            <w:pPr>
              <w:ind w:firstLineChars="0" w:firstLine="0"/>
              <w:jc w:val="center"/>
              <w:rPr>
                <w:b/>
              </w:rPr>
            </w:pPr>
            <w:r>
              <w:rPr>
                <w:b/>
              </w:rPr>
              <w:t>Train</w:t>
            </w:r>
            <w:r w:rsidR="00904CDE">
              <w:rPr>
                <w:rFonts w:hint="eastAsia"/>
                <w:b/>
              </w:rPr>
              <w:t>ing</w:t>
            </w:r>
            <w:r w:rsidR="00904CDE">
              <w:rPr>
                <w:b/>
              </w:rPr>
              <w:t xml:space="preserve"> </w:t>
            </w:r>
            <w:r w:rsidR="00904CDE">
              <w:rPr>
                <w:rFonts w:hint="eastAsia"/>
                <w:b/>
              </w:rPr>
              <w:t>set</w:t>
            </w:r>
          </w:p>
        </w:tc>
        <w:tc>
          <w:tcPr>
            <w:tcW w:w="1506" w:type="pct"/>
            <w:gridSpan w:val="2"/>
            <w:tcBorders>
              <w:top w:val="single" w:sz="12" w:space="0" w:color="auto"/>
              <w:bottom w:val="nil"/>
            </w:tcBorders>
          </w:tcPr>
          <w:p w14:paraId="06475F5F" w14:textId="77777777" w:rsidR="003579AB" w:rsidRPr="00BF0CC6" w:rsidRDefault="003579AB" w:rsidP="001A5B29">
            <w:pPr>
              <w:ind w:firstLineChars="0" w:firstLine="0"/>
              <w:jc w:val="center"/>
              <w:rPr>
                <w:b/>
              </w:rPr>
            </w:pPr>
            <w:r w:rsidRPr="00BF0CC6">
              <w:rPr>
                <w:rFonts w:hint="eastAsia"/>
                <w:b/>
              </w:rPr>
              <w:t>T</w:t>
            </w:r>
            <w:r w:rsidRPr="00BF0CC6">
              <w:rPr>
                <w:b/>
              </w:rPr>
              <w:t>est</w:t>
            </w:r>
            <w:r w:rsidR="00904CDE">
              <w:rPr>
                <w:rFonts w:hint="eastAsia"/>
                <w:b/>
              </w:rPr>
              <w:t>ing</w:t>
            </w:r>
            <w:r w:rsidR="00904CDE">
              <w:rPr>
                <w:b/>
              </w:rPr>
              <w:t xml:space="preserve"> </w:t>
            </w:r>
            <w:r w:rsidR="00904CDE">
              <w:rPr>
                <w:rFonts w:hint="eastAsia"/>
                <w:b/>
              </w:rPr>
              <w:t>set</w:t>
            </w:r>
          </w:p>
        </w:tc>
        <w:tc>
          <w:tcPr>
            <w:tcW w:w="1434" w:type="pct"/>
            <w:gridSpan w:val="2"/>
            <w:tcBorders>
              <w:top w:val="single" w:sz="12" w:space="0" w:color="auto"/>
              <w:bottom w:val="nil"/>
            </w:tcBorders>
          </w:tcPr>
          <w:p w14:paraId="7B2263A0" w14:textId="77777777" w:rsidR="003579AB" w:rsidRPr="00F30866" w:rsidRDefault="00904CDE" w:rsidP="001A5B29">
            <w:pPr>
              <w:ind w:firstLineChars="0" w:firstLine="0"/>
              <w:jc w:val="center"/>
              <w:rPr>
                <w:b/>
              </w:rPr>
            </w:pPr>
            <w:r>
              <w:rPr>
                <w:rFonts w:hint="eastAsia"/>
                <w:b/>
              </w:rPr>
              <w:t>Exp</w:t>
            </w:r>
            <w:r>
              <w:rPr>
                <w:b/>
              </w:rPr>
              <w:t xml:space="preserve"> in literature</w:t>
            </w:r>
          </w:p>
        </w:tc>
      </w:tr>
      <w:tr w:rsidR="003579AB" w14:paraId="54F761D4" w14:textId="77777777" w:rsidTr="001A5B29">
        <w:trPr>
          <w:trHeight w:val="454"/>
          <w:jc w:val="center"/>
        </w:trPr>
        <w:tc>
          <w:tcPr>
            <w:tcW w:w="713" w:type="pct"/>
            <w:vMerge/>
            <w:tcBorders>
              <w:bottom w:val="single" w:sz="6" w:space="0" w:color="auto"/>
            </w:tcBorders>
          </w:tcPr>
          <w:p w14:paraId="6025D301" w14:textId="77777777" w:rsidR="003579AB" w:rsidRPr="00C76565" w:rsidRDefault="003579AB" w:rsidP="001A5B29">
            <w:pPr>
              <w:ind w:firstLineChars="0" w:firstLine="0"/>
              <w:jc w:val="center"/>
              <w:rPr>
                <w:b/>
              </w:rPr>
            </w:pPr>
          </w:p>
        </w:tc>
        <w:tc>
          <w:tcPr>
            <w:tcW w:w="634" w:type="pct"/>
            <w:tcBorders>
              <w:top w:val="nil"/>
              <w:bottom w:val="single" w:sz="6" w:space="0" w:color="auto"/>
            </w:tcBorders>
          </w:tcPr>
          <w:p w14:paraId="261CC8EC" w14:textId="77777777" w:rsidR="003579AB" w:rsidRDefault="003579AB" w:rsidP="001A5B29">
            <w:pPr>
              <w:ind w:firstLineChars="0" w:firstLine="0"/>
              <w:jc w:val="center"/>
              <w:rPr>
                <w:b/>
              </w:rPr>
            </w:pPr>
            <w:r>
              <w:rPr>
                <w:rFonts w:hint="eastAsia"/>
                <w:b/>
              </w:rPr>
              <w:t>R</w:t>
            </w:r>
            <w:r w:rsidRPr="00106417">
              <w:rPr>
                <w:b/>
                <w:vertAlign w:val="superscript"/>
              </w:rPr>
              <w:t>2</w:t>
            </w:r>
          </w:p>
        </w:tc>
        <w:tc>
          <w:tcPr>
            <w:tcW w:w="713" w:type="pct"/>
            <w:tcBorders>
              <w:top w:val="nil"/>
              <w:bottom w:val="single" w:sz="6" w:space="0" w:color="auto"/>
            </w:tcBorders>
          </w:tcPr>
          <w:p w14:paraId="3954CD5E" w14:textId="77777777" w:rsidR="003579AB" w:rsidRPr="00BF0CC6" w:rsidRDefault="003579AB" w:rsidP="001A5B29">
            <w:pPr>
              <w:ind w:firstLineChars="0" w:firstLine="0"/>
              <w:jc w:val="center"/>
              <w:rPr>
                <w:b/>
              </w:rPr>
            </w:pPr>
            <w:r>
              <w:rPr>
                <w:rFonts w:hint="eastAsia"/>
                <w:b/>
              </w:rPr>
              <w:t>M</w:t>
            </w:r>
            <w:r>
              <w:rPr>
                <w:b/>
              </w:rPr>
              <w:t>AE</w:t>
            </w:r>
          </w:p>
        </w:tc>
        <w:tc>
          <w:tcPr>
            <w:tcW w:w="634" w:type="pct"/>
            <w:tcBorders>
              <w:top w:val="nil"/>
              <w:bottom w:val="single" w:sz="6" w:space="0" w:color="auto"/>
            </w:tcBorders>
          </w:tcPr>
          <w:p w14:paraId="05575B81" w14:textId="77777777" w:rsidR="003579AB" w:rsidRPr="00BF0CC6" w:rsidRDefault="003579AB" w:rsidP="001A5B29">
            <w:pPr>
              <w:ind w:firstLineChars="0" w:firstLine="0"/>
              <w:jc w:val="center"/>
              <w:rPr>
                <w:b/>
              </w:rPr>
            </w:pPr>
            <w:r>
              <w:rPr>
                <w:rFonts w:hint="eastAsia"/>
                <w:b/>
              </w:rPr>
              <w:t>R</w:t>
            </w:r>
            <w:r w:rsidRPr="00106417">
              <w:rPr>
                <w:b/>
                <w:vertAlign w:val="superscript"/>
              </w:rPr>
              <w:t>2</w:t>
            </w:r>
          </w:p>
        </w:tc>
        <w:tc>
          <w:tcPr>
            <w:tcW w:w="872" w:type="pct"/>
            <w:tcBorders>
              <w:top w:val="nil"/>
              <w:bottom w:val="single" w:sz="6" w:space="0" w:color="auto"/>
            </w:tcBorders>
          </w:tcPr>
          <w:p w14:paraId="035E1ADD" w14:textId="77777777" w:rsidR="003579AB" w:rsidRPr="00BF0CC6" w:rsidRDefault="003579AB" w:rsidP="001A5B29">
            <w:pPr>
              <w:ind w:firstLineChars="0" w:firstLine="0"/>
              <w:jc w:val="center"/>
              <w:rPr>
                <w:b/>
              </w:rPr>
            </w:pPr>
            <w:r>
              <w:rPr>
                <w:rFonts w:hint="eastAsia"/>
                <w:b/>
              </w:rPr>
              <w:t>M</w:t>
            </w:r>
            <w:r>
              <w:rPr>
                <w:b/>
              </w:rPr>
              <w:t>AE</w:t>
            </w:r>
          </w:p>
        </w:tc>
        <w:tc>
          <w:tcPr>
            <w:tcW w:w="634" w:type="pct"/>
            <w:tcBorders>
              <w:top w:val="nil"/>
              <w:bottom w:val="single" w:sz="6" w:space="0" w:color="auto"/>
            </w:tcBorders>
          </w:tcPr>
          <w:p w14:paraId="4C395033" w14:textId="77777777" w:rsidR="003579AB" w:rsidRPr="00F30866" w:rsidRDefault="003579AB" w:rsidP="001A5B29">
            <w:pPr>
              <w:ind w:firstLineChars="0" w:firstLine="0"/>
              <w:jc w:val="center"/>
              <w:rPr>
                <w:b/>
              </w:rPr>
            </w:pPr>
            <w:r w:rsidRPr="00F30866">
              <w:rPr>
                <w:rFonts w:hint="eastAsia"/>
                <w:b/>
              </w:rPr>
              <w:t>R</w:t>
            </w:r>
            <w:r w:rsidRPr="00106417">
              <w:rPr>
                <w:b/>
                <w:vertAlign w:val="superscript"/>
              </w:rPr>
              <w:t>2</w:t>
            </w:r>
          </w:p>
        </w:tc>
        <w:tc>
          <w:tcPr>
            <w:tcW w:w="800" w:type="pct"/>
            <w:tcBorders>
              <w:top w:val="nil"/>
              <w:bottom w:val="single" w:sz="6" w:space="0" w:color="auto"/>
            </w:tcBorders>
          </w:tcPr>
          <w:p w14:paraId="4DC68C0B" w14:textId="77777777" w:rsidR="003579AB" w:rsidRPr="00F30866" w:rsidRDefault="003579AB" w:rsidP="001A5B29">
            <w:pPr>
              <w:ind w:firstLineChars="0" w:firstLine="0"/>
              <w:jc w:val="center"/>
              <w:rPr>
                <w:b/>
              </w:rPr>
            </w:pPr>
            <w:r w:rsidRPr="00F30866">
              <w:rPr>
                <w:rFonts w:hint="eastAsia"/>
                <w:b/>
              </w:rPr>
              <w:t>M</w:t>
            </w:r>
            <w:r w:rsidRPr="00F30866">
              <w:rPr>
                <w:b/>
              </w:rPr>
              <w:t>AE</w:t>
            </w:r>
          </w:p>
        </w:tc>
      </w:tr>
      <w:tr w:rsidR="003579AB" w14:paraId="0AD2360B" w14:textId="77777777" w:rsidTr="001A5B29">
        <w:trPr>
          <w:trHeight w:val="454"/>
          <w:jc w:val="center"/>
        </w:trPr>
        <w:tc>
          <w:tcPr>
            <w:tcW w:w="713" w:type="pct"/>
            <w:tcBorders>
              <w:top w:val="single" w:sz="6" w:space="0" w:color="auto"/>
              <w:bottom w:val="nil"/>
            </w:tcBorders>
          </w:tcPr>
          <w:p w14:paraId="3170E812" w14:textId="77777777" w:rsidR="003579AB" w:rsidRPr="00C76565" w:rsidRDefault="003579AB" w:rsidP="001A5B29">
            <w:pPr>
              <w:ind w:firstLineChars="0" w:firstLine="0"/>
              <w:jc w:val="center"/>
              <w:rPr>
                <w:b/>
              </w:rPr>
            </w:pPr>
            <w:proofErr w:type="spellStart"/>
            <w:r w:rsidRPr="00C76565">
              <w:rPr>
                <w:rFonts w:hint="eastAsia"/>
                <w:b/>
              </w:rPr>
              <w:t>Cat</w:t>
            </w:r>
            <w:r w:rsidRPr="00C76565">
              <w:rPr>
                <w:b/>
              </w:rPr>
              <w:t>B</w:t>
            </w:r>
            <w:r w:rsidRPr="00C76565">
              <w:rPr>
                <w:rFonts w:hint="eastAsia"/>
                <w:b/>
              </w:rPr>
              <w:t>oost</w:t>
            </w:r>
            <w:proofErr w:type="spellEnd"/>
          </w:p>
        </w:tc>
        <w:tc>
          <w:tcPr>
            <w:tcW w:w="634" w:type="pct"/>
            <w:tcBorders>
              <w:top w:val="single" w:sz="6" w:space="0" w:color="auto"/>
              <w:bottom w:val="nil"/>
            </w:tcBorders>
          </w:tcPr>
          <w:p w14:paraId="5383BD26" w14:textId="77777777" w:rsidR="003579AB" w:rsidRDefault="003579AB" w:rsidP="001A5B29">
            <w:pPr>
              <w:ind w:firstLineChars="0" w:firstLine="0"/>
              <w:jc w:val="center"/>
            </w:pPr>
            <w:r>
              <w:rPr>
                <w:rFonts w:hint="eastAsia"/>
              </w:rPr>
              <w:t>0</w:t>
            </w:r>
            <w:r>
              <w:t>.994</w:t>
            </w:r>
          </w:p>
        </w:tc>
        <w:tc>
          <w:tcPr>
            <w:tcW w:w="713" w:type="pct"/>
            <w:tcBorders>
              <w:top w:val="single" w:sz="6" w:space="0" w:color="auto"/>
              <w:bottom w:val="nil"/>
            </w:tcBorders>
          </w:tcPr>
          <w:p w14:paraId="7FFC46FF" w14:textId="77777777" w:rsidR="003579AB" w:rsidRDefault="003579AB" w:rsidP="001A5B29">
            <w:pPr>
              <w:ind w:firstLineChars="0" w:firstLine="0"/>
              <w:jc w:val="center"/>
            </w:pPr>
            <w:r>
              <w:rPr>
                <w:rFonts w:hint="eastAsia"/>
              </w:rPr>
              <w:t>0</w:t>
            </w:r>
            <w:r>
              <w:t>.03</w:t>
            </w:r>
            <w:r w:rsidR="00106417">
              <w:t>0</w:t>
            </w:r>
          </w:p>
        </w:tc>
        <w:tc>
          <w:tcPr>
            <w:tcW w:w="634" w:type="pct"/>
            <w:tcBorders>
              <w:top w:val="single" w:sz="6" w:space="0" w:color="auto"/>
              <w:bottom w:val="nil"/>
            </w:tcBorders>
          </w:tcPr>
          <w:p w14:paraId="0C3CAFEF" w14:textId="77777777" w:rsidR="003579AB" w:rsidRDefault="003579AB" w:rsidP="001A5B29">
            <w:pPr>
              <w:ind w:firstLineChars="0" w:firstLine="0"/>
              <w:jc w:val="center"/>
            </w:pPr>
            <w:r>
              <w:rPr>
                <w:rFonts w:hint="eastAsia"/>
              </w:rPr>
              <w:t>0</w:t>
            </w:r>
            <w:r>
              <w:t>.955</w:t>
            </w:r>
          </w:p>
        </w:tc>
        <w:tc>
          <w:tcPr>
            <w:tcW w:w="872" w:type="pct"/>
            <w:tcBorders>
              <w:top w:val="single" w:sz="6" w:space="0" w:color="auto"/>
              <w:bottom w:val="nil"/>
            </w:tcBorders>
          </w:tcPr>
          <w:p w14:paraId="0F360AB7" w14:textId="77777777" w:rsidR="003579AB" w:rsidRDefault="003579AB" w:rsidP="001A5B29">
            <w:pPr>
              <w:ind w:firstLineChars="0" w:firstLine="0"/>
              <w:jc w:val="center"/>
            </w:pPr>
            <w:r>
              <w:rPr>
                <w:rFonts w:hint="eastAsia"/>
              </w:rPr>
              <w:t>0</w:t>
            </w:r>
            <w:r>
              <w:t>.063</w:t>
            </w:r>
          </w:p>
        </w:tc>
        <w:tc>
          <w:tcPr>
            <w:tcW w:w="634" w:type="pct"/>
            <w:tcBorders>
              <w:top w:val="single" w:sz="6" w:space="0" w:color="auto"/>
              <w:bottom w:val="nil"/>
            </w:tcBorders>
          </w:tcPr>
          <w:p w14:paraId="2745CC60" w14:textId="77777777" w:rsidR="003579AB" w:rsidRDefault="003579AB" w:rsidP="001A5B29">
            <w:pPr>
              <w:ind w:firstLineChars="0" w:firstLine="0"/>
              <w:jc w:val="center"/>
            </w:pPr>
            <w:r>
              <w:rPr>
                <w:rFonts w:hint="eastAsia"/>
              </w:rPr>
              <w:t>0</w:t>
            </w:r>
            <w:r>
              <w:t>.484</w:t>
            </w:r>
          </w:p>
        </w:tc>
        <w:tc>
          <w:tcPr>
            <w:tcW w:w="800" w:type="pct"/>
            <w:tcBorders>
              <w:top w:val="single" w:sz="6" w:space="0" w:color="auto"/>
              <w:bottom w:val="nil"/>
            </w:tcBorders>
          </w:tcPr>
          <w:p w14:paraId="3BBE33B3" w14:textId="77777777" w:rsidR="003579AB" w:rsidRDefault="003579AB" w:rsidP="001A5B29">
            <w:pPr>
              <w:ind w:firstLineChars="0" w:firstLine="0"/>
              <w:jc w:val="center"/>
            </w:pPr>
            <w:r>
              <w:rPr>
                <w:rFonts w:hint="eastAsia"/>
              </w:rPr>
              <w:t>0</w:t>
            </w:r>
            <w:r>
              <w:t>.199</w:t>
            </w:r>
          </w:p>
        </w:tc>
      </w:tr>
      <w:tr w:rsidR="003579AB" w14:paraId="44B4BB2E" w14:textId="77777777" w:rsidTr="001A5B29">
        <w:trPr>
          <w:trHeight w:val="454"/>
          <w:jc w:val="center"/>
        </w:trPr>
        <w:tc>
          <w:tcPr>
            <w:tcW w:w="713" w:type="pct"/>
            <w:tcBorders>
              <w:top w:val="nil"/>
            </w:tcBorders>
          </w:tcPr>
          <w:p w14:paraId="3D6FF992" w14:textId="77777777" w:rsidR="003579AB" w:rsidRPr="00C76565" w:rsidRDefault="003579AB" w:rsidP="001A5B29">
            <w:pPr>
              <w:ind w:firstLineChars="0" w:firstLine="0"/>
              <w:jc w:val="center"/>
              <w:rPr>
                <w:b/>
              </w:rPr>
            </w:pPr>
            <w:r w:rsidRPr="00C76565">
              <w:rPr>
                <w:rFonts w:hint="eastAsia"/>
                <w:b/>
              </w:rPr>
              <w:t>R</w:t>
            </w:r>
            <w:r w:rsidRPr="00C76565">
              <w:rPr>
                <w:b/>
              </w:rPr>
              <w:t>F</w:t>
            </w:r>
          </w:p>
        </w:tc>
        <w:tc>
          <w:tcPr>
            <w:tcW w:w="634" w:type="pct"/>
            <w:tcBorders>
              <w:top w:val="nil"/>
            </w:tcBorders>
          </w:tcPr>
          <w:p w14:paraId="0BC62B03" w14:textId="77777777" w:rsidR="003579AB" w:rsidRDefault="003579AB" w:rsidP="001A5B29">
            <w:pPr>
              <w:ind w:firstLineChars="0" w:firstLine="0"/>
              <w:jc w:val="center"/>
            </w:pPr>
            <w:r>
              <w:rPr>
                <w:rFonts w:hint="eastAsia"/>
              </w:rPr>
              <w:t>0</w:t>
            </w:r>
            <w:r>
              <w:t>.957</w:t>
            </w:r>
          </w:p>
        </w:tc>
        <w:tc>
          <w:tcPr>
            <w:tcW w:w="713" w:type="pct"/>
            <w:tcBorders>
              <w:top w:val="nil"/>
            </w:tcBorders>
          </w:tcPr>
          <w:p w14:paraId="4C6CC4D1" w14:textId="77777777" w:rsidR="003579AB" w:rsidRDefault="003579AB" w:rsidP="001A5B29">
            <w:pPr>
              <w:ind w:firstLineChars="0" w:firstLine="0"/>
              <w:jc w:val="center"/>
            </w:pPr>
            <w:r>
              <w:rPr>
                <w:rFonts w:hint="eastAsia"/>
              </w:rPr>
              <w:t>0</w:t>
            </w:r>
            <w:r>
              <w:t>.059</w:t>
            </w:r>
          </w:p>
        </w:tc>
        <w:tc>
          <w:tcPr>
            <w:tcW w:w="634" w:type="pct"/>
            <w:tcBorders>
              <w:top w:val="nil"/>
            </w:tcBorders>
          </w:tcPr>
          <w:p w14:paraId="03C75EA5" w14:textId="77777777" w:rsidR="003579AB" w:rsidRDefault="003579AB" w:rsidP="001A5B29">
            <w:pPr>
              <w:ind w:firstLineChars="0" w:firstLine="0"/>
              <w:jc w:val="center"/>
            </w:pPr>
            <w:r>
              <w:rPr>
                <w:rFonts w:hint="eastAsia"/>
              </w:rPr>
              <w:t>0</w:t>
            </w:r>
            <w:r>
              <w:t>.933</w:t>
            </w:r>
          </w:p>
        </w:tc>
        <w:tc>
          <w:tcPr>
            <w:tcW w:w="872" w:type="pct"/>
            <w:tcBorders>
              <w:top w:val="nil"/>
            </w:tcBorders>
          </w:tcPr>
          <w:p w14:paraId="128695D1" w14:textId="77777777" w:rsidR="003579AB" w:rsidRDefault="003579AB" w:rsidP="001A5B29">
            <w:pPr>
              <w:ind w:firstLineChars="0" w:firstLine="0"/>
              <w:jc w:val="center"/>
            </w:pPr>
            <w:r>
              <w:rPr>
                <w:rFonts w:hint="eastAsia"/>
              </w:rPr>
              <w:t>0</w:t>
            </w:r>
            <w:r>
              <w:t>.068</w:t>
            </w:r>
          </w:p>
        </w:tc>
        <w:tc>
          <w:tcPr>
            <w:tcW w:w="634" w:type="pct"/>
            <w:tcBorders>
              <w:top w:val="nil"/>
            </w:tcBorders>
          </w:tcPr>
          <w:p w14:paraId="502E3D67" w14:textId="77777777" w:rsidR="003579AB" w:rsidRDefault="003579AB" w:rsidP="001A5B29">
            <w:pPr>
              <w:ind w:firstLineChars="0" w:firstLine="0"/>
              <w:jc w:val="center"/>
            </w:pPr>
            <w:r>
              <w:rPr>
                <w:rFonts w:hint="eastAsia"/>
              </w:rPr>
              <w:t>-</w:t>
            </w:r>
            <w:r>
              <w:t>0.228</w:t>
            </w:r>
          </w:p>
        </w:tc>
        <w:tc>
          <w:tcPr>
            <w:tcW w:w="800" w:type="pct"/>
            <w:tcBorders>
              <w:top w:val="nil"/>
            </w:tcBorders>
          </w:tcPr>
          <w:p w14:paraId="18F68764" w14:textId="77777777" w:rsidR="003579AB" w:rsidRDefault="003579AB" w:rsidP="001A5B29">
            <w:pPr>
              <w:ind w:firstLineChars="0" w:firstLine="0"/>
              <w:jc w:val="center"/>
            </w:pPr>
            <w:r>
              <w:rPr>
                <w:rFonts w:hint="eastAsia"/>
              </w:rPr>
              <w:t>0</w:t>
            </w:r>
            <w:r>
              <w:t>.333</w:t>
            </w:r>
          </w:p>
        </w:tc>
      </w:tr>
      <w:tr w:rsidR="003579AB" w14:paraId="7EC08CF7" w14:textId="77777777" w:rsidTr="001A5B29">
        <w:trPr>
          <w:trHeight w:val="454"/>
          <w:jc w:val="center"/>
        </w:trPr>
        <w:tc>
          <w:tcPr>
            <w:tcW w:w="713" w:type="pct"/>
          </w:tcPr>
          <w:p w14:paraId="647DA1DC" w14:textId="77777777" w:rsidR="003579AB" w:rsidRPr="00C76565" w:rsidRDefault="003579AB" w:rsidP="001A5B29">
            <w:pPr>
              <w:ind w:firstLineChars="0" w:firstLine="0"/>
              <w:jc w:val="center"/>
              <w:rPr>
                <w:b/>
              </w:rPr>
            </w:pPr>
            <w:proofErr w:type="spellStart"/>
            <w:r>
              <w:rPr>
                <w:rFonts w:hint="eastAsia"/>
                <w:b/>
              </w:rPr>
              <w:t>X</w:t>
            </w:r>
            <w:r>
              <w:rPr>
                <w:b/>
              </w:rPr>
              <w:t>GBoost</w:t>
            </w:r>
            <w:proofErr w:type="spellEnd"/>
          </w:p>
        </w:tc>
        <w:tc>
          <w:tcPr>
            <w:tcW w:w="634" w:type="pct"/>
          </w:tcPr>
          <w:p w14:paraId="42B76012" w14:textId="77777777" w:rsidR="003579AB" w:rsidRDefault="003579AB" w:rsidP="001A5B29">
            <w:pPr>
              <w:ind w:firstLineChars="0" w:firstLine="0"/>
              <w:jc w:val="center"/>
            </w:pPr>
            <w:r>
              <w:rPr>
                <w:rFonts w:hint="eastAsia"/>
              </w:rPr>
              <w:t>0</w:t>
            </w:r>
            <w:r>
              <w:t>.936</w:t>
            </w:r>
          </w:p>
        </w:tc>
        <w:tc>
          <w:tcPr>
            <w:tcW w:w="713" w:type="pct"/>
          </w:tcPr>
          <w:p w14:paraId="0FED62A4" w14:textId="77777777" w:rsidR="003579AB" w:rsidRDefault="003579AB" w:rsidP="001A5B29">
            <w:pPr>
              <w:ind w:firstLineChars="0" w:firstLine="0"/>
              <w:jc w:val="center"/>
            </w:pPr>
            <w:r>
              <w:rPr>
                <w:rFonts w:hint="eastAsia"/>
              </w:rPr>
              <w:t>0</w:t>
            </w:r>
            <w:r>
              <w:t>.094</w:t>
            </w:r>
          </w:p>
        </w:tc>
        <w:tc>
          <w:tcPr>
            <w:tcW w:w="634" w:type="pct"/>
          </w:tcPr>
          <w:p w14:paraId="20EDE7BA" w14:textId="77777777" w:rsidR="003579AB" w:rsidRDefault="003579AB" w:rsidP="001A5B29">
            <w:pPr>
              <w:ind w:firstLineChars="0" w:firstLine="0"/>
              <w:jc w:val="center"/>
            </w:pPr>
            <w:r>
              <w:rPr>
                <w:rFonts w:hint="eastAsia"/>
              </w:rPr>
              <w:t>0</w:t>
            </w:r>
            <w:r>
              <w:t>.889</w:t>
            </w:r>
          </w:p>
        </w:tc>
        <w:tc>
          <w:tcPr>
            <w:tcW w:w="872" w:type="pct"/>
          </w:tcPr>
          <w:p w14:paraId="61DF7C3F" w14:textId="77777777" w:rsidR="003579AB" w:rsidRDefault="003579AB" w:rsidP="001A5B29">
            <w:pPr>
              <w:ind w:firstLineChars="0" w:firstLine="0"/>
              <w:jc w:val="center"/>
            </w:pPr>
            <w:r>
              <w:rPr>
                <w:rFonts w:hint="eastAsia"/>
              </w:rPr>
              <w:t>0</w:t>
            </w:r>
            <w:r>
              <w:t>.105</w:t>
            </w:r>
          </w:p>
        </w:tc>
        <w:tc>
          <w:tcPr>
            <w:tcW w:w="634" w:type="pct"/>
          </w:tcPr>
          <w:p w14:paraId="55AE6722" w14:textId="77777777" w:rsidR="003579AB" w:rsidRDefault="003579AB" w:rsidP="001A5B29">
            <w:pPr>
              <w:ind w:firstLineChars="0" w:firstLine="0"/>
              <w:jc w:val="center"/>
            </w:pPr>
            <w:r>
              <w:rPr>
                <w:rFonts w:hint="eastAsia"/>
              </w:rPr>
              <w:t>-</w:t>
            </w:r>
            <w:r>
              <w:t>0.145</w:t>
            </w:r>
          </w:p>
        </w:tc>
        <w:tc>
          <w:tcPr>
            <w:tcW w:w="800" w:type="pct"/>
          </w:tcPr>
          <w:p w14:paraId="1EB772EC" w14:textId="77777777" w:rsidR="003579AB" w:rsidRDefault="003579AB" w:rsidP="001A5B29">
            <w:pPr>
              <w:ind w:firstLineChars="0" w:firstLine="0"/>
              <w:jc w:val="center"/>
            </w:pPr>
            <w:r>
              <w:rPr>
                <w:rFonts w:hint="eastAsia"/>
              </w:rPr>
              <w:t>0</w:t>
            </w:r>
            <w:r>
              <w:t>.331</w:t>
            </w:r>
          </w:p>
        </w:tc>
      </w:tr>
      <w:tr w:rsidR="003579AB" w14:paraId="75E94FC6" w14:textId="77777777" w:rsidTr="001A5B29">
        <w:trPr>
          <w:trHeight w:val="454"/>
          <w:jc w:val="center"/>
        </w:trPr>
        <w:tc>
          <w:tcPr>
            <w:tcW w:w="713" w:type="pct"/>
          </w:tcPr>
          <w:p w14:paraId="3BECD9A4" w14:textId="77777777" w:rsidR="003579AB" w:rsidRPr="00C76565" w:rsidRDefault="003579AB" w:rsidP="001A5B29">
            <w:pPr>
              <w:ind w:firstLineChars="0" w:firstLine="0"/>
              <w:jc w:val="center"/>
              <w:rPr>
                <w:b/>
              </w:rPr>
            </w:pPr>
            <w:r>
              <w:rPr>
                <w:rFonts w:hint="eastAsia"/>
                <w:b/>
              </w:rPr>
              <w:t>S</w:t>
            </w:r>
            <w:r>
              <w:rPr>
                <w:b/>
              </w:rPr>
              <w:t>VR</w:t>
            </w:r>
          </w:p>
        </w:tc>
        <w:tc>
          <w:tcPr>
            <w:tcW w:w="634" w:type="pct"/>
          </w:tcPr>
          <w:p w14:paraId="08663070" w14:textId="77777777" w:rsidR="003579AB" w:rsidRDefault="003579AB" w:rsidP="001A5B29">
            <w:pPr>
              <w:ind w:firstLineChars="0" w:firstLine="0"/>
              <w:jc w:val="center"/>
            </w:pPr>
            <w:r>
              <w:rPr>
                <w:rFonts w:hint="eastAsia"/>
              </w:rPr>
              <w:t>0</w:t>
            </w:r>
            <w:r>
              <w:t>.961</w:t>
            </w:r>
          </w:p>
        </w:tc>
        <w:tc>
          <w:tcPr>
            <w:tcW w:w="713" w:type="pct"/>
          </w:tcPr>
          <w:p w14:paraId="535CF395" w14:textId="77777777" w:rsidR="003579AB" w:rsidRDefault="003579AB" w:rsidP="001A5B29">
            <w:pPr>
              <w:ind w:firstLineChars="0" w:firstLine="0"/>
              <w:jc w:val="center"/>
            </w:pPr>
            <w:r>
              <w:rPr>
                <w:rFonts w:hint="eastAsia"/>
              </w:rPr>
              <w:t>0</w:t>
            </w:r>
            <w:r>
              <w:t>.046</w:t>
            </w:r>
          </w:p>
        </w:tc>
        <w:tc>
          <w:tcPr>
            <w:tcW w:w="634" w:type="pct"/>
          </w:tcPr>
          <w:p w14:paraId="2FF96C21" w14:textId="77777777" w:rsidR="003579AB" w:rsidRDefault="003579AB" w:rsidP="001A5B29">
            <w:pPr>
              <w:ind w:firstLineChars="0" w:firstLine="0"/>
              <w:jc w:val="center"/>
            </w:pPr>
            <w:r>
              <w:rPr>
                <w:rFonts w:hint="eastAsia"/>
              </w:rPr>
              <w:t>0</w:t>
            </w:r>
            <w:r>
              <w:t>.96</w:t>
            </w:r>
            <w:r w:rsidR="00861303">
              <w:t>0</w:t>
            </w:r>
          </w:p>
        </w:tc>
        <w:tc>
          <w:tcPr>
            <w:tcW w:w="872" w:type="pct"/>
          </w:tcPr>
          <w:p w14:paraId="0EB5EF08" w14:textId="77777777" w:rsidR="003579AB" w:rsidRDefault="003579AB" w:rsidP="001A5B29">
            <w:pPr>
              <w:ind w:firstLineChars="0" w:firstLine="0"/>
              <w:jc w:val="center"/>
            </w:pPr>
            <w:r>
              <w:rPr>
                <w:rFonts w:hint="eastAsia"/>
              </w:rPr>
              <w:t>0</w:t>
            </w:r>
            <w:r>
              <w:t>.061</w:t>
            </w:r>
          </w:p>
        </w:tc>
        <w:tc>
          <w:tcPr>
            <w:tcW w:w="634" w:type="pct"/>
          </w:tcPr>
          <w:p w14:paraId="749FAC7E" w14:textId="77777777" w:rsidR="003579AB" w:rsidRDefault="003579AB" w:rsidP="001A5B29">
            <w:pPr>
              <w:ind w:firstLineChars="0" w:firstLine="0"/>
              <w:jc w:val="center"/>
            </w:pPr>
            <w:r>
              <w:t>-1.259</w:t>
            </w:r>
          </w:p>
        </w:tc>
        <w:tc>
          <w:tcPr>
            <w:tcW w:w="800" w:type="pct"/>
          </w:tcPr>
          <w:p w14:paraId="2CA94C85" w14:textId="77777777" w:rsidR="003579AB" w:rsidRDefault="003579AB" w:rsidP="001A5B29">
            <w:pPr>
              <w:ind w:firstLineChars="0" w:firstLine="0"/>
              <w:jc w:val="center"/>
            </w:pPr>
            <w:r>
              <w:rPr>
                <w:rFonts w:hint="eastAsia"/>
              </w:rPr>
              <w:t>0</w:t>
            </w:r>
            <w:r>
              <w:t>.469</w:t>
            </w:r>
          </w:p>
        </w:tc>
      </w:tr>
      <w:tr w:rsidR="003579AB" w14:paraId="3FB1D8E2" w14:textId="77777777" w:rsidTr="001A5B29">
        <w:trPr>
          <w:trHeight w:val="454"/>
          <w:jc w:val="center"/>
        </w:trPr>
        <w:tc>
          <w:tcPr>
            <w:tcW w:w="713" w:type="pct"/>
            <w:tcBorders>
              <w:bottom w:val="single" w:sz="12" w:space="0" w:color="auto"/>
            </w:tcBorders>
          </w:tcPr>
          <w:p w14:paraId="12A64762" w14:textId="77777777" w:rsidR="003579AB" w:rsidRPr="00C76565" w:rsidRDefault="003579AB" w:rsidP="001A5B29">
            <w:pPr>
              <w:ind w:firstLineChars="0" w:firstLine="0"/>
              <w:jc w:val="center"/>
              <w:rPr>
                <w:b/>
              </w:rPr>
            </w:pPr>
            <w:r>
              <w:rPr>
                <w:rFonts w:hint="eastAsia"/>
                <w:b/>
              </w:rPr>
              <w:t>M</w:t>
            </w:r>
            <w:r>
              <w:rPr>
                <w:b/>
              </w:rPr>
              <w:t>LP</w:t>
            </w:r>
          </w:p>
        </w:tc>
        <w:tc>
          <w:tcPr>
            <w:tcW w:w="634" w:type="pct"/>
            <w:tcBorders>
              <w:bottom w:val="single" w:sz="12" w:space="0" w:color="auto"/>
            </w:tcBorders>
          </w:tcPr>
          <w:p w14:paraId="100D362C" w14:textId="77777777" w:rsidR="003579AB" w:rsidRDefault="003579AB" w:rsidP="001A5B29">
            <w:pPr>
              <w:ind w:firstLineChars="0" w:firstLine="0"/>
              <w:jc w:val="center"/>
            </w:pPr>
            <w:r>
              <w:rPr>
                <w:rFonts w:hint="eastAsia"/>
              </w:rPr>
              <w:t>0</w:t>
            </w:r>
            <w:r>
              <w:t>.86</w:t>
            </w:r>
            <w:r w:rsidR="00106417">
              <w:t>0</w:t>
            </w:r>
          </w:p>
        </w:tc>
        <w:tc>
          <w:tcPr>
            <w:tcW w:w="713" w:type="pct"/>
            <w:tcBorders>
              <w:bottom w:val="single" w:sz="12" w:space="0" w:color="auto"/>
            </w:tcBorders>
          </w:tcPr>
          <w:p w14:paraId="65E3F8F8" w14:textId="77777777" w:rsidR="003579AB" w:rsidRDefault="003579AB" w:rsidP="001A5B29">
            <w:pPr>
              <w:ind w:firstLineChars="0" w:firstLine="0"/>
              <w:jc w:val="center"/>
            </w:pPr>
            <w:r>
              <w:rPr>
                <w:rFonts w:hint="eastAsia"/>
              </w:rPr>
              <w:t>0</w:t>
            </w:r>
            <w:r>
              <w:t>.145</w:t>
            </w:r>
          </w:p>
        </w:tc>
        <w:tc>
          <w:tcPr>
            <w:tcW w:w="634" w:type="pct"/>
            <w:tcBorders>
              <w:bottom w:val="single" w:sz="12" w:space="0" w:color="auto"/>
            </w:tcBorders>
          </w:tcPr>
          <w:p w14:paraId="75D32AC4" w14:textId="77777777" w:rsidR="003579AB" w:rsidRDefault="003579AB" w:rsidP="001A5B29">
            <w:pPr>
              <w:ind w:firstLineChars="0" w:firstLine="0"/>
              <w:jc w:val="center"/>
            </w:pPr>
            <w:r>
              <w:rPr>
                <w:rFonts w:hint="eastAsia"/>
              </w:rPr>
              <w:t>0</w:t>
            </w:r>
            <w:r>
              <w:t>.706</w:t>
            </w:r>
          </w:p>
        </w:tc>
        <w:tc>
          <w:tcPr>
            <w:tcW w:w="872" w:type="pct"/>
            <w:tcBorders>
              <w:bottom w:val="single" w:sz="12" w:space="0" w:color="auto"/>
            </w:tcBorders>
          </w:tcPr>
          <w:p w14:paraId="411C97E4" w14:textId="77777777" w:rsidR="003579AB" w:rsidRDefault="003579AB" w:rsidP="001A5B29">
            <w:pPr>
              <w:ind w:firstLineChars="0" w:firstLine="0"/>
              <w:jc w:val="center"/>
            </w:pPr>
            <w:r>
              <w:rPr>
                <w:rFonts w:hint="eastAsia"/>
              </w:rPr>
              <w:t>0</w:t>
            </w:r>
            <w:r>
              <w:t>.156</w:t>
            </w:r>
          </w:p>
        </w:tc>
        <w:tc>
          <w:tcPr>
            <w:tcW w:w="634" w:type="pct"/>
            <w:tcBorders>
              <w:bottom w:val="single" w:sz="12" w:space="0" w:color="auto"/>
            </w:tcBorders>
          </w:tcPr>
          <w:p w14:paraId="00FBD4E2" w14:textId="77777777" w:rsidR="003579AB" w:rsidRDefault="003579AB" w:rsidP="001A5B29">
            <w:pPr>
              <w:ind w:firstLineChars="0" w:firstLine="0"/>
              <w:jc w:val="center"/>
            </w:pPr>
            <w:r>
              <w:rPr>
                <w:rFonts w:hint="eastAsia"/>
              </w:rPr>
              <w:t>0</w:t>
            </w:r>
            <w:r>
              <w:t>.504</w:t>
            </w:r>
          </w:p>
        </w:tc>
        <w:tc>
          <w:tcPr>
            <w:tcW w:w="800" w:type="pct"/>
            <w:tcBorders>
              <w:bottom w:val="single" w:sz="12" w:space="0" w:color="auto"/>
            </w:tcBorders>
          </w:tcPr>
          <w:p w14:paraId="5822876A" w14:textId="77777777" w:rsidR="003579AB" w:rsidRDefault="003579AB" w:rsidP="001A5B29">
            <w:pPr>
              <w:ind w:firstLineChars="0" w:firstLine="0"/>
              <w:jc w:val="center"/>
            </w:pPr>
            <w:r>
              <w:rPr>
                <w:rFonts w:hint="eastAsia"/>
              </w:rPr>
              <w:t>0</w:t>
            </w:r>
            <w:r>
              <w:t>.228</w:t>
            </w:r>
          </w:p>
        </w:tc>
      </w:tr>
    </w:tbl>
    <w:p w14:paraId="24DA2035" w14:textId="77777777" w:rsidR="003579AB" w:rsidRDefault="003579AB" w:rsidP="003579AB">
      <w:pPr>
        <w:ind w:firstLine="480"/>
      </w:pPr>
      <w:r w:rsidRPr="00365E68">
        <w:rPr>
          <w:rFonts w:hint="eastAsia"/>
        </w:rPr>
        <w:t>图</w:t>
      </w:r>
      <w:r>
        <w:rPr>
          <w:rFonts w:hint="eastAsia"/>
        </w:rPr>
        <w:t>3.</w:t>
      </w:r>
      <w:r>
        <w:t>2</w:t>
      </w:r>
      <w:r>
        <w:rPr>
          <w:rFonts w:hint="eastAsia"/>
        </w:rPr>
        <w:t>为纳米摩擦系数</w:t>
      </w:r>
      <w:r w:rsidRPr="001D36A6">
        <w:rPr>
          <w:rFonts w:cs="Times New Roman"/>
        </w:rPr>
        <w:t>μ</w:t>
      </w:r>
      <w:r>
        <w:rPr>
          <w:rFonts w:hint="eastAsia"/>
        </w:rPr>
        <w:t>在训练集与测试集的</w:t>
      </w:r>
      <w:r w:rsidRPr="00365E68">
        <w:rPr>
          <w:rFonts w:hint="eastAsia"/>
        </w:rPr>
        <w:t>预测值</w:t>
      </w:r>
      <w:r w:rsidRPr="00365E68">
        <w:rPr>
          <w:rFonts w:hint="eastAsia"/>
        </w:rPr>
        <w:t>-</w:t>
      </w:r>
      <w:r w:rsidRPr="00365E68">
        <w:rPr>
          <w:rFonts w:hint="eastAsia"/>
        </w:rPr>
        <w:t>真实值散点图以及外部文献验证集样本的逐点真实值与预测值</w:t>
      </w:r>
      <w:r>
        <w:rPr>
          <w:rFonts w:hint="eastAsia"/>
        </w:rPr>
        <w:t>对比</w:t>
      </w:r>
      <w:r w:rsidRPr="00365E68">
        <w:rPr>
          <w:rFonts w:hint="eastAsia"/>
        </w:rPr>
        <w:t>图。</w:t>
      </w:r>
      <w:commentRangeStart w:id="5"/>
      <w:r w:rsidR="00AA5831">
        <w:rPr>
          <w:rFonts w:hint="eastAsia"/>
        </w:rPr>
        <w:t>(</w:t>
      </w:r>
      <w:r w:rsidRPr="00682A03">
        <w:rPr>
          <w:rFonts w:hint="eastAsia"/>
        </w:rPr>
        <w:t>a-e</w:t>
      </w:r>
      <w:r w:rsidR="00AA5831">
        <w:rPr>
          <w:rFonts w:hint="eastAsia"/>
        </w:rPr>
        <w:t>)</w:t>
      </w:r>
      <w:commentRangeEnd w:id="5"/>
      <w:r w:rsidR="001D0FBB">
        <w:rPr>
          <w:rStyle w:val="af5"/>
        </w:rPr>
        <w:commentReference w:id="5"/>
      </w:r>
      <w:r>
        <w:rPr>
          <w:rFonts w:hint="eastAsia"/>
        </w:rPr>
        <w:t>为</w:t>
      </w:r>
      <w:r w:rsidRPr="00682A03">
        <w:rPr>
          <w:rFonts w:hint="eastAsia"/>
        </w:rPr>
        <w:t>训练集与测试集的预测值</w:t>
      </w:r>
      <w:r w:rsidRPr="00682A03">
        <w:rPr>
          <w:rFonts w:hint="eastAsia"/>
        </w:rPr>
        <w:t>-</w:t>
      </w:r>
      <w:r w:rsidRPr="00682A03">
        <w:rPr>
          <w:rFonts w:hint="eastAsia"/>
        </w:rPr>
        <w:t>真实值散点图</w:t>
      </w:r>
      <w:r>
        <w:rPr>
          <w:rFonts w:hint="eastAsia"/>
        </w:rPr>
        <w:t>，虚线为</w:t>
      </w:r>
      <w:r>
        <w:rPr>
          <w:rFonts w:hint="eastAsia"/>
        </w:rPr>
        <w:t>Y</w:t>
      </w:r>
      <w:r>
        <w:t>=X</w:t>
      </w:r>
      <w:r>
        <w:rPr>
          <w:rFonts w:hint="eastAsia"/>
        </w:rPr>
        <w:t>参考线，其中</w:t>
      </w:r>
      <w:r w:rsidR="00AA5831">
        <w:rPr>
          <w:rFonts w:cs="Times New Roman" w:hint="eastAsia"/>
        </w:rPr>
        <w:t>(</w:t>
      </w:r>
      <w:r w:rsidRPr="00AA5831">
        <w:rPr>
          <w:rFonts w:cs="Times New Roman"/>
        </w:rPr>
        <w:t>a</w:t>
      </w:r>
      <w:r w:rsidR="00AA5831">
        <w:rPr>
          <w:rFonts w:cs="Times New Roman" w:hint="eastAsia"/>
        </w:rPr>
        <w:t>)</w:t>
      </w:r>
      <w:r w:rsidR="00AA5831">
        <w:rPr>
          <w:rFonts w:cs="Times New Roman"/>
        </w:rPr>
        <w:t xml:space="preserve"> </w:t>
      </w:r>
      <w:proofErr w:type="spellStart"/>
      <w:r w:rsidRPr="00682A03">
        <w:rPr>
          <w:rFonts w:hint="eastAsia"/>
        </w:rPr>
        <w:t>CatBoost</w:t>
      </w:r>
      <w:proofErr w:type="spellEnd"/>
      <w:r>
        <w:rPr>
          <w:rFonts w:hint="eastAsia"/>
        </w:rPr>
        <w:t>，</w:t>
      </w:r>
      <w:r w:rsidR="00AA5831">
        <w:rPr>
          <w:rFonts w:cs="Times New Roman" w:hint="eastAsia"/>
        </w:rPr>
        <w:t>(</w:t>
      </w:r>
      <w:r w:rsidR="00AA5831">
        <w:rPr>
          <w:rFonts w:cs="Times New Roman"/>
        </w:rPr>
        <w:t>b</w:t>
      </w:r>
      <w:r w:rsidR="00AA5831">
        <w:rPr>
          <w:rFonts w:cs="Times New Roman" w:hint="eastAsia"/>
        </w:rPr>
        <w:t>)</w:t>
      </w:r>
      <w:r w:rsidR="00AA5831">
        <w:rPr>
          <w:rFonts w:cs="Times New Roman"/>
        </w:rPr>
        <w:t xml:space="preserve"> </w:t>
      </w:r>
      <w:r w:rsidRPr="00682A03">
        <w:rPr>
          <w:rFonts w:hint="eastAsia"/>
        </w:rPr>
        <w:t>RF</w:t>
      </w:r>
      <w:r w:rsidRPr="00682A03">
        <w:rPr>
          <w:rFonts w:hint="eastAsia"/>
        </w:rPr>
        <w:t>，</w:t>
      </w:r>
      <w:r w:rsidR="00AA5831">
        <w:rPr>
          <w:rFonts w:cs="Times New Roman" w:hint="eastAsia"/>
        </w:rPr>
        <w:t>(</w:t>
      </w:r>
      <w:r w:rsidR="00AA5831">
        <w:rPr>
          <w:rFonts w:cs="Times New Roman"/>
        </w:rPr>
        <w:t>c</w:t>
      </w:r>
      <w:r w:rsidR="00AA5831">
        <w:rPr>
          <w:rFonts w:cs="Times New Roman" w:hint="eastAsia"/>
        </w:rPr>
        <w:t>)</w:t>
      </w:r>
      <w:r w:rsidR="00AA5831">
        <w:rPr>
          <w:rFonts w:cs="Times New Roman"/>
        </w:rPr>
        <w:t xml:space="preserve"> </w:t>
      </w:r>
      <w:proofErr w:type="spellStart"/>
      <w:r w:rsidRPr="00682A03">
        <w:rPr>
          <w:rFonts w:hint="eastAsia"/>
        </w:rPr>
        <w:t>XGBoost</w:t>
      </w:r>
      <w:proofErr w:type="spellEnd"/>
      <w:r w:rsidRPr="00682A03">
        <w:rPr>
          <w:rFonts w:hint="eastAsia"/>
        </w:rPr>
        <w:t>，</w:t>
      </w:r>
      <w:r w:rsidR="00AA5831">
        <w:rPr>
          <w:rFonts w:cs="Times New Roman" w:hint="eastAsia"/>
        </w:rPr>
        <w:t>(</w:t>
      </w:r>
      <w:r w:rsidR="00AA5831">
        <w:rPr>
          <w:rFonts w:cs="Times New Roman"/>
        </w:rPr>
        <w:t>d</w:t>
      </w:r>
      <w:r w:rsidR="00AA5831">
        <w:rPr>
          <w:rFonts w:cs="Times New Roman" w:hint="eastAsia"/>
        </w:rPr>
        <w:t>)</w:t>
      </w:r>
      <w:r w:rsidR="00AA5831">
        <w:rPr>
          <w:rFonts w:cs="Times New Roman"/>
        </w:rPr>
        <w:t xml:space="preserve"> </w:t>
      </w:r>
      <w:r w:rsidRPr="00682A03">
        <w:rPr>
          <w:rFonts w:hint="eastAsia"/>
        </w:rPr>
        <w:t>SVR</w:t>
      </w:r>
      <w:r w:rsidR="00AA5831">
        <w:rPr>
          <w:rFonts w:hint="eastAsia"/>
        </w:rPr>
        <w:t>，</w:t>
      </w:r>
      <w:r w:rsidR="00AA5831">
        <w:rPr>
          <w:rFonts w:hint="eastAsia"/>
        </w:rPr>
        <w:t>(</w:t>
      </w:r>
      <w:r w:rsidRPr="00682A03">
        <w:rPr>
          <w:rFonts w:hint="eastAsia"/>
        </w:rPr>
        <w:t>e</w:t>
      </w:r>
      <w:r w:rsidR="00AA5831">
        <w:rPr>
          <w:rFonts w:hint="eastAsia"/>
        </w:rPr>
        <w:t>)</w:t>
      </w:r>
      <w:r w:rsidR="00AA5831">
        <w:t xml:space="preserve"> </w:t>
      </w:r>
      <w:r w:rsidRPr="00682A03">
        <w:rPr>
          <w:rFonts w:hint="eastAsia"/>
        </w:rPr>
        <w:t>MLP</w:t>
      </w:r>
      <w:r w:rsidR="00AA5831">
        <w:rPr>
          <w:rFonts w:hint="eastAsia"/>
        </w:rPr>
        <w:t>；</w:t>
      </w:r>
      <w:r w:rsidR="00AA5831">
        <w:rPr>
          <w:rFonts w:hint="eastAsia"/>
        </w:rPr>
        <w:t>(</w:t>
      </w:r>
      <w:r>
        <w:rPr>
          <w:rFonts w:hint="eastAsia"/>
        </w:rPr>
        <w:t>f-j</w:t>
      </w:r>
      <w:r w:rsidR="00AA5831">
        <w:t xml:space="preserve">) </w:t>
      </w:r>
      <w:r w:rsidRPr="00682A03">
        <w:rPr>
          <w:rFonts w:hint="eastAsia"/>
        </w:rPr>
        <w:t>为外部文献验证集</w:t>
      </w:r>
      <w:r>
        <w:rPr>
          <w:rFonts w:hint="eastAsia"/>
        </w:rPr>
        <w:t>样本的逐点真实值与预测值对比图</w:t>
      </w:r>
      <w:r w:rsidR="00AA5831">
        <w:rPr>
          <w:rFonts w:hint="eastAsia"/>
        </w:rPr>
        <w:t>，其中</w:t>
      </w:r>
      <w:r w:rsidR="00AA5831">
        <w:rPr>
          <w:rFonts w:hint="eastAsia"/>
        </w:rPr>
        <w:t>(</w:t>
      </w:r>
      <w:r w:rsidRPr="00682A03">
        <w:rPr>
          <w:rFonts w:hint="eastAsia"/>
        </w:rPr>
        <w:t>f</w:t>
      </w:r>
      <w:r w:rsidR="00AA5831">
        <w:t xml:space="preserve">) </w:t>
      </w:r>
      <w:proofErr w:type="spellStart"/>
      <w:r w:rsidRPr="00682A03">
        <w:rPr>
          <w:rFonts w:hint="eastAsia"/>
        </w:rPr>
        <w:t>CatBoost</w:t>
      </w:r>
      <w:proofErr w:type="spellEnd"/>
      <w:r w:rsidR="00AA5831">
        <w:rPr>
          <w:rFonts w:hint="eastAsia"/>
        </w:rPr>
        <w:t>，</w:t>
      </w:r>
      <w:r w:rsidR="00AA5831">
        <w:rPr>
          <w:rFonts w:hint="eastAsia"/>
        </w:rPr>
        <w:t>(</w:t>
      </w:r>
      <w:r w:rsidRPr="00682A03">
        <w:rPr>
          <w:rFonts w:hint="eastAsia"/>
        </w:rPr>
        <w:t>g</w:t>
      </w:r>
      <w:r w:rsidR="00AA5831">
        <w:t xml:space="preserve">) </w:t>
      </w:r>
      <w:r w:rsidRPr="00682A03">
        <w:rPr>
          <w:rFonts w:hint="eastAsia"/>
        </w:rPr>
        <w:t>RF</w:t>
      </w:r>
      <w:r w:rsidR="00AA5831">
        <w:rPr>
          <w:rFonts w:hint="eastAsia"/>
        </w:rPr>
        <w:t>，</w:t>
      </w:r>
      <w:r w:rsidR="00AA5831">
        <w:rPr>
          <w:rFonts w:hint="eastAsia"/>
        </w:rPr>
        <w:t>(</w:t>
      </w:r>
      <w:r w:rsidRPr="00682A03">
        <w:rPr>
          <w:rFonts w:hint="eastAsia"/>
        </w:rPr>
        <w:t>h</w:t>
      </w:r>
      <w:r w:rsidR="00AA5831">
        <w:rPr>
          <w:rFonts w:hint="eastAsia"/>
        </w:rPr>
        <w:t>)</w:t>
      </w:r>
      <w:r w:rsidR="00AA5831">
        <w:t xml:space="preserve"> </w:t>
      </w:r>
      <w:proofErr w:type="spellStart"/>
      <w:r w:rsidRPr="00682A03">
        <w:rPr>
          <w:rFonts w:hint="eastAsia"/>
        </w:rPr>
        <w:t>XGBoost</w:t>
      </w:r>
      <w:proofErr w:type="spellEnd"/>
      <w:r w:rsidR="00AA5831">
        <w:rPr>
          <w:rFonts w:hint="eastAsia"/>
        </w:rPr>
        <w:t>，</w:t>
      </w:r>
      <w:r w:rsidR="00AA5831">
        <w:rPr>
          <w:rFonts w:hint="eastAsia"/>
        </w:rPr>
        <w:t>(</w:t>
      </w:r>
      <w:proofErr w:type="spellStart"/>
      <w:r w:rsidRPr="00682A03">
        <w:rPr>
          <w:rFonts w:hint="eastAsia"/>
        </w:rPr>
        <w:t>i</w:t>
      </w:r>
      <w:proofErr w:type="spellEnd"/>
      <w:r w:rsidR="00AA5831">
        <w:t xml:space="preserve">) </w:t>
      </w:r>
      <w:r w:rsidRPr="00682A03">
        <w:rPr>
          <w:rFonts w:hint="eastAsia"/>
        </w:rPr>
        <w:t>SVR</w:t>
      </w:r>
      <w:r w:rsidR="00AA5831">
        <w:rPr>
          <w:rFonts w:hint="eastAsia"/>
        </w:rPr>
        <w:t>，</w:t>
      </w:r>
      <w:r w:rsidR="00AA5831">
        <w:rPr>
          <w:rFonts w:hint="eastAsia"/>
        </w:rPr>
        <w:t>(</w:t>
      </w:r>
      <w:r w:rsidRPr="00682A03">
        <w:rPr>
          <w:rFonts w:hint="eastAsia"/>
        </w:rPr>
        <w:t>j</w:t>
      </w:r>
      <w:r w:rsidR="00AA5831">
        <w:rPr>
          <w:rFonts w:hint="eastAsia"/>
        </w:rPr>
        <w:t>)</w:t>
      </w:r>
      <w:r w:rsidR="00AA5831">
        <w:t xml:space="preserve"> </w:t>
      </w:r>
      <w:r w:rsidRPr="00682A03">
        <w:rPr>
          <w:rFonts w:hint="eastAsia"/>
        </w:rPr>
        <w:t>MLP</w:t>
      </w:r>
    </w:p>
    <w:p w14:paraId="5F125D61" w14:textId="77777777" w:rsidR="003579AB" w:rsidRDefault="003579AB" w:rsidP="003579AB">
      <w:pPr>
        <w:pStyle w:val="ac"/>
      </w:pPr>
      <w:r>
        <w:rPr>
          <w:rFonts w:hint="eastAsia"/>
          <w:noProof/>
        </w:rPr>
        <w:lastRenderedPageBreak/>
        <w:drawing>
          <wp:inline distT="0" distB="0" distL="0" distR="0" wp14:anchorId="1C459A87" wp14:editId="3545E491">
            <wp:extent cx="4270839" cy="7860077"/>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set-A 不含膜厚数据集 train-test-pre-literature010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70839" cy="7860077"/>
                    </a:xfrm>
                    <a:prstGeom prst="rect">
                      <a:avLst/>
                    </a:prstGeom>
                  </pic:spPr>
                </pic:pic>
              </a:graphicData>
            </a:graphic>
          </wp:inline>
        </w:drawing>
      </w:r>
    </w:p>
    <w:p w14:paraId="5E95410E" w14:textId="77777777" w:rsidR="003579AB" w:rsidRDefault="003579AB" w:rsidP="003579AB">
      <w:pPr>
        <w:pStyle w:val="ac"/>
      </w:pPr>
      <w:r w:rsidRPr="00682A03">
        <w:rPr>
          <w:rFonts w:hint="eastAsia"/>
        </w:rPr>
        <w:t>图</w:t>
      </w:r>
      <w:r w:rsidRPr="00682A03">
        <w:rPr>
          <w:rFonts w:hint="eastAsia"/>
        </w:rPr>
        <w:t>3</w:t>
      </w:r>
      <w:r w:rsidRPr="00682A03">
        <w:t xml:space="preserve">.2 </w:t>
      </w:r>
      <w:r w:rsidRPr="00682A03">
        <w:rPr>
          <w:rFonts w:hint="eastAsia"/>
        </w:rPr>
        <w:t>Dataset-A</w:t>
      </w:r>
      <w:r w:rsidRPr="00682A03">
        <w:rPr>
          <w:rFonts w:hint="eastAsia"/>
        </w:rPr>
        <w:t>不含膜厚</w:t>
      </w:r>
      <w:r>
        <w:rPr>
          <w:rFonts w:hint="eastAsia"/>
        </w:rPr>
        <w:t>的</w:t>
      </w:r>
      <w:r w:rsidRPr="00682A03">
        <w:rPr>
          <w:rFonts w:hint="eastAsia"/>
        </w:rPr>
        <w:t>五种单模型的预测性能</w:t>
      </w:r>
      <w:r>
        <w:rPr>
          <w:rFonts w:hint="eastAsia"/>
        </w:rPr>
        <w:t>，</w:t>
      </w:r>
      <w:r w:rsidR="00106417">
        <w:rPr>
          <w:rFonts w:hint="eastAsia"/>
        </w:rPr>
        <w:t>(</w:t>
      </w:r>
      <w:r w:rsidRPr="00682A03">
        <w:rPr>
          <w:rFonts w:hint="eastAsia"/>
        </w:rPr>
        <w:t>a</w:t>
      </w:r>
      <w:r w:rsidRPr="00682A03">
        <w:t>-e</w:t>
      </w:r>
      <w:r w:rsidR="00106417">
        <w:rPr>
          <w:rFonts w:hint="eastAsia"/>
        </w:rPr>
        <w:t>)</w:t>
      </w:r>
      <w:r w:rsidRPr="00682A03">
        <w:t>训练集与测试集的预测值</w:t>
      </w:r>
      <w:r w:rsidR="003964E2">
        <w:t>-</w:t>
      </w:r>
      <w:r w:rsidRPr="00682A03">
        <w:rPr>
          <w:rFonts w:hint="eastAsia"/>
        </w:rPr>
        <w:t>真实值散点图</w:t>
      </w:r>
      <w:r w:rsidR="00106417">
        <w:rPr>
          <w:rFonts w:hint="eastAsia"/>
        </w:rPr>
        <w:t>；</w:t>
      </w:r>
      <w:r w:rsidR="00106417">
        <w:rPr>
          <w:rFonts w:hint="eastAsia"/>
        </w:rPr>
        <w:t>(</w:t>
      </w:r>
      <w:r>
        <w:rPr>
          <w:rFonts w:hint="eastAsia"/>
        </w:rPr>
        <w:t>f</w:t>
      </w:r>
      <w:r>
        <w:t>-j</w:t>
      </w:r>
      <w:r w:rsidR="00106417">
        <w:rPr>
          <w:rFonts w:hint="eastAsia"/>
        </w:rPr>
        <w:t>)</w:t>
      </w:r>
      <w:r w:rsidRPr="00682A03">
        <w:rPr>
          <w:rFonts w:hint="eastAsia"/>
        </w:rPr>
        <w:t>外部文献验证集样本的逐点真实值与预测值对比</w:t>
      </w:r>
      <w:r>
        <w:rPr>
          <w:rFonts w:hint="eastAsia"/>
        </w:rPr>
        <w:t>图</w:t>
      </w:r>
    </w:p>
    <w:p w14:paraId="1EEDA8BB" w14:textId="77777777" w:rsidR="003579AB" w:rsidRDefault="0070696F" w:rsidP="003579AB">
      <w:pPr>
        <w:ind w:firstLine="480"/>
      </w:pPr>
      <w:r>
        <w:rPr>
          <w:rFonts w:hint="eastAsia"/>
        </w:rPr>
        <w:t>如图</w:t>
      </w:r>
      <w:r>
        <w:rPr>
          <w:rFonts w:hint="eastAsia"/>
        </w:rPr>
        <w:t>3</w:t>
      </w:r>
      <w:r>
        <w:t>.2</w:t>
      </w:r>
      <w:r>
        <w:rPr>
          <w:rFonts w:hint="eastAsia"/>
        </w:rPr>
        <w:t>(</w:t>
      </w:r>
      <w:r>
        <w:t>a-e)</w:t>
      </w:r>
      <w:r>
        <w:rPr>
          <w:rFonts w:hint="eastAsia"/>
        </w:rPr>
        <w:t>所示，</w:t>
      </w:r>
      <w:r w:rsidR="003579AB">
        <w:rPr>
          <w:rFonts w:hint="eastAsia"/>
        </w:rPr>
        <w:t>从</w:t>
      </w:r>
      <w:r>
        <w:rPr>
          <w:rFonts w:hint="eastAsia"/>
        </w:rPr>
        <w:t>模型在训练集和</w:t>
      </w:r>
      <w:r w:rsidR="003579AB">
        <w:rPr>
          <w:rFonts w:hint="eastAsia"/>
        </w:rPr>
        <w:t>测试集</w:t>
      </w:r>
      <w:r>
        <w:rPr>
          <w:rFonts w:hint="eastAsia"/>
        </w:rPr>
        <w:t>上的表现</w:t>
      </w:r>
      <w:r w:rsidR="003579AB">
        <w:rPr>
          <w:rFonts w:hint="eastAsia"/>
        </w:rPr>
        <w:t>看，</w:t>
      </w:r>
      <w:proofErr w:type="spellStart"/>
      <w:r w:rsidR="003579AB">
        <w:rPr>
          <w:rFonts w:hint="eastAsia"/>
        </w:rPr>
        <w:t>CatBoost</w:t>
      </w:r>
      <w:proofErr w:type="spellEnd"/>
      <w:r w:rsidR="003579AB">
        <w:rPr>
          <w:rFonts w:hint="eastAsia"/>
        </w:rPr>
        <w:t>在</w:t>
      </w:r>
      <w:r w:rsidR="003579AB">
        <w:rPr>
          <w:rFonts w:hint="eastAsia"/>
        </w:rPr>
        <w:t>Dataset-</w:t>
      </w:r>
      <w:r w:rsidR="003579AB">
        <w:rPr>
          <w:rFonts w:hint="eastAsia"/>
        </w:rPr>
        <w:lastRenderedPageBreak/>
        <w:t>A</w:t>
      </w:r>
      <w:r w:rsidR="00344845">
        <w:rPr>
          <w:rFonts w:hint="eastAsia"/>
        </w:rPr>
        <w:t>上表现最优</w:t>
      </w:r>
      <w:r w:rsidR="00344845">
        <w:rPr>
          <w:rFonts w:hint="eastAsia"/>
        </w:rPr>
        <w:t>(</w:t>
      </w:r>
      <w:r w:rsidR="003579AB">
        <w:rPr>
          <w:rFonts w:hint="eastAsia"/>
        </w:rPr>
        <w:t>Train</w:t>
      </w:r>
      <w:r w:rsidR="003579AB">
        <w:rPr>
          <w:rFonts w:hint="eastAsia"/>
        </w:rPr>
        <w:t>：</w:t>
      </w:r>
      <w:r w:rsidR="003579AB">
        <w:rPr>
          <w:rFonts w:ascii="Cambria Math" w:hAnsi="Cambria Math" w:cs="Cambria Math"/>
        </w:rPr>
        <w:t>R</w:t>
      </w:r>
      <w:r w:rsidR="003579AB" w:rsidRPr="00344845">
        <w:rPr>
          <w:rFonts w:ascii="Cambria Math" w:hAnsi="Cambria Math" w:cs="Cambria Math"/>
          <w:vertAlign w:val="superscript"/>
        </w:rPr>
        <w:t>2</w:t>
      </w:r>
      <w:r w:rsidR="003579AB">
        <w:rPr>
          <w:rFonts w:ascii="Cambria Math" w:hAnsi="Cambria Math" w:cs="Cambria Math"/>
        </w:rPr>
        <w:t>=</w:t>
      </w:r>
      <w:r w:rsidR="003579AB">
        <w:t>0.994</w:t>
      </w:r>
      <w:r w:rsidR="003579AB">
        <w:rPr>
          <w:rFonts w:hint="eastAsia"/>
        </w:rPr>
        <w:t>，</w:t>
      </w:r>
      <w:r w:rsidR="003579AB">
        <w:rPr>
          <w:rFonts w:hint="eastAsia"/>
        </w:rPr>
        <w:t>MAE=0.03</w:t>
      </w:r>
      <w:r w:rsidR="00344845">
        <w:t>0</w:t>
      </w:r>
      <w:r w:rsidR="003579AB">
        <w:rPr>
          <w:rFonts w:hint="eastAsia"/>
        </w:rPr>
        <w:t>；</w:t>
      </w:r>
      <w:r w:rsidR="003579AB">
        <w:rPr>
          <w:rFonts w:hint="eastAsia"/>
        </w:rPr>
        <w:t>Test</w:t>
      </w:r>
      <w:r w:rsidR="003579AB">
        <w:rPr>
          <w:rFonts w:hint="eastAsia"/>
        </w:rPr>
        <w:t>：</w:t>
      </w:r>
      <w:r w:rsidR="003579AB">
        <w:rPr>
          <w:rFonts w:hint="eastAsia"/>
        </w:rPr>
        <w:t>R</w:t>
      </w:r>
      <w:r w:rsidR="003579AB">
        <w:t>2=0.955</w:t>
      </w:r>
      <w:r w:rsidR="003579AB">
        <w:rPr>
          <w:rFonts w:hint="eastAsia"/>
        </w:rPr>
        <w:t>，</w:t>
      </w:r>
      <w:r w:rsidR="003579AB">
        <w:rPr>
          <w:rFonts w:hint="eastAsia"/>
        </w:rPr>
        <w:t>MAE=0.063</w:t>
      </w:r>
      <w:r w:rsidR="00344845">
        <w:rPr>
          <w:rFonts w:hint="eastAsia"/>
        </w:rPr>
        <w:t>)</w:t>
      </w:r>
      <w:r w:rsidR="003579AB">
        <w:rPr>
          <w:rFonts w:hint="eastAsia"/>
        </w:rPr>
        <w:t>，其预测点在</w:t>
      </w:r>
      <w:r w:rsidR="003579AB">
        <w:t>Y=X</w:t>
      </w:r>
      <w:r w:rsidR="00344845">
        <w:rPr>
          <w:rFonts w:hint="eastAsia"/>
        </w:rPr>
        <w:t>参考线附近分布最为集中，如</w:t>
      </w:r>
      <w:r w:rsidR="003579AB">
        <w:rPr>
          <w:rFonts w:hint="eastAsia"/>
        </w:rPr>
        <w:t>图</w:t>
      </w:r>
      <w:r w:rsidR="003579AB">
        <w:t>3.2</w:t>
      </w:r>
      <w:r w:rsidR="00344845">
        <w:t>(</w:t>
      </w:r>
      <w:r w:rsidR="003579AB">
        <w:rPr>
          <w:rFonts w:hint="eastAsia"/>
        </w:rPr>
        <w:t>a</w:t>
      </w:r>
      <w:r w:rsidR="00344845">
        <w:t>)</w:t>
      </w:r>
      <w:r w:rsidR="00344845">
        <w:rPr>
          <w:rFonts w:hint="eastAsia"/>
        </w:rPr>
        <w:t>所示。这</w:t>
      </w:r>
      <w:r w:rsidR="003579AB">
        <w:rPr>
          <w:rFonts w:hint="eastAsia"/>
        </w:rPr>
        <w:t>说明</w:t>
      </w:r>
      <w:r w:rsidR="00344845">
        <w:rPr>
          <w:rFonts w:hint="eastAsia"/>
        </w:rPr>
        <w:t>提升树模型能够较好地学习离子结构，表面与外界环境</w:t>
      </w:r>
      <w:r w:rsidR="003579AB">
        <w:rPr>
          <w:rFonts w:hint="eastAsia"/>
        </w:rPr>
        <w:t>对</w:t>
      </w:r>
      <w:r w:rsidR="003579AB" w:rsidRPr="0061239D">
        <w:rPr>
          <w:rFonts w:cs="Times New Roman"/>
        </w:rPr>
        <w:t>μ</w:t>
      </w:r>
      <w:r w:rsidR="003579AB">
        <w:rPr>
          <w:rFonts w:hint="eastAsia"/>
        </w:rPr>
        <w:t>的非线性映射关系。</w:t>
      </w:r>
      <w:r w:rsidR="003579AB">
        <w:rPr>
          <w:rFonts w:hint="eastAsia"/>
        </w:rPr>
        <w:t>RF</w:t>
      </w:r>
      <w:r w:rsidR="003579AB">
        <w:rPr>
          <w:rFonts w:hint="eastAsia"/>
        </w:rPr>
        <w:t>与</w:t>
      </w:r>
      <w:r w:rsidR="003579AB">
        <w:rPr>
          <w:rFonts w:hint="eastAsia"/>
        </w:rPr>
        <w:t>SVR</w:t>
      </w:r>
      <w:r w:rsidR="00344845">
        <w:rPr>
          <w:rFonts w:hint="eastAsia"/>
        </w:rPr>
        <w:t>在测试集上同样获得较高的拟合度</w:t>
      </w:r>
      <w:r w:rsidR="00344845">
        <w:rPr>
          <w:rFonts w:hint="eastAsia"/>
        </w:rPr>
        <w:t>(</w:t>
      </w:r>
      <w:r w:rsidR="003579AB">
        <w:rPr>
          <w:rFonts w:hint="eastAsia"/>
        </w:rPr>
        <w:t>RF</w:t>
      </w:r>
      <w:r w:rsidR="003579AB">
        <w:rPr>
          <w:rFonts w:hint="eastAsia"/>
        </w:rPr>
        <w:t>：</w:t>
      </w:r>
      <w:r w:rsidR="003579AB">
        <w:rPr>
          <w:rFonts w:hint="eastAsia"/>
        </w:rPr>
        <w:t>R</w:t>
      </w:r>
      <w:r w:rsidR="003579AB" w:rsidRPr="00344845">
        <w:rPr>
          <w:vertAlign w:val="superscript"/>
        </w:rPr>
        <w:t>2</w:t>
      </w:r>
      <w:r w:rsidR="003579AB">
        <w:t>=0.933</w:t>
      </w:r>
      <w:r w:rsidR="003579AB">
        <w:rPr>
          <w:rFonts w:hint="eastAsia"/>
        </w:rPr>
        <w:t>，</w:t>
      </w:r>
      <w:r w:rsidR="003579AB">
        <w:rPr>
          <w:rFonts w:hint="eastAsia"/>
        </w:rPr>
        <w:t>MAE=0.06</w:t>
      </w:r>
      <w:r w:rsidR="003579AB">
        <w:t>8</w:t>
      </w:r>
      <w:r w:rsidR="003579AB">
        <w:rPr>
          <w:rFonts w:hint="eastAsia"/>
        </w:rPr>
        <w:t>；</w:t>
      </w:r>
      <w:r w:rsidR="003579AB">
        <w:rPr>
          <w:rFonts w:hint="eastAsia"/>
        </w:rPr>
        <w:t>SVR</w:t>
      </w:r>
      <w:r w:rsidR="003579AB">
        <w:rPr>
          <w:rFonts w:hint="eastAsia"/>
        </w:rPr>
        <w:t>：</w:t>
      </w:r>
      <w:r w:rsidR="003579AB">
        <w:t>R</w:t>
      </w:r>
      <w:r w:rsidR="003579AB" w:rsidRPr="00344845">
        <w:rPr>
          <w:vertAlign w:val="superscript"/>
        </w:rPr>
        <w:t>2</w:t>
      </w:r>
      <w:r w:rsidR="003579AB">
        <w:rPr>
          <w:rFonts w:hint="eastAsia"/>
        </w:rPr>
        <w:t>=0.96</w:t>
      </w:r>
      <w:r w:rsidR="00344845">
        <w:t>0</w:t>
      </w:r>
      <w:r w:rsidR="003579AB">
        <w:rPr>
          <w:rFonts w:hint="eastAsia"/>
        </w:rPr>
        <w:t>，</w:t>
      </w:r>
      <w:r w:rsidR="003579AB">
        <w:rPr>
          <w:rFonts w:hint="eastAsia"/>
        </w:rPr>
        <w:t>MAE=0.061</w:t>
      </w:r>
      <w:r w:rsidR="00344845">
        <w:rPr>
          <w:rFonts w:hint="eastAsia"/>
        </w:rPr>
        <w:t>)</w:t>
      </w:r>
      <w:r w:rsidR="003579AB">
        <w:rPr>
          <w:rFonts w:hint="eastAsia"/>
        </w:rPr>
        <w:t>，但点相对更分散，尤其在较高</w:t>
      </w:r>
      <w:r w:rsidR="003579AB" w:rsidRPr="0061239D">
        <w:rPr>
          <w:rFonts w:cs="Times New Roman"/>
        </w:rPr>
        <w:t>μ</w:t>
      </w:r>
      <w:r w:rsidR="003579AB">
        <w:rPr>
          <w:rFonts w:hint="eastAsia"/>
        </w:rPr>
        <w:t>区域</w:t>
      </w:r>
      <w:r w:rsidR="00344845">
        <w:rPr>
          <w:rFonts w:hint="eastAsia"/>
        </w:rPr>
        <w:t>偏离</w:t>
      </w:r>
      <w:r w:rsidR="00344845">
        <w:rPr>
          <w:rFonts w:hint="eastAsia"/>
        </w:rPr>
        <w:t>Y</w:t>
      </w:r>
      <w:r w:rsidR="00344845">
        <w:t>=X</w:t>
      </w:r>
      <w:r w:rsidR="00344845">
        <w:rPr>
          <w:rFonts w:hint="eastAsia"/>
        </w:rPr>
        <w:t>参考线程度更大，如图</w:t>
      </w:r>
      <w:r w:rsidR="003579AB">
        <w:rPr>
          <w:rFonts w:hint="eastAsia"/>
        </w:rPr>
        <w:t>3.</w:t>
      </w:r>
      <w:r w:rsidR="003579AB">
        <w:t>2</w:t>
      </w:r>
      <w:r w:rsidR="00344845">
        <w:t>(</w:t>
      </w:r>
      <w:r w:rsidR="003579AB">
        <w:rPr>
          <w:rFonts w:hint="eastAsia"/>
        </w:rPr>
        <w:t>b</w:t>
      </w:r>
      <w:r w:rsidR="00344845">
        <w:rPr>
          <w:rFonts w:hint="eastAsia"/>
        </w:rPr>
        <w:t>)(</w:t>
      </w:r>
      <w:r w:rsidR="003579AB">
        <w:rPr>
          <w:rFonts w:hint="eastAsia"/>
        </w:rPr>
        <w:t>d</w:t>
      </w:r>
      <w:r w:rsidR="00344845">
        <w:rPr>
          <w:rFonts w:hint="eastAsia"/>
        </w:rPr>
        <w:t>)</w:t>
      </w:r>
      <w:r w:rsidR="00344845">
        <w:rPr>
          <w:rFonts w:hint="eastAsia"/>
        </w:rPr>
        <w:t>所示</w:t>
      </w:r>
      <w:r w:rsidR="003579AB">
        <w:rPr>
          <w:rFonts w:hint="eastAsia"/>
        </w:rPr>
        <w:t>。</w:t>
      </w:r>
      <w:proofErr w:type="spellStart"/>
      <w:r w:rsidR="003579AB">
        <w:rPr>
          <w:rFonts w:hint="eastAsia"/>
        </w:rPr>
        <w:t>XGBoost</w:t>
      </w:r>
      <w:proofErr w:type="spellEnd"/>
      <w:r w:rsidR="00344845">
        <w:rPr>
          <w:rFonts w:hint="eastAsia"/>
        </w:rPr>
        <w:t>的测试集性能略低</w:t>
      </w:r>
      <w:r w:rsidR="00344845">
        <w:rPr>
          <w:rFonts w:hint="eastAsia"/>
        </w:rPr>
        <w:t>(</w:t>
      </w:r>
      <w:r w:rsidR="003579AB">
        <w:t>R</w:t>
      </w:r>
      <w:r w:rsidR="003579AB" w:rsidRPr="00344845">
        <w:rPr>
          <w:vertAlign w:val="superscript"/>
        </w:rPr>
        <w:t>2</w:t>
      </w:r>
      <w:r w:rsidR="003579AB">
        <w:rPr>
          <w:rFonts w:hint="eastAsia"/>
        </w:rPr>
        <w:t>=0.889</w:t>
      </w:r>
      <w:r w:rsidR="003579AB">
        <w:rPr>
          <w:rFonts w:hint="eastAsia"/>
        </w:rPr>
        <w:t>，</w:t>
      </w:r>
      <w:r w:rsidR="003579AB">
        <w:rPr>
          <w:rFonts w:hint="eastAsia"/>
        </w:rPr>
        <w:t>MAE=0.105</w:t>
      </w:r>
      <w:r w:rsidR="00344845">
        <w:rPr>
          <w:rFonts w:hint="eastAsia"/>
        </w:rPr>
        <w:t>)</w:t>
      </w:r>
      <w:r w:rsidR="00344845">
        <w:rPr>
          <w:rFonts w:hint="eastAsia"/>
        </w:rPr>
        <w:t>，如</w:t>
      </w:r>
      <w:r w:rsidR="003579AB">
        <w:rPr>
          <w:rFonts w:hint="eastAsia"/>
        </w:rPr>
        <w:t>图</w:t>
      </w:r>
      <w:r w:rsidR="003579AB">
        <w:rPr>
          <w:rFonts w:hint="eastAsia"/>
        </w:rPr>
        <w:t>3</w:t>
      </w:r>
      <w:r w:rsidR="003579AB">
        <w:t>.2</w:t>
      </w:r>
      <w:r w:rsidR="00344845">
        <w:t>(</w:t>
      </w:r>
      <w:r w:rsidR="003579AB">
        <w:rPr>
          <w:rFonts w:hint="eastAsia"/>
        </w:rPr>
        <w:t>c</w:t>
      </w:r>
      <w:r w:rsidR="00344845">
        <w:t>)</w:t>
      </w:r>
      <w:r w:rsidR="00344845">
        <w:rPr>
          <w:rFonts w:hint="eastAsia"/>
        </w:rPr>
        <w:t>所示</w:t>
      </w:r>
      <w:r w:rsidR="003579AB">
        <w:rPr>
          <w:rFonts w:hint="eastAsia"/>
        </w:rPr>
        <w:t>。相比之下，</w:t>
      </w:r>
      <w:r w:rsidR="003579AB">
        <w:rPr>
          <w:rFonts w:hint="eastAsia"/>
        </w:rPr>
        <w:t>MLP</w:t>
      </w:r>
      <w:r w:rsidR="00344845">
        <w:rPr>
          <w:rFonts w:hint="eastAsia"/>
        </w:rPr>
        <w:t>在训练集与测试集的性能均明显降低</w:t>
      </w:r>
      <w:r w:rsidR="00344845">
        <w:rPr>
          <w:rFonts w:hint="eastAsia"/>
        </w:rPr>
        <w:t>(</w:t>
      </w:r>
      <w:r w:rsidR="003579AB">
        <w:rPr>
          <w:rFonts w:hint="eastAsia"/>
        </w:rPr>
        <w:t>Train</w:t>
      </w:r>
      <w:r w:rsidR="003579AB">
        <w:rPr>
          <w:rFonts w:hint="eastAsia"/>
        </w:rPr>
        <w:t>：</w:t>
      </w:r>
      <w:r w:rsidR="003579AB">
        <w:t>R</w:t>
      </w:r>
      <w:r w:rsidR="003579AB" w:rsidRPr="00344845">
        <w:rPr>
          <w:vertAlign w:val="superscript"/>
        </w:rPr>
        <w:t>2</w:t>
      </w:r>
      <w:r w:rsidR="003579AB">
        <w:rPr>
          <w:rFonts w:hint="eastAsia"/>
        </w:rPr>
        <w:t>=0.86</w:t>
      </w:r>
      <w:r w:rsidR="00344845">
        <w:t>0</w:t>
      </w:r>
      <w:r w:rsidR="003579AB">
        <w:rPr>
          <w:rFonts w:hint="eastAsia"/>
        </w:rPr>
        <w:t>，</w:t>
      </w:r>
      <w:r w:rsidR="003579AB">
        <w:rPr>
          <w:rFonts w:hint="eastAsia"/>
        </w:rPr>
        <w:t>MAE=0.145</w:t>
      </w:r>
      <w:r w:rsidR="003579AB">
        <w:rPr>
          <w:rFonts w:hint="eastAsia"/>
        </w:rPr>
        <w:t>；</w:t>
      </w:r>
      <w:r w:rsidR="003579AB">
        <w:rPr>
          <w:rFonts w:hint="eastAsia"/>
        </w:rPr>
        <w:t>Test</w:t>
      </w:r>
      <w:r w:rsidR="003579AB">
        <w:rPr>
          <w:rFonts w:hint="eastAsia"/>
        </w:rPr>
        <w:t>：</w:t>
      </w:r>
      <w:r w:rsidR="003579AB">
        <w:t>R</w:t>
      </w:r>
      <w:r w:rsidR="003579AB" w:rsidRPr="00344845">
        <w:rPr>
          <w:vertAlign w:val="superscript"/>
        </w:rPr>
        <w:t>2</w:t>
      </w:r>
      <w:r w:rsidR="003579AB">
        <w:rPr>
          <w:rFonts w:hint="eastAsia"/>
        </w:rPr>
        <w:t>=0.706</w:t>
      </w:r>
      <w:r w:rsidR="003579AB">
        <w:rPr>
          <w:rFonts w:hint="eastAsia"/>
        </w:rPr>
        <w:t>，</w:t>
      </w:r>
      <w:r w:rsidR="003579AB">
        <w:rPr>
          <w:rFonts w:hint="eastAsia"/>
        </w:rPr>
        <w:t>MAE=0.156</w:t>
      </w:r>
      <w:r w:rsidR="00344845">
        <w:rPr>
          <w:rFonts w:hint="eastAsia"/>
        </w:rPr>
        <w:t>)</w:t>
      </w:r>
      <w:r w:rsidR="00344845">
        <w:rPr>
          <w:rFonts w:hint="eastAsia"/>
        </w:rPr>
        <w:t>，如</w:t>
      </w:r>
      <w:r w:rsidR="003579AB">
        <w:rPr>
          <w:rFonts w:hint="eastAsia"/>
        </w:rPr>
        <w:t>图</w:t>
      </w:r>
      <w:r w:rsidR="003579AB">
        <w:rPr>
          <w:rFonts w:hint="eastAsia"/>
        </w:rPr>
        <w:t>3</w:t>
      </w:r>
      <w:r w:rsidR="003579AB">
        <w:t>.2</w:t>
      </w:r>
      <w:r w:rsidR="00344845">
        <w:t>(</w:t>
      </w:r>
      <w:r w:rsidR="003579AB">
        <w:rPr>
          <w:rFonts w:hint="eastAsia"/>
        </w:rPr>
        <w:t>e</w:t>
      </w:r>
      <w:r w:rsidR="00344845">
        <w:t>)</w:t>
      </w:r>
      <w:r>
        <w:rPr>
          <w:rFonts w:hint="eastAsia"/>
        </w:rPr>
        <w:t>所示</w:t>
      </w:r>
      <w:r w:rsidR="003579AB">
        <w:rPr>
          <w:rFonts w:hint="eastAsia"/>
        </w:rPr>
        <w:t>，</w:t>
      </w:r>
      <w:r>
        <w:rPr>
          <w:rFonts w:hint="eastAsia"/>
        </w:rPr>
        <w:t>该现象</w:t>
      </w:r>
      <w:r w:rsidR="003579AB">
        <w:rPr>
          <w:rFonts w:hint="eastAsia"/>
        </w:rPr>
        <w:t>说明在当前样本规模与特征条件下，</w:t>
      </w:r>
      <w:commentRangeStart w:id="6"/>
      <w:r w:rsidR="003579AB">
        <w:rPr>
          <w:rFonts w:hint="eastAsia"/>
        </w:rPr>
        <w:t>神经网络</w:t>
      </w:r>
      <w:commentRangeEnd w:id="6"/>
      <w:r w:rsidR="001D0FBB">
        <w:rPr>
          <w:rStyle w:val="af5"/>
        </w:rPr>
        <w:commentReference w:id="6"/>
      </w:r>
      <w:r w:rsidR="003579AB">
        <w:rPr>
          <w:rFonts w:hint="eastAsia"/>
        </w:rPr>
        <w:t>模型更易受到</w:t>
      </w:r>
      <w:r w:rsidR="003579AB" w:rsidRPr="0070696F">
        <w:rPr>
          <w:rFonts w:hint="eastAsia"/>
          <w:color w:val="FF0000"/>
        </w:rPr>
        <w:t>训练稳定性与偏差</w:t>
      </w:r>
      <w:r w:rsidR="003579AB" w:rsidRPr="0070696F">
        <w:rPr>
          <w:rFonts w:hint="eastAsia"/>
          <w:color w:val="FF0000"/>
        </w:rPr>
        <w:t>-</w:t>
      </w:r>
      <w:r w:rsidR="003579AB" w:rsidRPr="0070696F">
        <w:rPr>
          <w:rFonts w:hint="eastAsia"/>
          <w:color w:val="FF0000"/>
        </w:rPr>
        <w:t>方差权衡的</w:t>
      </w:r>
      <w:r w:rsidR="003579AB">
        <w:rPr>
          <w:rFonts w:hint="eastAsia"/>
        </w:rPr>
        <w:t>影响，导致内部泛化能力不足。</w:t>
      </w:r>
    </w:p>
    <w:p w14:paraId="1E6EBDF7" w14:textId="77777777" w:rsidR="00D07632" w:rsidRDefault="0070696F" w:rsidP="00BD5BCD">
      <w:pPr>
        <w:ind w:firstLine="480"/>
      </w:pPr>
      <w:r>
        <w:rPr>
          <w:rFonts w:hint="eastAsia"/>
        </w:rPr>
        <w:t>如图</w:t>
      </w:r>
      <w:r>
        <w:rPr>
          <w:rFonts w:hint="eastAsia"/>
        </w:rPr>
        <w:t>3</w:t>
      </w:r>
      <w:r>
        <w:t>.2(f-j)</w:t>
      </w:r>
      <w:r>
        <w:rPr>
          <w:rFonts w:hint="eastAsia"/>
        </w:rPr>
        <w:t>所示</w:t>
      </w:r>
      <w:r w:rsidR="006C7EEE">
        <w:rPr>
          <w:rFonts w:hint="eastAsia"/>
        </w:rPr>
        <w:t>，</w:t>
      </w:r>
      <w:r w:rsidR="0031152A">
        <w:rPr>
          <w:rFonts w:hint="eastAsia"/>
        </w:rPr>
        <w:t>模型在外部文献验证集上的表现</w:t>
      </w:r>
      <w:r>
        <w:rPr>
          <w:rFonts w:hint="eastAsia"/>
        </w:rPr>
        <w:t>进一步揭示了不同模型外推能力的显著差异</w:t>
      </w:r>
      <w:r w:rsidR="003579AB">
        <w:rPr>
          <w:rFonts w:hint="eastAsia"/>
        </w:rPr>
        <w:t>。</w:t>
      </w:r>
      <w:proofErr w:type="spellStart"/>
      <w:r w:rsidR="003579AB">
        <w:rPr>
          <w:rFonts w:hint="eastAsia"/>
        </w:rPr>
        <w:t>CatBoost</w:t>
      </w:r>
      <w:proofErr w:type="spellEnd"/>
      <w:r w:rsidR="003579AB">
        <w:rPr>
          <w:rFonts w:hint="eastAsia"/>
        </w:rPr>
        <w:t>与</w:t>
      </w:r>
      <w:r w:rsidR="003579AB">
        <w:rPr>
          <w:rFonts w:hint="eastAsia"/>
        </w:rPr>
        <w:t>MLP</w:t>
      </w:r>
      <w:r w:rsidR="003579AB">
        <w:rPr>
          <w:rFonts w:hint="eastAsia"/>
        </w:rPr>
        <w:t>在</w:t>
      </w:r>
      <w:r w:rsidR="006C7EEE">
        <w:rPr>
          <w:rFonts w:hint="eastAsia"/>
        </w:rPr>
        <w:t>外部文献验证集上的</w:t>
      </w:r>
      <w:r w:rsidR="003579AB">
        <w:t>R</w:t>
      </w:r>
      <w:r w:rsidR="003579AB" w:rsidRPr="006C7EEE">
        <w:rPr>
          <w:vertAlign w:val="superscript"/>
        </w:rPr>
        <w:t>2</w:t>
      </w:r>
      <w:r w:rsidR="006C7EEE">
        <w:rPr>
          <w:rFonts w:hint="eastAsia"/>
        </w:rPr>
        <w:t>为正</w:t>
      </w:r>
      <w:r w:rsidR="006C7EEE">
        <w:t>(</w:t>
      </w:r>
      <w:proofErr w:type="spellStart"/>
      <w:r w:rsidR="003579AB">
        <w:rPr>
          <w:rFonts w:hint="eastAsia"/>
        </w:rPr>
        <w:t>CatBoost</w:t>
      </w:r>
      <w:proofErr w:type="spellEnd"/>
      <w:r w:rsidR="003579AB">
        <w:rPr>
          <w:rFonts w:hint="eastAsia"/>
        </w:rPr>
        <w:t>：</w:t>
      </w:r>
      <w:r w:rsidR="003579AB">
        <w:t>R</w:t>
      </w:r>
      <w:r w:rsidR="003579AB" w:rsidRPr="006C7EEE">
        <w:rPr>
          <w:vertAlign w:val="superscript"/>
        </w:rPr>
        <w:t>2</w:t>
      </w:r>
      <w:r w:rsidR="003579AB">
        <w:rPr>
          <w:rFonts w:hint="eastAsia"/>
        </w:rPr>
        <w:t>=0.48</w:t>
      </w:r>
      <w:r w:rsidR="003579AB">
        <w:t>4</w:t>
      </w:r>
      <w:r w:rsidR="003579AB">
        <w:rPr>
          <w:rFonts w:hint="eastAsia"/>
        </w:rPr>
        <w:t>，</w:t>
      </w:r>
      <w:r w:rsidR="003579AB">
        <w:rPr>
          <w:rFonts w:hint="eastAsia"/>
        </w:rPr>
        <w:t>MAE=0.199</w:t>
      </w:r>
      <w:r w:rsidR="003579AB">
        <w:rPr>
          <w:rFonts w:hint="eastAsia"/>
        </w:rPr>
        <w:t>；</w:t>
      </w:r>
      <w:r w:rsidR="003579AB">
        <w:rPr>
          <w:rFonts w:hint="eastAsia"/>
        </w:rPr>
        <w:t>MLP</w:t>
      </w:r>
      <w:r w:rsidR="003579AB">
        <w:rPr>
          <w:rFonts w:hint="eastAsia"/>
        </w:rPr>
        <w:t>：</w:t>
      </w:r>
      <w:r w:rsidR="003579AB">
        <w:t>R</w:t>
      </w:r>
      <w:r w:rsidR="003579AB" w:rsidRPr="006C7EEE">
        <w:rPr>
          <w:vertAlign w:val="superscript"/>
        </w:rPr>
        <w:t>2</w:t>
      </w:r>
      <w:r w:rsidR="003579AB">
        <w:rPr>
          <w:rFonts w:hint="eastAsia"/>
        </w:rPr>
        <w:t>=0.504</w:t>
      </w:r>
      <w:r w:rsidR="003579AB">
        <w:rPr>
          <w:rFonts w:hint="eastAsia"/>
        </w:rPr>
        <w:t>，</w:t>
      </w:r>
      <w:r w:rsidR="003579AB">
        <w:rPr>
          <w:rFonts w:hint="eastAsia"/>
        </w:rPr>
        <w:t>MAE=0.228</w:t>
      </w:r>
      <w:r w:rsidR="006C7EEE">
        <w:rPr>
          <w:rFonts w:hint="eastAsia"/>
        </w:rPr>
        <w:t>)</w:t>
      </w:r>
      <w:r w:rsidR="003579AB">
        <w:rPr>
          <w:rFonts w:hint="eastAsia"/>
        </w:rPr>
        <w:t>，</w:t>
      </w:r>
      <w:r w:rsidR="006C7EEE">
        <w:rPr>
          <w:rFonts w:hint="eastAsia"/>
        </w:rPr>
        <w:t>但</w:t>
      </w:r>
      <w:commentRangeStart w:id="7"/>
      <w:r w:rsidR="003579AB">
        <w:rPr>
          <w:rFonts w:hint="eastAsia"/>
        </w:rPr>
        <w:t>RF</w:t>
      </w:r>
      <w:r w:rsidR="003579AB">
        <w:rPr>
          <w:rFonts w:hint="eastAsia"/>
        </w:rPr>
        <w:t>，</w:t>
      </w:r>
      <w:proofErr w:type="spellStart"/>
      <w:r w:rsidR="003579AB">
        <w:rPr>
          <w:rFonts w:hint="eastAsia"/>
        </w:rPr>
        <w:t>XGBoost</w:t>
      </w:r>
      <w:proofErr w:type="spellEnd"/>
      <w:r w:rsidR="003579AB">
        <w:rPr>
          <w:rFonts w:hint="eastAsia"/>
        </w:rPr>
        <w:t>与</w:t>
      </w:r>
      <w:r w:rsidR="003579AB">
        <w:rPr>
          <w:rFonts w:hint="eastAsia"/>
        </w:rPr>
        <w:t>SVR</w:t>
      </w:r>
      <w:r w:rsidR="003579AB">
        <w:rPr>
          <w:rFonts w:hint="eastAsia"/>
        </w:rPr>
        <w:t>在</w:t>
      </w:r>
      <w:r w:rsidR="006C7EEE">
        <w:rPr>
          <w:rFonts w:hint="eastAsia"/>
        </w:rPr>
        <w:t>外部文献验证集上的</w:t>
      </w:r>
      <w:r w:rsidR="006C7EEE">
        <w:rPr>
          <w:rFonts w:hint="eastAsia"/>
        </w:rPr>
        <w:t>R</w:t>
      </w:r>
      <w:r w:rsidR="006C7EEE" w:rsidRPr="006C7EEE">
        <w:rPr>
          <w:vertAlign w:val="superscript"/>
        </w:rPr>
        <w:t>2</w:t>
      </w:r>
      <w:r w:rsidR="006C7EEE">
        <w:rPr>
          <w:rFonts w:hint="eastAsia"/>
        </w:rPr>
        <w:t>呈</w:t>
      </w:r>
      <w:r w:rsidR="003579AB">
        <w:rPr>
          <w:rFonts w:hint="eastAsia"/>
        </w:rPr>
        <w:t>负</w:t>
      </w:r>
      <w:r w:rsidR="006C7EEE">
        <w:rPr>
          <w:rFonts w:hint="eastAsia"/>
        </w:rPr>
        <w:t>值</w:t>
      </w:r>
      <w:r w:rsidR="006C7EEE">
        <w:rPr>
          <w:rFonts w:hint="eastAsia"/>
        </w:rPr>
        <w:t>(</w:t>
      </w:r>
      <w:r w:rsidR="003579AB">
        <w:rPr>
          <w:rFonts w:hint="eastAsia"/>
        </w:rPr>
        <w:t>分别为</w:t>
      </w:r>
      <w:r w:rsidR="003579AB">
        <w:rPr>
          <w:rFonts w:hint="eastAsia"/>
        </w:rPr>
        <w:t>-</w:t>
      </w:r>
      <w:r w:rsidR="003579AB">
        <w:t>0.228</w:t>
      </w:r>
      <w:r w:rsidR="003579AB">
        <w:rPr>
          <w:rFonts w:hint="eastAsia"/>
        </w:rPr>
        <w:t>、</w:t>
      </w:r>
      <w:r w:rsidR="003579AB">
        <w:rPr>
          <w:rFonts w:hint="eastAsia"/>
        </w:rPr>
        <w:t>-</w:t>
      </w:r>
      <w:r w:rsidR="003579AB">
        <w:t>0.145</w:t>
      </w:r>
      <w:r w:rsidR="00E43214">
        <w:rPr>
          <w:rFonts w:hint="eastAsia"/>
        </w:rPr>
        <w:t>和</w:t>
      </w:r>
      <w:r w:rsidR="003579AB">
        <w:rPr>
          <w:rFonts w:hint="eastAsia"/>
        </w:rPr>
        <w:t>-</w:t>
      </w:r>
      <w:r w:rsidR="003579AB">
        <w:t>1.259</w:t>
      </w:r>
      <w:r w:rsidR="006C7EEE">
        <w:rPr>
          <w:rFonts w:hint="eastAsia"/>
        </w:rPr>
        <w:t>)</w:t>
      </w:r>
      <w:r w:rsidR="003579AB">
        <w:rPr>
          <w:rFonts w:hint="eastAsia"/>
        </w:rPr>
        <w:t>，且</w:t>
      </w:r>
      <w:r w:rsidR="003579AB">
        <w:t>MAE</w:t>
      </w:r>
      <w:r w:rsidR="006C7EEE">
        <w:rPr>
          <w:rFonts w:hint="eastAsia"/>
        </w:rPr>
        <w:t>较</w:t>
      </w:r>
      <w:proofErr w:type="spellStart"/>
      <w:r w:rsidR="006C7EEE">
        <w:rPr>
          <w:rFonts w:hint="eastAsia"/>
        </w:rPr>
        <w:t>CatBoost</w:t>
      </w:r>
      <w:proofErr w:type="spellEnd"/>
      <w:r w:rsidR="006C7EEE">
        <w:rPr>
          <w:rFonts w:hint="eastAsia"/>
        </w:rPr>
        <w:t>与</w:t>
      </w:r>
      <w:r w:rsidR="006C7EEE">
        <w:rPr>
          <w:rFonts w:hint="eastAsia"/>
        </w:rPr>
        <w:t>MLP</w:t>
      </w:r>
      <w:r w:rsidR="006C7EEE">
        <w:rPr>
          <w:rFonts w:hint="eastAsia"/>
        </w:rPr>
        <w:t>明显升高</w:t>
      </w:r>
      <w:r w:rsidR="006C7EEE">
        <w:rPr>
          <w:rFonts w:hint="eastAsia"/>
        </w:rPr>
        <w:t>(</w:t>
      </w:r>
      <w:r w:rsidR="006C7EEE">
        <w:rPr>
          <w:rFonts w:hint="eastAsia"/>
        </w:rPr>
        <w:t>分别为</w:t>
      </w:r>
      <w:r w:rsidR="006C7EEE">
        <w:rPr>
          <w:rFonts w:hint="eastAsia"/>
        </w:rPr>
        <w:t>0</w:t>
      </w:r>
      <w:r w:rsidR="006C7EEE">
        <w:t>.333</w:t>
      </w:r>
      <w:r w:rsidR="006C7EEE">
        <w:rPr>
          <w:rFonts w:hint="eastAsia"/>
        </w:rPr>
        <w:t>、</w:t>
      </w:r>
      <w:r w:rsidR="003579AB">
        <w:t>0.331</w:t>
      </w:r>
      <w:r w:rsidR="006C7EEE">
        <w:rPr>
          <w:rFonts w:hint="eastAsia"/>
        </w:rPr>
        <w:t>和</w:t>
      </w:r>
      <w:r w:rsidR="003579AB">
        <w:t>0.469</w:t>
      </w:r>
      <w:r w:rsidR="006C7EEE">
        <w:rPr>
          <w:rFonts w:hint="eastAsia"/>
        </w:rPr>
        <w:t>)</w:t>
      </w:r>
      <w:r w:rsidR="003579AB">
        <w:rPr>
          <w:rFonts w:hint="eastAsia"/>
        </w:rPr>
        <w:t>。根据</w:t>
      </w:r>
      <w:r w:rsidR="003579AB">
        <w:rPr>
          <w:rFonts w:hint="eastAsia"/>
        </w:rPr>
        <w:t>R</w:t>
      </w:r>
      <w:r w:rsidR="003579AB" w:rsidRPr="006C7EEE">
        <w:rPr>
          <w:vertAlign w:val="superscript"/>
        </w:rPr>
        <w:t>2</w:t>
      </w:r>
      <w:r w:rsidR="00E43214">
        <w:rPr>
          <w:rFonts w:hint="eastAsia"/>
        </w:rPr>
        <w:t>的定义式</w:t>
      </w:r>
      <w:r w:rsidR="00E43214">
        <w:rPr>
          <w:rFonts w:hint="eastAsia"/>
        </w:rPr>
        <w:t>(</w:t>
      </w:r>
      <w:r w:rsidR="00E43214">
        <w:t>2-1)</w:t>
      </w:r>
      <w:r w:rsidR="00E43214">
        <w:rPr>
          <w:rFonts w:hint="eastAsia"/>
        </w:rPr>
        <w:t>可知，</w:t>
      </w:r>
      <w:r w:rsidR="003579AB" w:rsidRPr="00BD5BCD">
        <w:rPr>
          <w:rFonts w:hint="eastAsia"/>
        </w:rPr>
        <w:t>R</w:t>
      </w:r>
      <w:r w:rsidR="003579AB" w:rsidRPr="00BD5BCD">
        <w:rPr>
          <w:vertAlign w:val="superscript"/>
        </w:rPr>
        <w:t>2</w:t>
      </w:r>
      <w:r w:rsidR="003579AB" w:rsidRPr="00BD5BCD">
        <w:rPr>
          <w:rFonts w:hint="eastAsia"/>
        </w:rPr>
        <w:t>呈负值的原因为：实际预测误差</w:t>
      </w:r>
      <m:oMath>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i</m:t>
            </m:r>
          </m:sub>
        </m:sSub>
        <m:r>
          <w:rPr>
            <w:rFonts w:ascii="Cambria Math" w:hAnsi="Cambria Math" w:cs="Times New Roman"/>
            <w:szCs w:val="24"/>
          </w:rPr>
          <m:t>)</m:t>
        </m:r>
      </m:oMath>
      <w:r w:rsidR="00821D18" w:rsidRPr="00BD5BCD">
        <w:rPr>
          <w:rFonts w:hint="eastAsia"/>
        </w:rPr>
        <w:t>超过</w:t>
      </w:r>
      <w:r w:rsidR="003579AB" w:rsidRPr="00BD5BCD">
        <w:rPr>
          <w:rFonts w:hint="eastAsia"/>
        </w:rPr>
        <w:t>以样本均值作为预测值的差值</w:t>
      </w:r>
      <m:oMath>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oMath>
      <w:r w:rsidR="003579AB" w:rsidRPr="00BD5BCD">
        <w:rPr>
          <w:rFonts w:hint="eastAsia"/>
        </w:rPr>
        <w:t>，使得作为分母的总平方和远小于作为分子的残差平方和，最终导致</w:t>
      </w:r>
      <w:r w:rsidR="003579AB" w:rsidRPr="00BD5BCD">
        <w:rPr>
          <w:rFonts w:hint="eastAsia"/>
        </w:rPr>
        <w:t>R</w:t>
      </w:r>
      <w:r w:rsidR="003579AB" w:rsidRPr="00BD5BCD">
        <w:rPr>
          <w:vertAlign w:val="superscript"/>
        </w:rPr>
        <w:t>2</w:t>
      </w:r>
      <w:r w:rsidR="00821D18" w:rsidRPr="00BD5BCD">
        <w:rPr>
          <w:rFonts w:hint="eastAsia"/>
        </w:rPr>
        <w:t>呈现负值，</w:t>
      </w:r>
      <w:r w:rsidR="00821D18" w:rsidRPr="00BD5BCD">
        <w:t>说</w:t>
      </w:r>
      <w:r w:rsidR="00821D18" w:rsidRPr="00821D18">
        <w:t>明其外部泛化能力有限</w:t>
      </w:r>
      <w:r w:rsidR="00821D18">
        <w:rPr>
          <w:rFonts w:hint="eastAsia"/>
        </w:rPr>
        <w:t>。</w:t>
      </w:r>
      <w:r w:rsidR="00821D18" w:rsidRPr="00BD5BCD">
        <w:rPr>
          <w:rFonts w:hint="eastAsia"/>
          <w:highlight w:val="yellow"/>
        </w:rPr>
        <w:t>该现象与</w:t>
      </w:r>
      <w:r w:rsidR="00821D18" w:rsidRPr="00BD5BCD">
        <w:rPr>
          <w:rFonts w:hint="eastAsia"/>
          <w:highlight w:val="yellow"/>
        </w:rPr>
        <w:t>Baran</w:t>
      </w:r>
      <w:r w:rsidR="00821D18" w:rsidRPr="00BD5BCD">
        <w:rPr>
          <w:rFonts w:hint="eastAsia"/>
          <w:highlight w:val="yellow"/>
        </w:rPr>
        <w:t>和</w:t>
      </w:r>
      <w:r w:rsidR="00821D18" w:rsidRPr="00BD5BCD">
        <w:rPr>
          <w:rFonts w:hint="eastAsia"/>
          <w:highlight w:val="yellow"/>
        </w:rPr>
        <w:t>Kloskowski</w:t>
      </w:r>
      <w:r w:rsidR="00821D18" w:rsidRPr="00BD5BCD">
        <w:rPr>
          <w:rFonts w:hint="eastAsia"/>
          <w:highlight w:val="yellow"/>
        </w:rPr>
        <w:t>在离子液体表面张力预测中报道的结果一致：</w:t>
      </w:r>
      <w:r w:rsidR="00821D18" w:rsidRPr="00821D18">
        <w:rPr>
          <w:rFonts w:hint="eastAsia"/>
        </w:rPr>
        <w:t>其</w:t>
      </w:r>
      <w:r w:rsidR="00AB1234">
        <w:rPr>
          <w:rFonts w:hint="eastAsia"/>
        </w:rPr>
        <w:t>MFC</w:t>
      </w:r>
      <w:r w:rsidR="00821D18" w:rsidRPr="00821D18">
        <w:rPr>
          <w:rFonts w:hint="eastAsia"/>
        </w:rPr>
        <w:t>模型在训练集和</w:t>
      </w:r>
      <w:r w:rsidR="00AB1234">
        <w:rPr>
          <w:rFonts w:hint="eastAsia"/>
        </w:rPr>
        <w:t>测试集</w:t>
      </w:r>
      <w:r w:rsidR="00821D18" w:rsidRPr="00821D18">
        <w:rPr>
          <w:rFonts w:hint="eastAsia"/>
        </w:rPr>
        <w:t>上表现较好，但在独立</w:t>
      </w:r>
      <w:r w:rsidR="00AB1234">
        <w:rPr>
          <w:rFonts w:hint="eastAsia"/>
        </w:rPr>
        <w:t>验证</w:t>
      </w:r>
      <w:r w:rsidR="00821D18" w:rsidRPr="00821D18">
        <w:rPr>
          <w:rFonts w:hint="eastAsia"/>
        </w:rPr>
        <w:t>集上出现</w:t>
      </w:r>
      <w:r w:rsidR="00821D18" w:rsidRPr="00821D18">
        <w:rPr>
          <w:rFonts w:hint="eastAsia"/>
        </w:rPr>
        <w:t>R</w:t>
      </w:r>
      <w:r w:rsidR="00821D18" w:rsidRPr="00AB1234">
        <w:rPr>
          <w:rFonts w:hint="eastAsia"/>
          <w:vertAlign w:val="superscript"/>
        </w:rPr>
        <w:t>2</w:t>
      </w:r>
      <w:r w:rsidR="00821D18" w:rsidRPr="00821D18">
        <w:rPr>
          <w:rFonts w:hint="eastAsia"/>
        </w:rPr>
        <w:t>&lt;0</w:t>
      </w:r>
      <w:r w:rsidR="00821D18" w:rsidRPr="00821D18">
        <w:rPr>
          <w:rFonts w:hint="eastAsia"/>
        </w:rPr>
        <w:t>，作</w:t>
      </w:r>
      <w:commentRangeEnd w:id="7"/>
      <w:r w:rsidR="001D0FBB">
        <w:rPr>
          <w:rStyle w:val="af5"/>
        </w:rPr>
        <w:commentReference w:id="7"/>
      </w:r>
      <w:r w:rsidR="00821D18" w:rsidRPr="00821D18">
        <w:rPr>
          <w:rFonts w:hint="eastAsia"/>
        </w:rPr>
        <w:t>者认为这与模型对结构特征的过度依赖及对新化合物泛化能力不足有关。</w:t>
      </w:r>
      <w:r w:rsidR="00AB1234">
        <w:rPr>
          <w:rFonts w:hint="eastAsia"/>
        </w:rPr>
        <w:t>因此</w:t>
      </w:r>
      <w:r w:rsidR="00AB1234" w:rsidRPr="00AB1234">
        <w:t>，</w:t>
      </w:r>
      <w:r w:rsidR="00AB1234">
        <w:rPr>
          <w:rFonts w:hint="eastAsia"/>
        </w:rPr>
        <w:t>本节</w:t>
      </w:r>
      <w:r w:rsidR="00AB1234" w:rsidRPr="00AB1234">
        <w:t>外部验证集上的负</w:t>
      </w:r>
      <w:r w:rsidR="00AB1234" w:rsidRPr="00AB1234">
        <w:t xml:space="preserve"> R</w:t>
      </w:r>
      <w:r w:rsidR="00AB1234" w:rsidRPr="00AB1234">
        <w:rPr>
          <w:vertAlign w:val="superscript"/>
        </w:rPr>
        <w:t>2</w:t>
      </w:r>
      <w:r w:rsidR="00AB1234" w:rsidRPr="00AB1234">
        <w:t>不</w:t>
      </w:r>
      <w:r w:rsidR="00AB1234">
        <w:rPr>
          <w:rFonts w:hint="eastAsia"/>
        </w:rPr>
        <w:t>代表</w:t>
      </w:r>
      <w:r w:rsidR="00AB1234" w:rsidRPr="00AB1234">
        <w:t>模型完全失效，</w:t>
      </w:r>
      <w:r w:rsidR="00AB1234">
        <w:rPr>
          <w:rFonts w:hint="eastAsia"/>
        </w:rPr>
        <w:t>更可能是模型</w:t>
      </w:r>
      <w:r w:rsidR="00AB1234">
        <w:t>在未见样本上的泛化能力不足</w:t>
      </w:r>
      <w:r w:rsidR="00AB1234">
        <w:rPr>
          <w:rFonts w:hint="eastAsia"/>
        </w:rPr>
        <w:t>，</w:t>
      </w:r>
      <w:r w:rsidR="00AB1234" w:rsidRPr="00AB1234">
        <w:t>这一现象在离子液体性质预测研究中已有先例，并提示后续需要从样本覆盖范围、特征体系及模型复杂度控制等方面进一步优化。</w:t>
      </w:r>
      <w:r w:rsidR="003579AB">
        <w:rPr>
          <w:rFonts w:hint="eastAsia"/>
        </w:rPr>
        <w:t>结合图</w:t>
      </w:r>
      <w:r w:rsidR="003579AB">
        <w:t>3</w:t>
      </w:r>
      <w:r w:rsidR="003579AB">
        <w:rPr>
          <w:rFonts w:hint="eastAsia"/>
        </w:rPr>
        <w:t>.</w:t>
      </w:r>
      <w:r w:rsidR="003579AB">
        <w:t>2</w:t>
      </w:r>
      <w:r w:rsidR="00E43214">
        <w:rPr>
          <w:rFonts w:hint="eastAsia"/>
        </w:rPr>
        <w:t>(</w:t>
      </w:r>
      <w:r w:rsidR="003579AB">
        <w:t>g-</w:t>
      </w:r>
      <w:r w:rsidR="003579AB">
        <w:rPr>
          <w:rFonts w:hint="eastAsia"/>
        </w:rPr>
        <w:t>j</w:t>
      </w:r>
      <w:r w:rsidR="00E43214">
        <w:rPr>
          <w:rFonts w:hint="eastAsia"/>
        </w:rPr>
        <w:t>)</w:t>
      </w:r>
      <w:r w:rsidR="00E43214">
        <w:rPr>
          <w:rFonts w:hint="eastAsia"/>
        </w:rPr>
        <w:t>可知，</w:t>
      </w:r>
      <w:r w:rsidR="00D07632">
        <w:rPr>
          <w:rFonts w:hint="eastAsia"/>
        </w:rPr>
        <w:t>对</w:t>
      </w:r>
      <w:r w:rsidR="00D07632" w:rsidRPr="00D07632">
        <w:rPr>
          <w:rFonts w:hint="eastAsia"/>
        </w:rPr>
        <w:t>数据点</w:t>
      </w:r>
      <w:r w:rsidR="00D07632" w:rsidRPr="00D07632">
        <w:rPr>
          <w:rFonts w:hint="eastAsia"/>
        </w:rPr>
        <w:t>4</w:t>
      </w:r>
      <w:r w:rsidR="00D07632" w:rsidRPr="00D07632">
        <w:rPr>
          <w:rFonts w:hint="eastAsia"/>
        </w:rPr>
        <w:t>和</w:t>
      </w:r>
      <w:r w:rsidR="00D07632" w:rsidRPr="00D07632">
        <w:rPr>
          <w:rFonts w:hint="eastAsia"/>
        </w:rPr>
        <w:t>5</w:t>
      </w:r>
      <w:r w:rsidR="00D07632">
        <w:rPr>
          <w:rFonts w:hint="eastAsia"/>
        </w:rPr>
        <w:t>，</w:t>
      </w:r>
      <w:r w:rsidR="00E43214">
        <w:rPr>
          <w:rFonts w:hint="eastAsia"/>
        </w:rPr>
        <w:t>当</w:t>
      </w:r>
      <w:r w:rsidR="003579AB">
        <w:rPr>
          <w:rFonts w:hint="eastAsia"/>
        </w:rPr>
        <w:t>样本中出现较高摩擦系数点时，多数模型的预测</w:t>
      </w:r>
      <w:r w:rsidR="00D07632">
        <w:rPr>
          <w:rFonts w:hint="eastAsia"/>
        </w:rPr>
        <w:t>值与</w:t>
      </w:r>
      <w:r w:rsidR="003579AB">
        <w:rPr>
          <w:rFonts w:hint="eastAsia"/>
        </w:rPr>
        <w:t>真实值</w:t>
      </w:r>
      <w:r w:rsidR="00D07632">
        <w:rPr>
          <w:rFonts w:hint="eastAsia"/>
        </w:rPr>
        <w:t>之间出现较大误差，导致整体拟合度显著下降。尽管</w:t>
      </w:r>
      <w:proofErr w:type="spellStart"/>
      <w:r w:rsidR="00D07632" w:rsidRPr="00D07632">
        <w:rPr>
          <w:rFonts w:hint="eastAsia"/>
        </w:rPr>
        <w:t>CatBoost</w:t>
      </w:r>
      <w:proofErr w:type="spellEnd"/>
      <w:r w:rsidR="00D07632" w:rsidRPr="00D07632">
        <w:rPr>
          <w:rFonts w:hint="eastAsia"/>
        </w:rPr>
        <w:t>与</w:t>
      </w:r>
      <w:r w:rsidR="00D07632" w:rsidRPr="00D07632">
        <w:rPr>
          <w:rFonts w:hint="eastAsia"/>
        </w:rPr>
        <w:t>MLP</w:t>
      </w:r>
      <w:r w:rsidR="00D07632">
        <w:rPr>
          <w:rFonts w:hint="eastAsia"/>
        </w:rPr>
        <w:t>在外部文献验证集上的</w:t>
      </w:r>
      <w:r w:rsidR="00D07632">
        <w:t>R</w:t>
      </w:r>
      <w:r w:rsidR="00D07632" w:rsidRPr="006C7EEE">
        <w:rPr>
          <w:vertAlign w:val="superscript"/>
        </w:rPr>
        <w:t>2</w:t>
      </w:r>
      <w:r w:rsidR="00D07632">
        <w:rPr>
          <w:rFonts w:hint="eastAsia"/>
        </w:rPr>
        <w:t>为正，但其误差水平较测试集显著增大，说明</w:t>
      </w:r>
      <w:r w:rsidR="003579AB">
        <w:rPr>
          <w:rFonts w:hint="eastAsia"/>
        </w:rPr>
        <w:t>模型</w:t>
      </w:r>
      <w:r w:rsidR="00D07632">
        <w:rPr>
          <w:rFonts w:hint="eastAsia"/>
        </w:rPr>
        <w:t>在跨</w:t>
      </w:r>
      <w:r w:rsidR="00D07632">
        <w:rPr>
          <w:rFonts w:hint="eastAsia"/>
        </w:rPr>
        <w:t>I</w:t>
      </w:r>
      <w:r w:rsidR="00D07632">
        <w:t>L</w:t>
      </w:r>
      <w:r w:rsidR="00D07632">
        <w:rPr>
          <w:rFonts w:hint="eastAsia"/>
        </w:rPr>
        <w:t>s</w:t>
      </w:r>
      <w:r w:rsidR="00D07632">
        <w:t>-</w:t>
      </w:r>
      <w:r w:rsidR="00D07632">
        <w:rPr>
          <w:rFonts w:hint="eastAsia"/>
        </w:rPr>
        <w:t>界面体系的外部文献验证集上</w:t>
      </w:r>
      <w:r w:rsidR="003579AB">
        <w:rPr>
          <w:rFonts w:hint="eastAsia"/>
        </w:rPr>
        <w:t>外推能力不足。</w:t>
      </w:r>
    </w:p>
    <w:p w14:paraId="197A70C5" w14:textId="77777777" w:rsidR="00550B97" w:rsidRDefault="003579AB" w:rsidP="003579AB">
      <w:pPr>
        <w:ind w:firstLine="480"/>
      </w:pPr>
      <w:r>
        <w:t>综合</w:t>
      </w:r>
      <w:r w:rsidR="002C3152">
        <w:rPr>
          <w:rFonts w:hint="eastAsia"/>
        </w:rPr>
        <w:t>五类</w:t>
      </w:r>
      <w:r w:rsidR="00550B97">
        <w:rPr>
          <w:rFonts w:hint="eastAsia"/>
        </w:rPr>
        <w:t>模型在训练集、测试集</w:t>
      </w:r>
      <w:r>
        <w:t>与外部文献验证</w:t>
      </w:r>
      <w:r w:rsidR="00550B97">
        <w:rPr>
          <w:rFonts w:hint="eastAsia"/>
        </w:rPr>
        <w:t>集上的表现</w:t>
      </w:r>
      <w:r w:rsidR="00550B97">
        <w:t>可</w:t>
      </w:r>
      <w:r w:rsidR="00550B97">
        <w:rPr>
          <w:rFonts w:hint="eastAsia"/>
        </w:rPr>
        <w:t>知</w:t>
      </w:r>
      <w:r>
        <w:t>：在不含膜厚的</w:t>
      </w:r>
      <w:r>
        <w:t>Dataset-A</w:t>
      </w:r>
      <w:r>
        <w:t>上，单模型在</w:t>
      </w:r>
      <w:r>
        <w:rPr>
          <w:rFonts w:hint="eastAsia"/>
        </w:rPr>
        <w:t>训练集和</w:t>
      </w:r>
      <w:r>
        <w:t>测试集上可获得较高</w:t>
      </w:r>
      <w:r>
        <w:rPr>
          <w:rFonts w:hint="eastAsia"/>
        </w:rPr>
        <w:t>的拟合</w:t>
      </w:r>
      <w:r>
        <w:t>精度，但</w:t>
      </w:r>
      <w:r w:rsidR="00550B97">
        <w:rPr>
          <w:rFonts w:hint="eastAsia"/>
        </w:rPr>
        <w:t>在</w:t>
      </w:r>
      <w:r>
        <w:t>外部文献验证</w:t>
      </w:r>
      <w:r w:rsidR="00550B97">
        <w:rPr>
          <w:rFonts w:hint="eastAsia"/>
        </w:rPr>
        <w:t>集上</w:t>
      </w:r>
      <w:r w:rsidR="00550B97">
        <w:t>普遍出现较大的</w:t>
      </w:r>
      <w:r w:rsidR="00550B97">
        <w:rPr>
          <w:rFonts w:hint="eastAsia"/>
        </w:rPr>
        <w:t>误差</w:t>
      </w:r>
      <w:r>
        <w:t>，其中</w:t>
      </w:r>
      <w:proofErr w:type="spellStart"/>
      <w:r>
        <w:t>CatBoost</w:t>
      </w:r>
      <w:proofErr w:type="spellEnd"/>
      <w:r>
        <w:t>的表现相对均衡，</w:t>
      </w:r>
      <w:r>
        <w:rPr>
          <w:rFonts w:hint="eastAsia"/>
        </w:rPr>
        <w:t>因此将</w:t>
      </w:r>
      <w:proofErr w:type="spellStart"/>
      <w:r>
        <w:rPr>
          <w:rFonts w:hint="eastAsia"/>
        </w:rPr>
        <w:t>Cat</w:t>
      </w:r>
      <w:r>
        <w:t>B</w:t>
      </w:r>
      <w:r>
        <w:rPr>
          <w:rFonts w:hint="eastAsia"/>
        </w:rPr>
        <w:t>oost</w:t>
      </w:r>
      <w:proofErr w:type="spellEnd"/>
      <w:r>
        <w:t>作为</w:t>
      </w:r>
      <w:r>
        <w:t>Dataset-A</w:t>
      </w:r>
      <w:r>
        <w:t>的最优单模型</w:t>
      </w:r>
      <w:r>
        <w:rPr>
          <w:rFonts w:hint="eastAsia"/>
        </w:rPr>
        <w:t>。五种单</w:t>
      </w:r>
      <w:r w:rsidR="00550B97">
        <w:t>模型</w:t>
      </w:r>
      <w:r w:rsidR="00550B97">
        <w:rPr>
          <w:rFonts w:hint="eastAsia"/>
        </w:rPr>
        <w:t>泛化</w:t>
      </w:r>
      <w:r>
        <w:t>能力</w:t>
      </w:r>
      <w:r w:rsidR="00550B97">
        <w:rPr>
          <w:rFonts w:hint="eastAsia"/>
        </w:rPr>
        <w:t>普遍</w:t>
      </w:r>
      <w:r>
        <w:t>不足</w:t>
      </w:r>
      <w:r w:rsidR="00550B97">
        <w:rPr>
          <w:rFonts w:hint="eastAsia"/>
        </w:rPr>
        <w:t>说明</w:t>
      </w:r>
      <w:r>
        <w:t>依赖离子结构</w:t>
      </w:r>
      <w:r>
        <w:rPr>
          <w:rFonts w:hint="eastAsia"/>
        </w:rPr>
        <w:t>，</w:t>
      </w:r>
      <w:r w:rsidR="00550B97">
        <w:rPr>
          <w:rFonts w:hint="eastAsia"/>
        </w:rPr>
        <w:t>固体</w:t>
      </w:r>
      <w:r w:rsidR="00550B97">
        <w:t>表面与</w:t>
      </w:r>
      <w:r w:rsidR="00550B97">
        <w:rPr>
          <w:rFonts w:hint="eastAsia"/>
        </w:rPr>
        <w:t>外界环境</w:t>
      </w:r>
      <w:r w:rsidR="00550B97">
        <w:t>描述符仍难以</w:t>
      </w:r>
      <w:r w:rsidR="00FA2E2C">
        <w:rPr>
          <w:rFonts w:hint="eastAsia"/>
        </w:rPr>
        <w:t>精确</w:t>
      </w:r>
      <w:r>
        <w:t>表征</w:t>
      </w:r>
      <w:r w:rsidR="00550B97">
        <w:rPr>
          <w:rFonts w:hint="eastAsia"/>
        </w:rPr>
        <w:t>I</w:t>
      </w:r>
      <w:r w:rsidR="00550B97">
        <w:t>L</w:t>
      </w:r>
      <w:r w:rsidR="00550B97">
        <w:rPr>
          <w:rFonts w:hint="eastAsia"/>
        </w:rPr>
        <w:t>s</w:t>
      </w:r>
      <w:r w:rsidR="00550B97">
        <w:t>-</w:t>
      </w:r>
      <w:r w:rsidR="00550B97">
        <w:rPr>
          <w:rFonts w:hint="eastAsia"/>
        </w:rPr>
        <w:t>固体</w:t>
      </w:r>
      <w:r>
        <w:t>界面</w:t>
      </w:r>
      <w:r w:rsidR="00550B97">
        <w:rPr>
          <w:rFonts w:hint="eastAsia"/>
        </w:rPr>
        <w:t>处的</w:t>
      </w:r>
      <w:r>
        <w:t>差异，</w:t>
      </w:r>
      <w:r w:rsidR="00550B97">
        <w:rPr>
          <w:rFonts w:hint="eastAsia"/>
        </w:rPr>
        <w:t>因此</w:t>
      </w:r>
      <w:r w:rsidR="00FA2E2C">
        <w:rPr>
          <w:rFonts w:hint="eastAsia"/>
        </w:rPr>
        <w:t>下一节针对额外加入膜厚</w:t>
      </w:r>
      <w:r w:rsidR="00FA2E2C">
        <w:t>h</w:t>
      </w:r>
      <w:r w:rsidR="00FA2E2C">
        <w:rPr>
          <w:rFonts w:hint="eastAsia"/>
        </w:rPr>
        <w:t>描述符的</w:t>
      </w:r>
      <w:r w:rsidR="00FA2E2C">
        <w:t>Dataset-B</w:t>
      </w:r>
      <w:r w:rsidR="00FA2E2C">
        <w:rPr>
          <w:rFonts w:hint="eastAsia"/>
        </w:rPr>
        <w:t>进行机器学习研究。</w:t>
      </w:r>
    </w:p>
    <w:p w14:paraId="0944E659" w14:textId="77777777" w:rsidR="003579AB" w:rsidRDefault="003579AB" w:rsidP="003579AB">
      <w:pPr>
        <w:pStyle w:val="3"/>
      </w:pPr>
      <w:r>
        <w:rPr>
          <w:rFonts w:hint="eastAsia"/>
        </w:rPr>
        <w:lastRenderedPageBreak/>
        <w:t>含膜厚的单模型</w:t>
      </w:r>
    </w:p>
    <w:p w14:paraId="3345A153" w14:textId="77777777" w:rsidR="003579AB" w:rsidRDefault="003579AB" w:rsidP="003579AB">
      <w:pPr>
        <w:ind w:firstLine="480"/>
      </w:pPr>
      <w:r>
        <w:rPr>
          <w:rFonts w:hint="eastAsia"/>
        </w:rPr>
        <w:t>在</w:t>
      </w:r>
      <w:r w:rsidRPr="00F05C7C">
        <w:rPr>
          <w:rFonts w:hint="eastAsia"/>
        </w:rPr>
        <w:t>含膜厚信息的</w:t>
      </w:r>
      <w:r>
        <w:rPr>
          <w:rFonts w:hint="eastAsia"/>
        </w:rPr>
        <w:t>Dataset-</w:t>
      </w:r>
      <w:r>
        <w:t>B</w:t>
      </w:r>
      <w:r w:rsidR="00FA2E2C">
        <w:rPr>
          <w:rFonts w:hint="eastAsia"/>
        </w:rPr>
        <w:t>上，五种单模型</w:t>
      </w:r>
      <w:r w:rsidR="00FA2E2C">
        <w:rPr>
          <w:rFonts w:hint="eastAsia"/>
        </w:rPr>
        <w:t>(</w:t>
      </w:r>
      <w:proofErr w:type="spellStart"/>
      <w:r w:rsidRPr="00F05C7C">
        <w:rPr>
          <w:rFonts w:hint="eastAsia"/>
        </w:rPr>
        <w:t>CatBoost</w:t>
      </w:r>
      <w:proofErr w:type="spellEnd"/>
      <w:r w:rsidRPr="00F05C7C">
        <w:rPr>
          <w:rFonts w:hint="eastAsia"/>
        </w:rPr>
        <w:t>、</w:t>
      </w:r>
      <w:r w:rsidRPr="00F05C7C">
        <w:rPr>
          <w:rFonts w:hint="eastAsia"/>
        </w:rPr>
        <w:t>RF</w:t>
      </w:r>
      <w:r w:rsidRPr="00F05C7C">
        <w:rPr>
          <w:rFonts w:hint="eastAsia"/>
        </w:rPr>
        <w:t>、</w:t>
      </w:r>
      <w:proofErr w:type="spellStart"/>
      <w:r w:rsidRPr="00F05C7C">
        <w:rPr>
          <w:rFonts w:hint="eastAsia"/>
        </w:rPr>
        <w:t>XGBoost</w:t>
      </w:r>
      <w:proofErr w:type="spellEnd"/>
      <w:r w:rsidRPr="00F05C7C">
        <w:rPr>
          <w:rFonts w:hint="eastAsia"/>
        </w:rPr>
        <w:t>、</w:t>
      </w:r>
      <w:r w:rsidRPr="00F05C7C">
        <w:rPr>
          <w:rFonts w:hint="eastAsia"/>
        </w:rPr>
        <w:t>SVR</w:t>
      </w:r>
      <w:r w:rsidR="00FA2E2C">
        <w:rPr>
          <w:rFonts w:hint="eastAsia"/>
        </w:rPr>
        <w:t>和</w:t>
      </w:r>
      <w:r w:rsidRPr="00F05C7C">
        <w:rPr>
          <w:rFonts w:hint="eastAsia"/>
        </w:rPr>
        <w:t>MLP</w:t>
      </w:r>
      <w:r w:rsidR="00FA2E2C">
        <w:t>)</w:t>
      </w:r>
      <w:r w:rsidR="00FA2E2C">
        <w:rPr>
          <w:rFonts w:hint="eastAsia"/>
        </w:rPr>
        <w:t>在训练集</w:t>
      </w:r>
      <w:r w:rsidRPr="00F05C7C">
        <w:rPr>
          <w:rFonts w:hint="eastAsia"/>
        </w:rPr>
        <w:t>、测试集及外部文献验证集上的预测性能</w:t>
      </w:r>
      <w:r w:rsidR="00872D0A">
        <w:rPr>
          <w:rFonts w:hint="eastAsia"/>
        </w:rPr>
        <w:t>，</w:t>
      </w:r>
      <w:r w:rsidRPr="00F05C7C">
        <w:rPr>
          <w:rFonts w:hint="eastAsia"/>
        </w:rPr>
        <w:t>如表</w:t>
      </w:r>
      <w:r>
        <w:rPr>
          <w:rFonts w:hint="eastAsia"/>
        </w:rPr>
        <w:t>3.</w:t>
      </w:r>
      <w:r>
        <w:t>4</w:t>
      </w:r>
      <w:r w:rsidRPr="00F05C7C">
        <w:rPr>
          <w:rFonts w:hint="eastAsia"/>
        </w:rPr>
        <w:t>所示</w:t>
      </w:r>
      <w:r>
        <w:rPr>
          <w:rFonts w:hint="eastAsia"/>
        </w:rPr>
        <w:t>。</w:t>
      </w:r>
      <w:r w:rsidRPr="00145C1C">
        <w:rPr>
          <w:rFonts w:hint="eastAsia"/>
        </w:rPr>
        <w:t>纳米摩擦系数</w:t>
      </w:r>
      <w:r w:rsidRPr="00FA2E2C">
        <w:rPr>
          <w:rFonts w:cs="Times New Roman"/>
        </w:rPr>
        <w:t>μ</w:t>
      </w:r>
      <w:r w:rsidRPr="00145C1C">
        <w:rPr>
          <w:rFonts w:hint="eastAsia"/>
        </w:rPr>
        <w:t>在训练集与测试集</w:t>
      </w:r>
      <w:r w:rsidR="00FA2E2C">
        <w:rPr>
          <w:rFonts w:hint="eastAsia"/>
        </w:rPr>
        <w:t>上</w:t>
      </w:r>
      <w:r w:rsidRPr="00145C1C">
        <w:rPr>
          <w:rFonts w:hint="eastAsia"/>
        </w:rPr>
        <w:t>的预测值</w:t>
      </w:r>
      <w:r w:rsidRPr="00145C1C">
        <w:rPr>
          <w:rFonts w:hint="eastAsia"/>
        </w:rPr>
        <w:t>-</w:t>
      </w:r>
      <w:r w:rsidRPr="00145C1C">
        <w:rPr>
          <w:rFonts w:hint="eastAsia"/>
        </w:rPr>
        <w:t>真实值散点图以及外部文献验证集样本的逐点真实值与预测值对比</w:t>
      </w:r>
      <w:r w:rsidR="00872D0A">
        <w:rPr>
          <w:rFonts w:hint="eastAsia"/>
        </w:rPr>
        <w:t>，</w:t>
      </w:r>
      <w:r w:rsidRPr="00145C1C">
        <w:rPr>
          <w:rFonts w:hint="eastAsia"/>
        </w:rPr>
        <w:t>如图</w:t>
      </w:r>
      <w:r>
        <w:rPr>
          <w:rFonts w:hint="eastAsia"/>
        </w:rPr>
        <w:t>3.</w:t>
      </w:r>
      <w:r>
        <w:t>3</w:t>
      </w:r>
      <w:r w:rsidR="00872D0A">
        <w:rPr>
          <w:rFonts w:hint="eastAsia"/>
        </w:rPr>
        <w:t>所示，</w:t>
      </w:r>
      <w:r w:rsidR="00FA2E2C">
        <w:rPr>
          <w:rFonts w:hint="eastAsia"/>
        </w:rPr>
        <w:t>(</w:t>
      </w:r>
      <w:r w:rsidRPr="00145C1C">
        <w:rPr>
          <w:rFonts w:hint="eastAsia"/>
        </w:rPr>
        <w:t>a-e</w:t>
      </w:r>
      <w:r w:rsidR="00FA2E2C">
        <w:t>)</w:t>
      </w:r>
      <w:r w:rsidRPr="00145C1C">
        <w:rPr>
          <w:rFonts w:hint="eastAsia"/>
        </w:rPr>
        <w:t>为训练集与测试集的预测值</w:t>
      </w:r>
      <w:r w:rsidRPr="00145C1C">
        <w:rPr>
          <w:rFonts w:hint="eastAsia"/>
        </w:rPr>
        <w:t>-</w:t>
      </w:r>
      <w:r w:rsidRPr="00145C1C">
        <w:rPr>
          <w:rFonts w:hint="eastAsia"/>
        </w:rPr>
        <w:t>真实值散点图，虚线为</w:t>
      </w:r>
      <w:r w:rsidRPr="00145C1C">
        <w:rPr>
          <w:rFonts w:hint="eastAsia"/>
        </w:rPr>
        <w:t>Y=X</w:t>
      </w:r>
      <w:r w:rsidR="00FA2E2C">
        <w:rPr>
          <w:rFonts w:hint="eastAsia"/>
        </w:rPr>
        <w:t>参考线，其中</w:t>
      </w:r>
      <w:r w:rsidR="00FA2E2C">
        <w:rPr>
          <w:rFonts w:hint="eastAsia"/>
        </w:rPr>
        <w:t>(</w:t>
      </w:r>
      <w:r w:rsidRPr="00145C1C">
        <w:rPr>
          <w:rFonts w:hint="eastAsia"/>
        </w:rPr>
        <w:t>a</w:t>
      </w:r>
      <w:r w:rsidR="00FA2E2C">
        <w:t>)</w:t>
      </w:r>
      <w:commentRangeStart w:id="8"/>
      <w:proofErr w:type="spellStart"/>
      <w:r w:rsidRPr="00145C1C">
        <w:rPr>
          <w:rFonts w:hint="eastAsia"/>
        </w:rPr>
        <w:t>CatBoost</w:t>
      </w:r>
      <w:commentRangeEnd w:id="8"/>
      <w:proofErr w:type="spellEnd"/>
      <w:r w:rsidR="001D0FBB">
        <w:rPr>
          <w:rStyle w:val="af5"/>
        </w:rPr>
        <w:commentReference w:id="8"/>
      </w:r>
      <w:r w:rsidR="00FA2E2C">
        <w:rPr>
          <w:rFonts w:hint="eastAsia"/>
        </w:rPr>
        <w:t>，</w:t>
      </w:r>
      <w:r w:rsidR="00FA2E2C">
        <w:rPr>
          <w:rFonts w:hint="eastAsia"/>
        </w:rPr>
        <w:t>(</w:t>
      </w:r>
      <w:r w:rsidRPr="00145C1C">
        <w:rPr>
          <w:rFonts w:hint="eastAsia"/>
        </w:rPr>
        <w:t>b</w:t>
      </w:r>
      <w:r w:rsidR="00FA2E2C">
        <w:t>)</w:t>
      </w:r>
      <w:r w:rsidRPr="00145C1C">
        <w:rPr>
          <w:rFonts w:hint="eastAsia"/>
        </w:rPr>
        <w:t>RF</w:t>
      </w:r>
      <w:r w:rsidR="00FA2E2C">
        <w:rPr>
          <w:rFonts w:hint="eastAsia"/>
        </w:rPr>
        <w:t>，</w:t>
      </w:r>
      <w:r w:rsidR="00FA2E2C">
        <w:rPr>
          <w:rFonts w:hint="eastAsia"/>
        </w:rPr>
        <w:t>(</w:t>
      </w:r>
      <w:r w:rsidRPr="00145C1C">
        <w:rPr>
          <w:rFonts w:hint="eastAsia"/>
        </w:rPr>
        <w:t>c</w:t>
      </w:r>
      <w:r w:rsidR="00FA2E2C">
        <w:t>)</w:t>
      </w:r>
      <w:proofErr w:type="spellStart"/>
      <w:r w:rsidRPr="00145C1C">
        <w:rPr>
          <w:rFonts w:hint="eastAsia"/>
        </w:rPr>
        <w:t>XGBoost</w:t>
      </w:r>
      <w:proofErr w:type="spellEnd"/>
      <w:r w:rsidR="00FA2E2C">
        <w:rPr>
          <w:rFonts w:hint="eastAsia"/>
        </w:rPr>
        <w:t>，</w:t>
      </w:r>
      <w:r w:rsidR="00FA2E2C">
        <w:rPr>
          <w:rFonts w:hint="eastAsia"/>
        </w:rPr>
        <w:t>(</w:t>
      </w:r>
      <w:r w:rsidRPr="00145C1C">
        <w:rPr>
          <w:rFonts w:hint="eastAsia"/>
        </w:rPr>
        <w:t>d</w:t>
      </w:r>
      <w:r w:rsidR="00FA2E2C">
        <w:t>)</w:t>
      </w:r>
      <w:r w:rsidRPr="00145C1C">
        <w:rPr>
          <w:rFonts w:hint="eastAsia"/>
        </w:rPr>
        <w:t>SVR</w:t>
      </w:r>
      <w:r w:rsidR="00FA2E2C">
        <w:rPr>
          <w:rFonts w:hint="eastAsia"/>
        </w:rPr>
        <w:t>，</w:t>
      </w:r>
      <w:r w:rsidR="00872D0A">
        <w:t>(e)</w:t>
      </w:r>
      <w:r w:rsidRPr="00145C1C">
        <w:rPr>
          <w:rFonts w:hint="eastAsia"/>
        </w:rPr>
        <w:t>MLP</w:t>
      </w:r>
      <w:r w:rsidR="00FA2E2C">
        <w:rPr>
          <w:rFonts w:hint="eastAsia"/>
        </w:rPr>
        <w:t>；</w:t>
      </w:r>
      <w:r w:rsidR="00FA2E2C">
        <w:rPr>
          <w:rFonts w:hint="eastAsia"/>
        </w:rPr>
        <w:t>(</w:t>
      </w:r>
      <w:r w:rsidRPr="00145C1C">
        <w:rPr>
          <w:rFonts w:hint="eastAsia"/>
        </w:rPr>
        <w:t>f-j</w:t>
      </w:r>
      <w:r w:rsidR="00FA2E2C">
        <w:rPr>
          <w:rFonts w:hint="eastAsia"/>
        </w:rPr>
        <w:t>)</w:t>
      </w:r>
      <w:r w:rsidR="00FA2E2C">
        <w:rPr>
          <w:rFonts w:hint="eastAsia"/>
        </w:rPr>
        <w:t>为外部文献验证集样本的逐点真实值与预测值对比曲线，其中</w:t>
      </w:r>
      <w:r w:rsidR="00FA2E2C">
        <w:rPr>
          <w:rFonts w:hint="eastAsia"/>
        </w:rPr>
        <w:t>(</w:t>
      </w:r>
      <w:r w:rsidRPr="00145C1C">
        <w:rPr>
          <w:rFonts w:hint="eastAsia"/>
        </w:rPr>
        <w:t>f</w:t>
      </w:r>
      <w:r w:rsidR="00FA2E2C">
        <w:rPr>
          <w:rFonts w:hint="eastAsia"/>
        </w:rPr>
        <w:t>)</w:t>
      </w:r>
      <w:proofErr w:type="spellStart"/>
      <w:r w:rsidRPr="00145C1C">
        <w:rPr>
          <w:rFonts w:hint="eastAsia"/>
        </w:rPr>
        <w:t>CatBoost</w:t>
      </w:r>
      <w:proofErr w:type="spellEnd"/>
      <w:r w:rsidR="00FA2E2C">
        <w:rPr>
          <w:rFonts w:hint="eastAsia"/>
        </w:rPr>
        <w:t>，</w:t>
      </w:r>
      <w:r w:rsidR="00FA2E2C">
        <w:rPr>
          <w:rFonts w:hint="eastAsia"/>
        </w:rPr>
        <w:t>(</w:t>
      </w:r>
      <w:r w:rsidRPr="00145C1C">
        <w:rPr>
          <w:rFonts w:hint="eastAsia"/>
        </w:rPr>
        <w:t>g</w:t>
      </w:r>
      <w:r w:rsidR="00FA2E2C">
        <w:rPr>
          <w:rFonts w:hint="eastAsia"/>
        </w:rPr>
        <w:t>)</w:t>
      </w:r>
      <w:r w:rsidRPr="00145C1C">
        <w:rPr>
          <w:rFonts w:hint="eastAsia"/>
        </w:rPr>
        <w:t>RF</w:t>
      </w:r>
      <w:r w:rsidR="00FA2E2C">
        <w:rPr>
          <w:rFonts w:hint="eastAsia"/>
        </w:rPr>
        <w:t>，</w:t>
      </w:r>
      <w:r w:rsidR="00FA2E2C">
        <w:rPr>
          <w:rFonts w:hint="eastAsia"/>
        </w:rPr>
        <w:t>(</w:t>
      </w:r>
      <w:r w:rsidRPr="00145C1C">
        <w:rPr>
          <w:rFonts w:hint="eastAsia"/>
        </w:rPr>
        <w:t>h</w:t>
      </w:r>
      <w:r w:rsidR="00FA2E2C">
        <w:rPr>
          <w:rFonts w:hint="eastAsia"/>
        </w:rPr>
        <w:t>)</w:t>
      </w:r>
      <w:proofErr w:type="spellStart"/>
      <w:r w:rsidRPr="00145C1C">
        <w:rPr>
          <w:rFonts w:hint="eastAsia"/>
        </w:rPr>
        <w:t>XGBoost</w:t>
      </w:r>
      <w:proofErr w:type="spellEnd"/>
      <w:r w:rsidR="00FA2E2C">
        <w:rPr>
          <w:rFonts w:hint="eastAsia"/>
        </w:rPr>
        <w:t>，</w:t>
      </w:r>
      <w:r w:rsidR="00FA2E2C">
        <w:rPr>
          <w:rFonts w:hint="eastAsia"/>
        </w:rPr>
        <w:t>(</w:t>
      </w:r>
      <w:proofErr w:type="spellStart"/>
      <w:r w:rsidRPr="00145C1C">
        <w:rPr>
          <w:rFonts w:hint="eastAsia"/>
        </w:rPr>
        <w:t>i</w:t>
      </w:r>
      <w:proofErr w:type="spellEnd"/>
      <w:r w:rsidR="00FA2E2C">
        <w:rPr>
          <w:rFonts w:hint="eastAsia"/>
        </w:rPr>
        <w:t>)</w:t>
      </w:r>
      <w:r w:rsidRPr="00145C1C">
        <w:rPr>
          <w:rFonts w:hint="eastAsia"/>
        </w:rPr>
        <w:t>SVR</w:t>
      </w:r>
      <w:r w:rsidR="00FA2E2C">
        <w:rPr>
          <w:rFonts w:hint="eastAsia"/>
        </w:rPr>
        <w:t>，</w:t>
      </w:r>
      <w:r w:rsidR="00FA2E2C">
        <w:rPr>
          <w:rFonts w:hint="eastAsia"/>
        </w:rPr>
        <w:t>(</w:t>
      </w:r>
      <w:r w:rsidRPr="00145C1C">
        <w:rPr>
          <w:rFonts w:hint="eastAsia"/>
        </w:rPr>
        <w:t>j</w:t>
      </w:r>
      <w:r w:rsidR="00FA2E2C">
        <w:rPr>
          <w:rFonts w:hint="eastAsia"/>
        </w:rPr>
        <w:t>)</w:t>
      </w:r>
      <w:r w:rsidRPr="00145C1C">
        <w:rPr>
          <w:rFonts w:hint="eastAsia"/>
        </w:rPr>
        <w:t>MLP</w:t>
      </w:r>
      <w:r w:rsidR="00FA2E2C">
        <w:rPr>
          <w:rFonts w:hint="eastAsia"/>
        </w:rPr>
        <w:t>。</w:t>
      </w:r>
    </w:p>
    <w:p w14:paraId="114AC173" w14:textId="77777777" w:rsidR="003579AB" w:rsidRDefault="003579AB" w:rsidP="003579AB">
      <w:pPr>
        <w:pStyle w:val="ac"/>
      </w:pPr>
      <w:r>
        <w:rPr>
          <w:rFonts w:hint="eastAsia"/>
        </w:rPr>
        <w:t>表</w:t>
      </w:r>
      <w:r>
        <w:rPr>
          <w:rFonts w:hint="eastAsia"/>
        </w:rPr>
        <w:t>3.</w:t>
      </w:r>
      <w:r>
        <w:t>4</w:t>
      </w:r>
      <w:r>
        <w:rPr>
          <w:rFonts w:hint="eastAsia"/>
        </w:rPr>
        <w:t xml:space="preserve"> Dataset-</w:t>
      </w:r>
      <w:r>
        <w:t>B</w:t>
      </w:r>
      <w:r>
        <w:rPr>
          <w:rFonts w:hint="eastAsia"/>
        </w:rPr>
        <w:t>含膜厚的五种单模型在</w:t>
      </w:r>
      <w:r w:rsidR="003964E2">
        <w:rPr>
          <w:rFonts w:hint="eastAsia"/>
        </w:rPr>
        <w:t>训练集、测试集</w:t>
      </w:r>
      <w:r>
        <w:rPr>
          <w:rFonts w:hint="eastAsia"/>
        </w:rPr>
        <w:t>和</w:t>
      </w:r>
      <w:r w:rsidR="003964E2">
        <w:rPr>
          <w:rFonts w:hint="eastAsia"/>
        </w:rPr>
        <w:t>外部文献验证集</w:t>
      </w:r>
      <w:r>
        <w:rPr>
          <w:rFonts w:hint="eastAsia"/>
        </w:rPr>
        <w:t>上的预测性能</w:t>
      </w:r>
    </w:p>
    <w:tbl>
      <w:tblPr>
        <w:tblStyle w:val="af1"/>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053"/>
        <w:gridCol w:w="1184"/>
        <w:gridCol w:w="1053"/>
        <w:gridCol w:w="1449"/>
        <w:gridCol w:w="1053"/>
        <w:gridCol w:w="1329"/>
      </w:tblGrid>
      <w:tr w:rsidR="003579AB" w14:paraId="0913C8F9" w14:textId="77777777" w:rsidTr="001A5B29">
        <w:trPr>
          <w:trHeight w:val="454"/>
          <w:jc w:val="center"/>
        </w:trPr>
        <w:tc>
          <w:tcPr>
            <w:tcW w:w="713" w:type="pct"/>
            <w:vMerge w:val="restart"/>
            <w:tcBorders>
              <w:top w:val="single" w:sz="12" w:space="0" w:color="auto"/>
            </w:tcBorders>
          </w:tcPr>
          <w:p w14:paraId="7BEC1983" w14:textId="77777777" w:rsidR="003579AB" w:rsidRPr="00C76565" w:rsidRDefault="003579AB" w:rsidP="001A5B29">
            <w:pPr>
              <w:ind w:firstLineChars="0" w:firstLine="0"/>
              <w:jc w:val="center"/>
              <w:rPr>
                <w:b/>
              </w:rPr>
            </w:pPr>
            <w:r w:rsidRPr="00C76565">
              <w:rPr>
                <w:rFonts w:hint="eastAsia"/>
                <w:b/>
              </w:rPr>
              <w:t>Models</w:t>
            </w:r>
          </w:p>
        </w:tc>
        <w:tc>
          <w:tcPr>
            <w:tcW w:w="1347" w:type="pct"/>
            <w:gridSpan w:val="2"/>
            <w:tcBorders>
              <w:top w:val="single" w:sz="12" w:space="0" w:color="auto"/>
              <w:bottom w:val="nil"/>
            </w:tcBorders>
          </w:tcPr>
          <w:p w14:paraId="2B9BB465" w14:textId="77777777" w:rsidR="003579AB" w:rsidRPr="00BF0CC6" w:rsidRDefault="003579AB" w:rsidP="001A5B29">
            <w:pPr>
              <w:ind w:firstLineChars="0" w:firstLine="0"/>
              <w:jc w:val="center"/>
              <w:rPr>
                <w:b/>
              </w:rPr>
            </w:pPr>
            <w:r>
              <w:rPr>
                <w:b/>
              </w:rPr>
              <w:t>Train</w:t>
            </w:r>
            <w:r w:rsidR="00FA2E2C">
              <w:rPr>
                <w:rFonts w:hint="eastAsia"/>
                <w:b/>
              </w:rPr>
              <w:t>ing</w:t>
            </w:r>
            <w:r w:rsidR="00FA2E2C">
              <w:rPr>
                <w:b/>
              </w:rPr>
              <w:t xml:space="preserve"> </w:t>
            </w:r>
            <w:r w:rsidR="00FA2E2C">
              <w:rPr>
                <w:rFonts w:hint="eastAsia"/>
                <w:b/>
              </w:rPr>
              <w:t>set</w:t>
            </w:r>
          </w:p>
        </w:tc>
        <w:tc>
          <w:tcPr>
            <w:tcW w:w="1506" w:type="pct"/>
            <w:gridSpan w:val="2"/>
            <w:tcBorders>
              <w:top w:val="single" w:sz="12" w:space="0" w:color="auto"/>
              <w:bottom w:val="nil"/>
            </w:tcBorders>
          </w:tcPr>
          <w:p w14:paraId="0F645FA2" w14:textId="77777777" w:rsidR="003579AB" w:rsidRPr="00BF0CC6" w:rsidRDefault="003579AB" w:rsidP="001A5B29">
            <w:pPr>
              <w:ind w:firstLineChars="0" w:firstLine="0"/>
              <w:jc w:val="center"/>
              <w:rPr>
                <w:b/>
              </w:rPr>
            </w:pPr>
            <w:r w:rsidRPr="00BF0CC6">
              <w:rPr>
                <w:rFonts w:hint="eastAsia"/>
                <w:b/>
              </w:rPr>
              <w:t>T</w:t>
            </w:r>
            <w:r w:rsidRPr="00BF0CC6">
              <w:rPr>
                <w:b/>
              </w:rPr>
              <w:t>est</w:t>
            </w:r>
            <w:r w:rsidR="00FA2E2C">
              <w:rPr>
                <w:rFonts w:hint="eastAsia"/>
                <w:b/>
              </w:rPr>
              <w:t>ing</w:t>
            </w:r>
            <w:r w:rsidR="00FA2E2C">
              <w:rPr>
                <w:b/>
              </w:rPr>
              <w:t xml:space="preserve"> </w:t>
            </w:r>
            <w:r w:rsidR="00FA2E2C">
              <w:rPr>
                <w:rFonts w:hint="eastAsia"/>
                <w:b/>
              </w:rPr>
              <w:t>set</w:t>
            </w:r>
          </w:p>
        </w:tc>
        <w:tc>
          <w:tcPr>
            <w:tcW w:w="1434" w:type="pct"/>
            <w:gridSpan w:val="2"/>
            <w:tcBorders>
              <w:top w:val="single" w:sz="12" w:space="0" w:color="auto"/>
              <w:bottom w:val="nil"/>
            </w:tcBorders>
          </w:tcPr>
          <w:p w14:paraId="18B594A2" w14:textId="77777777" w:rsidR="003579AB" w:rsidRPr="00F30866" w:rsidRDefault="00FA2E2C" w:rsidP="001A5B29">
            <w:pPr>
              <w:ind w:firstLineChars="0" w:firstLine="0"/>
              <w:jc w:val="center"/>
              <w:rPr>
                <w:b/>
              </w:rPr>
            </w:pPr>
            <w:r>
              <w:rPr>
                <w:b/>
              </w:rPr>
              <w:t>E</w:t>
            </w:r>
            <w:r>
              <w:rPr>
                <w:rFonts w:hint="eastAsia"/>
                <w:b/>
              </w:rPr>
              <w:t>xp</w:t>
            </w:r>
            <w:r>
              <w:rPr>
                <w:b/>
              </w:rPr>
              <w:t xml:space="preserve"> in </w:t>
            </w:r>
            <w:r w:rsidR="003579AB" w:rsidRPr="00F30866">
              <w:rPr>
                <w:b/>
              </w:rPr>
              <w:t>literature</w:t>
            </w:r>
          </w:p>
        </w:tc>
      </w:tr>
      <w:tr w:rsidR="003579AB" w14:paraId="26C7CE8C" w14:textId="77777777" w:rsidTr="001A5B29">
        <w:trPr>
          <w:trHeight w:val="454"/>
          <w:jc w:val="center"/>
        </w:trPr>
        <w:tc>
          <w:tcPr>
            <w:tcW w:w="713" w:type="pct"/>
            <w:vMerge/>
            <w:tcBorders>
              <w:bottom w:val="single" w:sz="6" w:space="0" w:color="auto"/>
            </w:tcBorders>
          </w:tcPr>
          <w:p w14:paraId="57119BD2" w14:textId="77777777" w:rsidR="003579AB" w:rsidRPr="00C76565" w:rsidRDefault="003579AB" w:rsidP="001A5B29">
            <w:pPr>
              <w:ind w:firstLineChars="0" w:firstLine="0"/>
              <w:jc w:val="center"/>
              <w:rPr>
                <w:b/>
              </w:rPr>
            </w:pPr>
          </w:p>
        </w:tc>
        <w:tc>
          <w:tcPr>
            <w:tcW w:w="634" w:type="pct"/>
            <w:tcBorders>
              <w:top w:val="nil"/>
              <w:bottom w:val="single" w:sz="6" w:space="0" w:color="auto"/>
            </w:tcBorders>
          </w:tcPr>
          <w:p w14:paraId="5993BD4D" w14:textId="77777777" w:rsidR="003579AB" w:rsidRDefault="003579AB" w:rsidP="001A5B29">
            <w:pPr>
              <w:ind w:firstLineChars="0" w:firstLine="0"/>
              <w:jc w:val="center"/>
              <w:rPr>
                <w:b/>
              </w:rPr>
            </w:pPr>
            <w:r>
              <w:rPr>
                <w:rFonts w:hint="eastAsia"/>
                <w:b/>
              </w:rPr>
              <w:t>R</w:t>
            </w:r>
            <w:r w:rsidRPr="00FA2E2C">
              <w:rPr>
                <w:b/>
                <w:vertAlign w:val="superscript"/>
              </w:rPr>
              <w:t>2</w:t>
            </w:r>
          </w:p>
        </w:tc>
        <w:tc>
          <w:tcPr>
            <w:tcW w:w="713" w:type="pct"/>
            <w:tcBorders>
              <w:top w:val="nil"/>
              <w:bottom w:val="single" w:sz="6" w:space="0" w:color="auto"/>
            </w:tcBorders>
          </w:tcPr>
          <w:p w14:paraId="13D21009" w14:textId="77777777" w:rsidR="003579AB" w:rsidRPr="00BF0CC6" w:rsidRDefault="003579AB" w:rsidP="001A5B29">
            <w:pPr>
              <w:ind w:firstLineChars="0" w:firstLine="0"/>
              <w:jc w:val="center"/>
              <w:rPr>
                <w:b/>
              </w:rPr>
            </w:pPr>
            <w:r>
              <w:rPr>
                <w:rFonts w:hint="eastAsia"/>
                <w:b/>
              </w:rPr>
              <w:t>M</w:t>
            </w:r>
            <w:r>
              <w:rPr>
                <w:b/>
              </w:rPr>
              <w:t>AE</w:t>
            </w:r>
          </w:p>
        </w:tc>
        <w:tc>
          <w:tcPr>
            <w:tcW w:w="634" w:type="pct"/>
            <w:tcBorders>
              <w:top w:val="nil"/>
              <w:bottom w:val="single" w:sz="6" w:space="0" w:color="auto"/>
            </w:tcBorders>
          </w:tcPr>
          <w:p w14:paraId="7CBDF3AC" w14:textId="77777777" w:rsidR="003579AB" w:rsidRPr="00BF0CC6" w:rsidRDefault="003579AB" w:rsidP="001A5B29">
            <w:pPr>
              <w:ind w:firstLineChars="0" w:firstLine="0"/>
              <w:jc w:val="center"/>
              <w:rPr>
                <w:b/>
              </w:rPr>
            </w:pPr>
            <w:r>
              <w:rPr>
                <w:rFonts w:hint="eastAsia"/>
                <w:b/>
              </w:rPr>
              <w:t>R</w:t>
            </w:r>
            <w:r w:rsidRPr="00FA2E2C">
              <w:rPr>
                <w:b/>
                <w:vertAlign w:val="superscript"/>
              </w:rPr>
              <w:t>2</w:t>
            </w:r>
          </w:p>
        </w:tc>
        <w:tc>
          <w:tcPr>
            <w:tcW w:w="872" w:type="pct"/>
            <w:tcBorders>
              <w:top w:val="nil"/>
              <w:bottom w:val="single" w:sz="6" w:space="0" w:color="auto"/>
            </w:tcBorders>
          </w:tcPr>
          <w:p w14:paraId="1E39F57D" w14:textId="77777777" w:rsidR="003579AB" w:rsidRPr="00BF0CC6" w:rsidRDefault="003579AB" w:rsidP="001A5B29">
            <w:pPr>
              <w:ind w:firstLineChars="0" w:firstLine="0"/>
              <w:jc w:val="center"/>
              <w:rPr>
                <w:b/>
              </w:rPr>
            </w:pPr>
            <w:r>
              <w:rPr>
                <w:rFonts w:hint="eastAsia"/>
                <w:b/>
              </w:rPr>
              <w:t>M</w:t>
            </w:r>
            <w:r>
              <w:rPr>
                <w:b/>
              </w:rPr>
              <w:t>AE</w:t>
            </w:r>
          </w:p>
        </w:tc>
        <w:tc>
          <w:tcPr>
            <w:tcW w:w="634" w:type="pct"/>
            <w:tcBorders>
              <w:top w:val="nil"/>
              <w:bottom w:val="single" w:sz="6" w:space="0" w:color="auto"/>
            </w:tcBorders>
          </w:tcPr>
          <w:p w14:paraId="308B7462" w14:textId="77777777" w:rsidR="003579AB" w:rsidRPr="00F30866" w:rsidRDefault="003579AB" w:rsidP="001A5B29">
            <w:pPr>
              <w:ind w:firstLineChars="0" w:firstLine="0"/>
              <w:jc w:val="center"/>
              <w:rPr>
                <w:b/>
              </w:rPr>
            </w:pPr>
            <w:r w:rsidRPr="00F30866">
              <w:rPr>
                <w:rFonts w:hint="eastAsia"/>
                <w:b/>
              </w:rPr>
              <w:t>R</w:t>
            </w:r>
            <w:r w:rsidRPr="00FA2E2C">
              <w:rPr>
                <w:b/>
                <w:vertAlign w:val="superscript"/>
              </w:rPr>
              <w:t>2</w:t>
            </w:r>
          </w:p>
        </w:tc>
        <w:tc>
          <w:tcPr>
            <w:tcW w:w="800" w:type="pct"/>
            <w:tcBorders>
              <w:top w:val="nil"/>
              <w:bottom w:val="single" w:sz="6" w:space="0" w:color="auto"/>
            </w:tcBorders>
          </w:tcPr>
          <w:p w14:paraId="70FCA160" w14:textId="77777777" w:rsidR="003579AB" w:rsidRPr="00F30866" w:rsidRDefault="003579AB" w:rsidP="001A5B29">
            <w:pPr>
              <w:ind w:firstLineChars="0" w:firstLine="0"/>
              <w:jc w:val="center"/>
              <w:rPr>
                <w:b/>
              </w:rPr>
            </w:pPr>
            <w:r w:rsidRPr="00F30866">
              <w:rPr>
                <w:rFonts w:hint="eastAsia"/>
                <w:b/>
              </w:rPr>
              <w:t>M</w:t>
            </w:r>
            <w:r w:rsidRPr="00F30866">
              <w:rPr>
                <w:b/>
              </w:rPr>
              <w:t>AE</w:t>
            </w:r>
          </w:p>
        </w:tc>
      </w:tr>
      <w:tr w:rsidR="003579AB" w14:paraId="4FE9314F" w14:textId="77777777" w:rsidTr="001A5B29">
        <w:trPr>
          <w:trHeight w:val="454"/>
          <w:jc w:val="center"/>
        </w:trPr>
        <w:tc>
          <w:tcPr>
            <w:tcW w:w="713" w:type="pct"/>
            <w:tcBorders>
              <w:top w:val="single" w:sz="6" w:space="0" w:color="auto"/>
              <w:bottom w:val="nil"/>
            </w:tcBorders>
          </w:tcPr>
          <w:p w14:paraId="5A4B8F46" w14:textId="77777777" w:rsidR="003579AB" w:rsidRPr="00C76565" w:rsidRDefault="003579AB" w:rsidP="001A5B29">
            <w:pPr>
              <w:ind w:firstLineChars="0" w:firstLine="0"/>
              <w:jc w:val="center"/>
              <w:rPr>
                <w:b/>
              </w:rPr>
            </w:pPr>
            <w:proofErr w:type="spellStart"/>
            <w:r w:rsidRPr="00C76565">
              <w:rPr>
                <w:rFonts w:hint="eastAsia"/>
                <w:b/>
              </w:rPr>
              <w:t>Cat</w:t>
            </w:r>
            <w:r w:rsidRPr="00C76565">
              <w:rPr>
                <w:b/>
              </w:rPr>
              <w:t>B</w:t>
            </w:r>
            <w:r w:rsidRPr="00C76565">
              <w:rPr>
                <w:rFonts w:hint="eastAsia"/>
                <w:b/>
              </w:rPr>
              <w:t>oost</w:t>
            </w:r>
            <w:proofErr w:type="spellEnd"/>
          </w:p>
        </w:tc>
        <w:tc>
          <w:tcPr>
            <w:tcW w:w="634" w:type="pct"/>
            <w:tcBorders>
              <w:top w:val="single" w:sz="6" w:space="0" w:color="auto"/>
              <w:bottom w:val="nil"/>
            </w:tcBorders>
          </w:tcPr>
          <w:p w14:paraId="1FC45609" w14:textId="77777777" w:rsidR="003579AB" w:rsidRDefault="003579AB" w:rsidP="001A5B29">
            <w:pPr>
              <w:ind w:firstLineChars="0" w:firstLine="0"/>
              <w:jc w:val="center"/>
            </w:pPr>
            <w:r>
              <w:rPr>
                <w:rFonts w:hint="eastAsia"/>
              </w:rPr>
              <w:t>0</w:t>
            </w:r>
            <w:r>
              <w:t>.999</w:t>
            </w:r>
          </w:p>
        </w:tc>
        <w:tc>
          <w:tcPr>
            <w:tcW w:w="713" w:type="pct"/>
            <w:tcBorders>
              <w:top w:val="single" w:sz="6" w:space="0" w:color="auto"/>
              <w:bottom w:val="nil"/>
            </w:tcBorders>
          </w:tcPr>
          <w:p w14:paraId="4A25566F" w14:textId="77777777" w:rsidR="003579AB" w:rsidRDefault="003579AB" w:rsidP="001A5B29">
            <w:pPr>
              <w:ind w:firstLineChars="0" w:firstLine="0"/>
              <w:jc w:val="center"/>
            </w:pPr>
            <w:r>
              <w:rPr>
                <w:rFonts w:hint="eastAsia"/>
              </w:rPr>
              <w:t>0</w:t>
            </w:r>
            <w:r>
              <w:t>.024</w:t>
            </w:r>
          </w:p>
        </w:tc>
        <w:tc>
          <w:tcPr>
            <w:tcW w:w="634" w:type="pct"/>
            <w:tcBorders>
              <w:top w:val="single" w:sz="6" w:space="0" w:color="auto"/>
              <w:bottom w:val="nil"/>
            </w:tcBorders>
          </w:tcPr>
          <w:p w14:paraId="1571BEE3" w14:textId="77777777" w:rsidR="003579AB" w:rsidRDefault="003579AB" w:rsidP="001A5B29">
            <w:pPr>
              <w:ind w:firstLineChars="0" w:firstLine="0"/>
              <w:jc w:val="center"/>
            </w:pPr>
            <w:r>
              <w:rPr>
                <w:rFonts w:hint="eastAsia"/>
              </w:rPr>
              <w:t>0</w:t>
            </w:r>
            <w:r>
              <w:t>.986</w:t>
            </w:r>
          </w:p>
        </w:tc>
        <w:tc>
          <w:tcPr>
            <w:tcW w:w="872" w:type="pct"/>
            <w:tcBorders>
              <w:top w:val="single" w:sz="6" w:space="0" w:color="auto"/>
              <w:bottom w:val="nil"/>
            </w:tcBorders>
          </w:tcPr>
          <w:p w14:paraId="47B4C6C8" w14:textId="77777777" w:rsidR="003579AB" w:rsidRDefault="003579AB" w:rsidP="001A5B29">
            <w:pPr>
              <w:ind w:firstLineChars="0" w:firstLine="0"/>
              <w:jc w:val="center"/>
            </w:pPr>
            <w:r>
              <w:rPr>
                <w:rFonts w:hint="eastAsia"/>
              </w:rPr>
              <w:t>0</w:t>
            </w:r>
            <w:r>
              <w:t>.086</w:t>
            </w:r>
          </w:p>
        </w:tc>
        <w:tc>
          <w:tcPr>
            <w:tcW w:w="634" w:type="pct"/>
            <w:tcBorders>
              <w:top w:val="single" w:sz="6" w:space="0" w:color="auto"/>
              <w:bottom w:val="nil"/>
            </w:tcBorders>
          </w:tcPr>
          <w:p w14:paraId="7D3AC8F5" w14:textId="77777777" w:rsidR="003579AB" w:rsidRDefault="003579AB" w:rsidP="001A5B29">
            <w:pPr>
              <w:ind w:firstLineChars="0" w:firstLine="0"/>
              <w:jc w:val="center"/>
            </w:pPr>
            <w:r>
              <w:rPr>
                <w:rFonts w:hint="eastAsia"/>
              </w:rPr>
              <w:t>0</w:t>
            </w:r>
            <w:r>
              <w:t>.826</w:t>
            </w:r>
          </w:p>
        </w:tc>
        <w:tc>
          <w:tcPr>
            <w:tcW w:w="800" w:type="pct"/>
            <w:tcBorders>
              <w:top w:val="single" w:sz="6" w:space="0" w:color="auto"/>
              <w:bottom w:val="nil"/>
            </w:tcBorders>
          </w:tcPr>
          <w:p w14:paraId="533C6B32" w14:textId="77777777" w:rsidR="003579AB" w:rsidRDefault="003579AB" w:rsidP="001A5B29">
            <w:pPr>
              <w:ind w:firstLineChars="0" w:firstLine="0"/>
              <w:jc w:val="center"/>
            </w:pPr>
            <w:r>
              <w:rPr>
                <w:rFonts w:hint="eastAsia"/>
              </w:rPr>
              <w:t>0</w:t>
            </w:r>
            <w:r>
              <w:t>.126</w:t>
            </w:r>
          </w:p>
        </w:tc>
      </w:tr>
      <w:tr w:rsidR="003579AB" w14:paraId="7C304B9E" w14:textId="77777777" w:rsidTr="001A5B29">
        <w:trPr>
          <w:trHeight w:val="454"/>
          <w:jc w:val="center"/>
        </w:trPr>
        <w:tc>
          <w:tcPr>
            <w:tcW w:w="713" w:type="pct"/>
            <w:tcBorders>
              <w:top w:val="nil"/>
            </w:tcBorders>
          </w:tcPr>
          <w:p w14:paraId="40157CDD" w14:textId="77777777" w:rsidR="003579AB" w:rsidRPr="00C76565" w:rsidRDefault="003579AB" w:rsidP="001A5B29">
            <w:pPr>
              <w:ind w:firstLineChars="0" w:firstLine="0"/>
              <w:jc w:val="center"/>
              <w:rPr>
                <w:b/>
              </w:rPr>
            </w:pPr>
            <w:r w:rsidRPr="00C76565">
              <w:rPr>
                <w:rFonts w:hint="eastAsia"/>
                <w:b/>
              </w:rPr>
              <w:t>R</w:t>
            </w:r>
            <w:r w:rsidRPr="00C76565">
              <w:rPr>
                <w:b/>
              </w:rPr>
              <w:t>F</w:t>
            </w:r>
          </w:p>
        </w:tc>
        <w:tc>
          <w:tcPr>
            <w:tcW w:w="634" w:type="pct"/>
            <w:tcBorders>
              <w:top w:val="nil"/>
            </w:tcBorders>
          </w:tcPr>
          <w:p w14:paraId="136409F9" w14:textId="77777777" w:rsidR="003579AB" w:rsidRDefault="003579AB" w:rsidP="001A5B29">
            <w:pPr>
              <w:ind w:firstLineChars="0" w:firstLine="0"/>
              <w:jc w:val="center"/>
            </w:pPr>
            <w:r>
              <w:rPr>
                <w:rFonts w:hint="eastAsia"/>
              </w:rPr>
              <w:t>0</w:t>
            </w:r>
            <w:r>
              <w:t>.978</w:t>
            </w:r>
          </w:p>
        </w:tc>
        <w:tc>
          <w:tcPr>
            <w:tcW w:w="713" w:type="pct"/>
            <w:tcBorders>
              <w:top w:val="nil"/>
            </w:tcBorders>
          </w:tcPr>
          <w:p w14:paraId="7FDF4735" w14:textId="77777777" w:rsidR="003579AB" w:rsidRDefault="003579AB" w:rsidP="001A5B29">
            <w:pPr>
              <w:ind w:firstLineChars="0" w:firstLine="0"/>
              <w:jc w:val="center"/>
            </w:pPr>
            <w:r>
              <w:rPr>
                <w:rFonts w:hint="eastAsia"/>
              </w:rPr>
              <w:t>0</w:t>
            </w:r>
            <w:r>
              <w:t>.066</w:t>
            </w:r>
          </w:p>
        </w:tc>
        <w:tc>
          <w:tcPr>
            <w:tcW w:w="634" w:type="pct"/>
            <w:tcBorders>
              <w:top w:val="nil"/>
            </w:tcBorders>
          </w:tcPr>
          <w:p w14:paraId="33BBAD79" w14:textId="77777777" w:rsidR="003579AB" w:rsidRDefault="003579AB" w:rsidP="001A5B29">
            <w:pPr>
              <w:ind w:firstLineChars="0" w:firstLine="0"/>
              <w:jc w:val="center"/>
            </w:pPr>
            <w:r>
              <w:rPr>
                <w:rFonts w:hint="eastAsia"/>
              </w:rPr>
              <w:t>0</w:t>
            </w:r>
            <w:r>
              <w:t>.965</w:t>
            </w:r>
          </w:p>
        </w:tc>
        <w:tc>
          <w:tcPr>
            <w:tcW w:w="872" w:type="pct"/>
            <w:tcBorders>
              <w:top w:val="nil"/>
            </w:tcBorders>
          </w:tcPr>
          <w:p w14:paraId="41FAC01E" w14:textId="77777777" w:rsidR="003579AB" w:rsidRDefault="003579AB" w:rsidP="001A5B29">
            <w:pPr>
              <w:ind w:firstLineChars="0" w:firstLine="0"/>
              <w:jc w:val="center"/>
            </w:pPr>
            <w:r>
              <w:rPr>
                <w:rFonts w:hint="eastAsia"/>
              </w:rPr>
              <w:t>0</w:t>
            </w:r>
            <w:r>
              <w:t>.117</w:t>
            </w:r>
          </w:p>
        </w:tc>
        <w:tc>
          <w:tcPr>
            <w:tcW w:w="634" w:type="pct"/>
            <w:tcBorders>
              <w:top w:val="nil"/>
            </w:tcBorders>
          </w:tcPr>
          <w:p w14:paraId="4BA90B7A" w14:textId="77777777" w:rsidR="003579AB" w:rsidRDefault="003579AB" w:rsidP="001A5B29">
            <w:pPr>
              <w:ind w:firstLineChars="0" w:firstLine="0"/>
              <w:jc w:val="center"/>
            </w:pPr>
            <w:r>
              <w:t>0.94</w:t>
            </w:r>
            <w:r w:rsidR="00FA2E2C">
              <w:t>0</w:t>
            </w:r>
          </w:p>
        </w:tc>
        <w:tc>
          <w:tcPr>
            <w:tcW w:w="800" w:type="pct"/>
            <w:tcBorders>
              <w:top w:val="nil"/>
            </w:tcBorders>
          </w:tcPr>
          <w:p w14:paraId="2F2A1339" w14:textId="77777777" w:rsidR="003579AB" w:rsidRDefault="003579AB" w:rsidP="001A5B29">
            <w:pPr>
              <w:ind w:firstLineChars="0" w:firstLine="0"/>
              <w:jc w:val="center"/>
            </w:pPr>
            <w:r>
              <w:rPr>
                <w:rFonts w:hint="eastAsia"/>
              </w:rPr>
              <w:t>0</w:t>
            </w:r>
            <w:r>
              <w:t>.07</w:t>
            </w:r>
            <w:r w:rsidR="00FA2E2C">
              <w:t>0</w:t>
            </w:r>
          </w:p>
        </w:tc>
      </w:tr>
      <w:tr w:rsidR="003579AB" w14:paraId="1348ED4C" w14:textId="77777777" w:rsidTr="001A5B29">
        <w:trPr>
          <w:trHeight w:val="454"/>
          <w:jc w:val="center"/>
        </w:trPr>
        <w:tc>
          <w:tcPr>
            <w:tcW w:w="713" w:type="pct"/>
          </w:tcPr>
          <w:p w14:paraId="63D1EB66" w14:textId="77777777" w:rsidR="003579AB" w:rsidRPr="00C76565" w:rsidRDefault="003579AB" w:rsidP="001A5B29">
            <w:pPr>
              <w:ind w:firstLineChars="0" w:firstLine="0"/>
              <w:jc w:val="center"/>
              <w:rPr>
                <w:b/>
              </w:rPr>
            </w:pPr>
            <w:proofErr w:type="spellStart"/>
            <w:r>
              <w:rPr>
                <w:rFonts w:hint="eastAsia"/>
                <w:b/>
              </w:rPr>
              <w:t>X</w:t>
            </w:r>
            <w:r>
              <w:rPr>
                <w:b/>
              </w:rPr>
              <w:t>GBoost</w:t>
            </w:r>
            <w:proofErr w:type="spellEnd"/>
          </w:p>
        </w:tc>
        <w:tc>
          <w:tcPr>
            <w:tcW w:w="634" w:type="pct"/>
          </w:tcPr>
          <w:p w14:paraId="0740A3C4" w14:textId="77777777" w:rsidR="003579AB" w:rsidRDefault="003579AB" w:rsidP="001A5B29">
            <w:pPr>
              <w:ind w:firstLineChars="0" w:firstLine="0"/>
              <w:jc w:val="center"/>
            </w:pPr>
            <w:r>
              <w:rPr>
                <w:rFonts w:hint="eastAsia"/>
              </w:rPr>
              <w:t>0</w:t>
            </w:r>
            <w:r>
              <w:t>.999</w:t>
            </w:r>
          </w:p>
        </w:tc>
        <w:tc>
          <w:tcPr>
            <w:tcW w:w="713" w:type="pct"/>
          </w:tcPr>
          <w:p w14:paraId="55D74568" w14:textId="77777777" w:rsidR="003579AB" w:rsidRDefault="003579AB" w:rsidP="001A5B29">
            <w:pPr>
              <w:ind w:firstLineChars="0" w:firstLine="0"/>
              <w:jc w:val="center"/>
            </w:pPr>
            <w:r>
              <w:rPr>
                <w:rFonts w:hint="eastAsia"/>
              </w:rPr>
              <w:t>0</w:t>
            </w:r>
            <w:r>
              <w:t>.02</w:t>
            </w:r>
            <w:r w:rsidR="00FA2E2C">
              <w:t>0</w:t>
            </w:r>
          </w:p>
        </w:tc>
        <w:tc>
          <w:tcPr>
            <w:tcW w:w="634" w:type="pct"/>
          </w:tcPr>
          <w:p w14:paraId="3E8E9141" w14:textId="77777777" w:rsidR="003579AB" w:rsidRDefault="003579AB" w:rsidP="001A5B29">
            <w:pPr>
              <w:ind w:firstLineChars="0" w:firstLine="0"/>
              <w:jc w:val="center"/>
            </w:pPr>
            <w:r>
              <w:rPr>
                <w:rFonts w:hint="eastAsia"/>
              </w:rPr>
              <w:t>0</w:t>
            </w:r>
            <w:r>
              <w:t>.98</w:t>
            </w:r>
            <w:r w:rsidR="00FA2E2C">
              <w:t>0</w:t>
            </w:r>
          </w:p>
        </w:tc>
        <w:tc>
          <w:tcPr>
            <w:tcW w:w="872" w:type="pct"/>
          </w:tcPr>
          <w:p w14:paraId="7E6748B8" w14:textId="77777777" w:rsidR="003579AB" w:rsidRDefault="003579AB" w:rsidP="001A5B29">
            <w:pPr>
              <w:ind w:firstLineChars="0" w:firstLine="0"/>
              <w:jc w:val="center"/>
            </w:pPr>
            <w:r>
              <w:rPr>
                <w:rFonts w:hint="eastAsia"/>
              </w:rPr>
              <w:t>0</w:t>
            </w:r>
            <w:r>
              <w:t>.085</w:t>
            </w:r>
          </w:p>
        </w:tc>
        <w:tc>
          <w:tcPr>
            <w:tcW w:w="634" w:type="pct"/>
          </w:tcPr>
          <w:p w14:paraId="5B5DC071" w14:textId="77777777" w:rsidR="003579AB" w:rsidRDefault="003579AB" w:rsidP="001A5B29">
            <w:pPr>
              <w:ind w:firstLineChars="0" w:firstLine="0"/>
              <w:jc w:val="center"/>
            </w:pPr>
            <w:r>
              <w:t>0.323</w:t>
            </w:r>
          </w:p>
        </w:tc>
        <w:tc>
          <w:tcPr>
            <w:tcW w:w="800" w:type="pct"/>
          </w:tcPr>
          <w:p w14:paraId="36AC83CC" w14:textId="77777777" w:rsidR="003579AB" w:rsidRDefault="003579AB" w:rsidP="001A5B29">
            <w:pPr>
              <w:ind w:firstLineChars="0" w:firstLine="0"/>
              <w:jc w:val="center"/>
            </w:pPr>
            <w:r>
              <w:rPr>
                <w:rFonts w:hint="eastAsia"/>
              </w:rPr>
              <w:t>0</w:t>
            </w:r>
            <w:r>
              <w:t>.221</w:t>
            </w:r>
          </w:p>
        </w:tc>
      </w:tr>
      <w:tr w:rsidR="003579AB" w14:paraId="1C0E3BAE" w14:textId="77777777" w:rsidTr="001A5B29">
        <w:trPr>
          <w:trHeight w:val="454"/>
          <w:jc w:val="center"/>
        </w:trPr>
        <w:tc>
          <w:tcPr>
            <w:tcW w:w="713" w:type="pct"/>
          </w:tcPr>
          <w:p w14:paraId="6FC43B52" w14:textId="77777777" w:rsidR="003579AB" w:rsidRPr="00C76565" w:rsidRDefault="003579AB" w:rsidP="001A5B29">
            <w:pPr>
              <w:ind w:firstLineChars="0" w:firstLine="0"/>
              <w:jc w:val="center"/>
              <w:rPr>
                <w:b/>
              </w:rPr>
            </w:pPr>
            <w:r>
              <w:rPr>
                <w:rFonts w:hint="eastAsia"/>
                <w:b/>
              </w:rPr>
              <w:t>S</w:t>
            </w:r>
            <w:r>
              <w:rPr>
                <w:b/>
              </w:rPr>
              <w:t>VR</w:t>
            </w:r>
          </w:p>
        </w:tc>
        <w:tc>
          <w:tcPr>
            <w:tcW w:w="634" w:type="pct"/>
          </w:tcPr>
          <w:p w14:paraId="5624BA44" w14:textId="77777777" w:rsidR="003579AB" w:rsidRDefault="003579AB" w:rsidP="001A5B29">
            <w:pPr>
              <w:ind w:firstLineChars="0" w:firstLine="0"/>
              <w:jc w:val="center"/>
            </w:pPr>
            <w:r>
              <w:rPr>
                <w:rFonts w:hint="eastAsia"/>
              </w:rPr>
              <w:t>0</w:t>
            </w:r>
            <w:r>
              <w:t>.934</w:t>
            </w:r>
          </w:p>
        </w:tc>
        <w:tc>
          <w:tcPr>
            <w:tcW w:w="713" w:type="pct"/>
          </w:tcPr>
          <w:p w14:paraId="5A0A97BF" w14:textId="77777777" w:rsidR="003579AB" w:rsidRDefault="003579AB" w:rsidP="001A5B29">
            <w:pPr>
              <w:ind w:firstLineChars="0" w:firstLine="0"/>
              <w:jc w:val="center"/>
            </w:pPr>
            <w:r>
              <w:rPr>
                <w:rFonts w:hint="eastAsia"/>
              </w:rPr>
              <w:t>0</w:t>
            </w:r>
            <w:r>
              <w:t>.1</w:t>
            </w:r>
            <w:r w:rsidR="00FA2E2C">
              <w:t>00</w:t>
            </w:r>
          </w:p>
        </w:tc>
        <w:tc>
          <w:tcPr>
            <w:tcW w:w="634" w:type="pct"/>
          </w:tcPr>
          <w:p w14:paraId="636C5A71" w14:textId="77777777" w:rsidR="003579AB" w:rsidRDefault="003579AB" w:rsidP="001A5B29">
            <w:pPr>
              <w:ind w:firstLineChars="0" w:firstLine="0"/>
              <w:jc w:val="center"/>
            </w:pPr>
            <w:r>
              <w:rPr>
                <w:rFonts w:hint="eastAsia"/>
              </w:rPr>
              <w:t>0</w:t>
            </w:r>
            <w:r>
              <w:t>.898</w:t>
            </w:r>
          </w:p>
        </w:tc>
        <w:tc>
          <w:tcPr>
            <w:tcW w:w="872" w:type="pct"/>
          </w:tcPr>
          <w:p w14:paraId="4ED69C02" w14:textId="77777777" w:rsidR="003579AB" w:rsidRDefault="003579AB" w:rsidP="001A5B29">
            <w:pPr>
              <w:ind w:firstLineChars="0" w:firstLine="0"/>
              <w:jc w:val="center"/>
            </w:pPr>
            <w:r>
              <w:rPr>
                <w:rFonts w:hint="eastAsia"/>
              </w:rPr>
              <w:t>0</w:t>
            </w:r>
            <w:r>
              <w:t>.152</w:t>
            </w:r>
          </w:p>
        </w:tc>
        <w:tc>
          <w:tcPr>
            <w:tcW w:w="634" w:type="pct"/>
          </w:tcPr>
          <w:p w14:paraId="1A2BD557" w14:textId="77777777" w:rsidR="003579AB" w:rsidRDefault="003579AB" w:rsidP="001A5B29">
            <w:pPr>
              <w:ind w:firstLineChars="0" w:firstLine="0"/>
              <w:jc w:val="center"/>
            </w:pPr>
            <w:r>
              <w:t>0.824</w:t>
            </w:r>
          </w:p>
        </w:tc>
        <w:tc>
          <w:tcPr>
            <w:tcW w:w="800" w:type="pct"/>
          </w:tcPr>
          <w:p w14:paraId="1EA43191" w14:textId="77777777" w:rsidR="003579AB" w:rsidRDefault="003579AB" w:rsidP="001A5B29">
            <w:pPr>
              <w:ind w:firstLineChars="0" w:firstLine="0"/>
              <w:jc w:val="center"/>
            </w:pPr>
            <w:r>
              <w:rPr>
                <w:rFonts w:hint="eastAsia"/>
              </w:rPr>
              <w:t>0</w:t>
            </w:r>
            <w:r>
              <w:t>.134</w:t>
            </w:r>
          </w:p>
        </w:tc>
      </w:tr>
      <w:tr w:rsidR="003579AB" w14:paraId="0900288A" w14:textId="77777777" w:rsidTr="001A5B29">
        <w:trPr>
          <w:trHeight w:val="454"/>
          <w:jc w:val="center"/>
        </w:trPr>
        <w:tc>
          <w:tcPr>
            <w:tcW w:w="713" w:type="pct"/>
            <w:tcBorders>
              <w:bottom w:val="single" w:sz="12" w:space="0" w:color="auto"/>
            </w:tcBorders>
          </w:tcPr>
          <w:p w14:paraId="691437EF" w14:textId="77777777" w:rsidR="003579AB" w:rsidRPr="00C76565" w:rsidRDefault="003579AB" w:rsidP="001A5B29">
            <w:pPr>
              <w:ind w:firstLineChars="0" w:firstLine="0"/>
              <w:jc w:val="center"/>
              <w:rPr>
                <w:b/>
              </w:rPr>
            </w:pPr>
            <w:r>
              <w:rPr>
                <w:rFonts w:hint="eastAsia"/>
                <w:b/>
              </w:rPr>
              <w:t>M</w:t>
            </w:r>
            <w:r>
              <w:rPr>
                <w:b/>
              </w:rPr>
              <w:t>LP</w:t>
            </w:r>
          </w:p>
        </w:tc>
        <w:tc>
          <w:tcPr>
            <w:tcW w:w="634" w:type="pct"/>
            <w:tcBorders>
              <w:bottom w:val="single" w:sz="12" w:space="0" w:color="auto"/>
            </w:tcBorders>
          </w:tcPr>
          <w:p w14:paraId="47B2AEBB" w14:textId="77777777" w:rsidR="003579AB" w:rsidRDefault="003579AB" w:rsidP="001A5B29">
            <w:pPr>
              <w:ind w:firstLineChars="0" w:firstLine="0"/>
              <w:jc w:val="center"/>
            </w:pPr>
            <w:r>
              <w:rPr>
                <w:rFonts w:hint="eastAsia"/>
              </w:rPr>
              <w:t>0</w:t>
            </w:r>
            <w:r>
              <w:t>.876</w:t>
            </w:r>
          </w:p>
        </w:tc>
        <w:tc>
          <w:tcPr>
            <w:tcW w:w="713" w:type="pct"/>
            <w:tcBorders>
              <w:bottom w:val="single" w:sz="12" w:space="0" w:color="auto"/>
            </w:tcBorders>
          </w:tcPr>
          <w:p w14:paraId="2CE60CC8" w14:textId="77777777" w:rsidR="003579AB" w:rsidRDefault="003579AB" w:rsidP="001A5B29">
            <w:pPr>
              <w:ind w:firstLineChars="0" w:firstLine="0"/>
              <w:jc w:val="center"/>
            </w:pPr>
            <w:r>
              <w:rPr>
                <w:rFonts w:hint="eastAsia"/>
              </w:rPr>
              <w:t>0</w:t>
            </w:r>
            <w:r>
              <w:t>.205</w:t>
            </w:r>
          </w:p>
        </w:tc>
        <w:tc>
          <w:tcPr>
            <w:tcW w:w="634" w:type="pct"/>
            <w:tcBorders>
              <w:bottom w:val="single" w:sz="12" w:space="0" w:color="auto"/>
            </w:tcBorders>
          </w:tcPr>
          <w:p w14:paraId="10852E20" w14:textId="77777777" w:rsidR="003579AB" w:rsidRDefault="003579AB" w:rsidP="001A5B29">
            <w:pPr>
              <w:ind w:firstLineChars="0" w:firstLine="0"/>
              <w:jc w:val="center"/>
            </w:pPr>
            <w:r>
              <w:rPr>
                <w:rFonts w:hint="eastAsia"/>
              </w:rPr>
              <w:t>0</w:t>
            </w:r>
            <w:r>
              <w:t>.847</w:t>
            </w:r>
          </w:p>
        </w:tc>
        <w:tc>
          <w:tcPr>
            <w:tcW w:w="872" w:type="pct"/>
            <w:tcBorders>
              <w:bottom w:val="single" w:sz="12" w:space="0" w:color="auto"/>
            </w:tcBorders>
          </w:tcPr>
          <w:p w14:paraId="60473074" w14:textId="77777777" w:rsidR="003579AB" w:rsidRDefault="003579AB" w:rsidP="001A5B29">
            <w:pPr>
              <w:ind w:firstLineChars="0" w:firstLine="0"/>
              <w:jc w:val="center"/>
            </w:pPr>
            <w:r>
              <w:rPr>
                <w:rFonts w:hint="eastAsia"/>
              </w:rPr>
              <w:t>0</w:t>
            </w:r>
            <w:r>
              <w:t>.266</w:t>
            </w:r>
          </w:p>
        </w:tc>
        <w:tc>
          <w:tcPr>
            <w:tcW w:w="634" w:type="pct"/>
            <w:tcBorders>
              <w:bottom w:val="single" w:sz="12" w:space="0" w:color="auto"/>
            </w:tcBorders>
          </w:tcPr>
          <w:p w14:paraId="261AC023" w14:textId="77777777" w:rsidR="003579AB" w:rsidRDefault="003579AB" w:rsidP="001A5B29">
            <w:pPr>
              <w:ind w:firstLineChars="0" w:firstLine="0"/>
              <w:jc w:val="center"/>
            </w:pPr>
            <w:r>
              <w:rPr>
                <w:rFonts w:hint="eastAsia"/>
              </w:rPr>
              <w:t>0</w:t>
            </w:r>
            <w:r>
              <w:t>.327</w:t>
            </w:r>
          </w:p>
        </w:tc>
        <w:tc>
          <w:tcPr>
            <w:tcW w:w="800" w:type="pct"/>
            <w:tcBorders>
              <w:bottom w:val="single" w:sz="12" w:space="0" w:color="auto"/>
            </w:tcBorders>
          </w:tcPr>
          <w:p w14:paraId="6B49CB11" w14:textId="77777777" w:rsidR="003579AB" w:rsidRDefault="003579AB" w:rsidP="001A5B29">
            <w:pPr>
              <w:ind w:firstLineChars="0" w:firstLine="0"/>
              <w:jc w:val="center"/>
            </w:pPr>
            <w:r>
              <w:rPr>
                <w:rFonts w:hint="eastAsia"/>
              </w:rPr>
              <w:t>0</w:t>
            </w:r>
            <w:r>
              <w:t>.269</w:t>
            </w:r>
          </w:p>
        </w:tc>
      </w:tr>
    </w:tbl>
    <w:p w14:paraId="661FF632" w14:textId="3A3B2272" w:rsidR="00B91968" w:rsidRDefault="0031152A" w:rsidP="003579AB">
      <w:pPr>
        <w:ind w:firstLine="480"/>
      </w:pPr>
      <w:r>
        <w:rPr>
          <w:rFonts w:hint="eastAsia"/>
        </w:rPr>
        <w:t>根据表</w:t>
      </w:r>
      <w:commentRangeStart w:id="9"/>
      <w:r>
        <w:rPr>
          <w:rFonts w:hint="eastAsia"/>
        </w:rPr>
        <w:t>3</w:t>
      </w:r>
      <w:r>
        <w:t>.4</w:t>
      </w:r>
      <w:r>
        <w:rPr>
          <w:rFonts w:hint="eastAsia"/>
        </w:rPr>
        <w:t>和图</w:t>
      </w:r>
      <w:r>
        <w:rPr>
          <w:rFonts w:hint="eastAsia"/>
        </w:rPr>
        <w:t>3</w:t>
      </w:r>
      <w:r>
        <w:t>.3</w:t>
      </w:r>
      <w:r>
        <w:rPr>
          <w:rFonts w:hint="eastAsia"/>
        </w:rPr>
        <w:t>(</w:t>
      </w:r>
      <w:r>
        <w:t>a-e)</w:t>
      </w:r>
      <w:commentRangeEnd w:id="9"/>
      <w:r w:rsidR="001D0FBB">
        <w:rPr>
          <w:rStyle w:val="af5"/>
        </w:rPr>
        <w:commentReference w:id="9"/>
      </w:r>
      <w:r>
        <w:rPr>
          <w:rFonts w:hint="eastAsia"/>
        </w:rPr>
        <w:t>分析可知，</w:t>
      </w:r>
      <w:proofErr w:type="spellStart"/>
      <w:r w:rsidRPr="0031152A">
        <w:rPr>
          <w:rFonts w:hint="eastAsia"/>
        </w:rPr>
        <w:t>CatBoost</w:t>
      </w:r>
      <w:proofErr w:type="spellEnd"/>
      <w:r w:rsidRPr="0031152A">
        <w:rPr>
          <w:rFonts w:hint="eastAsia"/>
        </w:rPr>
        <w:t>与</w:t>
      </w:r>
      <w:proofErr w:type="spellStart"/>
      <w:r w:rsidRPr="0031152A">
        <w:rPr>
          <w:rFonts w:hint="eastAsia"/>
        </w:rPr>
        <w:t>XGBoost</w:t>
      </w:r>
      <w:proofErr w:type="spellEnd"/>
      <w:r>
        <w:rPr>
          <w:rFonts w:hint="eastAsia"/>
        </w:rPr>
        <w:t>在训练集与测试集上均获得极高的拟合精度</w:t>
      </w:r>
      <w:r w:rsidR="00B91968">
        <w:rPr>
          <w:rFonts w:hint="eastAsia"/>
        </w:rPr>
        <w:t>：</w:t>
      </w:r>
      <w:r>
        <w:rPr>
          <w:rFonts w:hint="eastAsia"/>
        </w:rPr>
        <w:t>训练集</w:t>
      </w:r>
      <w:r>
        <w:rPr>
          <w:rFonts w:hint="eastAsia"/>
        </w:rPr>
        <w:t>R</w:t>
      </w:r>
      <w:r w:rsidRPr="00B91968">
        <w:rPr>
          <w:vertAlign w:val="superscript"/>
        </w:rPr>
        <w:t>2</w:t>
      </w:r>
      <w:r>
        <w:rPr>
          <w:rFonts w:hint="eastAsia"/>
        </w:rPr>
        <w:t>均达到</w:t>
      </w:r>
      <w:r>
        <w:rPr>
          <w:rFonts w:hint="eastAsia"/>
        </w:rPr>
        <w:t>0</w:t>
      </w:r>
      <w:r>
        <w:t>.999</w:t>
      </w:r>
      <w:r>
        <w:rPr>
          <w:rFonts w:hint="eastAsia"/>
        </w:rPr>
        <w:t>，</w:t>
      </w:r>
      <w:r w:rsidR="00B91968">
        <w:rPr>
          <w:rFonts w:hint="eastAsia"/>
        </w:rPr>
        <w:t>测试集</w:t>
      </w:r>
      <w:r w:rsidR="00B91968">
        <w:rPr>
          <w:rFonts w:hint="eastAsia"/>
        </w:rPr>
        <w:t>R</w:t>
      </w:r>
      <w:r w:rsidR="00B91968" w:rsidRPr="00B91968">
        <w:rPr>
          <w:vertAlign w:val="superscript"/>
        </w:rPr>
        <w:t>2</w:t>
      </w:r>
      <w:r w:rsidR="00B91968">
        <w:rPr>
          <w:rFonts w:hint="eastAsia"/>
        </w:rPr>
        <w:t>分别为</w:t>
      </w:r>
      <w:r w:rsidR="00B91968">
        <w:rPr>
          <w:rFonts w:hint="eastAsia"/>
        </w:rPr>
        <w:t>0</w:t>
      </w:r>
      <w:r w:rsidR="00B91968">
        <w:t>.986</w:t>
      </w:r>
      <w:r w:rsidR="00B91968">
        <w:rPr>
          <w:rFonts w:hint="eastAsia"/>
        </w:rPr>
        <w:t>和</w:t>
      </w:r>
      <w:r w:rsidR="00B91968">
        <w:rPr>
          <w:rFonts w:hint="eastAsia"/>
        </w:rPr>
        <w:t>0</w:t>
      </w:r>
      <w:r w:rsidR="00B91968">
        <w:t>.980</w:t>
      </w:r>
      <w:r w:rsidR="00B91968">
        <w:rPr>
          <w:rFonts w:hint="eastAsia"/>
        </w:rPr>
        <w:t>，</w:t>
      </w:r>
      <w:r w:rsidR="00B91968">
        <w:rPr>
          <w:rFonts w:hint="eastAsia"/>
        </w:rPr>
        <w:t>M</w:t>
      </w:r>
      <w:r w:rsidR="00B91968">
        <w:t>AE</w:t>
      </w:r>
      <w:r w:rsidR="00B91968">
        <w:rPr>
          <w:rFonts w:hint="eastAsia"/>
        </w:rPr>
        <w:t>分别为</w:t>
      </w:r>
      <w:r w:rsidR="00B91968">
        <w:rPr>
          <w:rFonts w:hint="eastAsia"/>
        </w:rPr>
        <w:t>0.086</w:t>
      </w:r>
      <w:r w:rsidR="00B91968">
        <w:rPr>
          <w:rFonts w:hint="eastAsia"/>
        </w:rPr>
        <w:t>和</w:t>
      </w:r>
      <w:r w:rsidR="00B91968">
        <w:rPr>
          <w:rFonts w:hint="eastAsia"/>
        </w:rPr>
        <w:t>0.085</w:t>
      </w:r>
      <w:r w:rsidR="00B91968">
        <w:rPr>
          <w:rFonts w:hint="eastAsia"/>
        </w:rPr>
        <w:t>，</w:t>
      </w:r>
      <w:r w:rsidR="00B91968" w:rsidRPr="00B91968">
        <w:rPr>
          <w:rFonts w:hint="eastAsia"/>
        </w:rPr>
        <w:t>散点在</w:t>
      </w:r>
      <w:r w:rsidR="00B91968" w:rsidRPr="00B91968">
        <w:rPr>
          <w:rFonts w:hint="eastAsia"/>
        </w:rPr>
        <w:t>Y=X</w:t>
      </w:r>
      <w:r w:rsidR="00B91968" w:rsidRPr="00B91968">
        <w:rPr>
          <w:rFonts w:hint="eastAsia"/>
        </w:rPr>
        <w:t>附近高度聚集</w:t>
      </w:r>
      <w:r w:rsidR="00B91968">
        <w:rPr>
          <w:rFonts w:hint="eastAsia"/>
        </w:rPr>
        <w:t>，</w:t>
      </w:r>
      <w:commentRangeStart w:id="10"/>
      <w:r w:rsidR="00B91968">
        <w:rPr>
          <w:rFonts w:hint="eastAsia"/>
        </w:rPr>
        <w:t>如图</w:t>
      </w:r>
      <w:r w:rsidR="00B91968">
        <w:rPr>
          <w:rFonts w:hint="eastAsia"/>
        </w:rPr>
        <w:t>3</w:t>
      </w:r>
      <w:r w:rsidR="00B91968">
        <w:t>.3(a)</w:t>
      </w:r>
      <w:ins w:id="11" w:author="蓉 安" w:date="2026-04-02T14:16:00Z">
        <w:r w:rsidR="001D0FBB">
          <w:rPr>
            <w:rFonts w:hint="eastAsia"/>
          </w:rPr>
          <w:t>和</w:t>
        </w:r>
        <w:r w:rsidR="001D0FBB">
          <w:rPr>
            <w:rFonts w:hint="eastAsia"/>
          </w:rPr>
          <w:t>3</w:t>
        </w:r>
        <w:r w:rsidR="001D0FBB">
          <w:t>.3</w:t>
        </w:r>
      </w:ins>
      <w:r w:rsidR="00B91968">
        <w:t>(c)</w:t>
      </w:r>
      <w:r w:rsidR="00B91968">
        <w:rPr>
          <w:rFonts w:hint="eastAsia"/>
        </w:rPr>
        <w:t>所示</w:t>
      </w:r>
      <w:commentRangeEnd w:id="10"/>
      <w:r w:rsidR="001D0FBB">
        <w:rPr>
          <w:rStyle w:val="af5"/>
        </w:rPr>
        <w:commentReference w:id="10"/>
      </w:r>
      <w:r w:rsidR="00B91968">
        <w:rPr>
          <w:rFonts w:hint="eastAsia"/>
        </w:rPr>
        <w:t>。初步表明这两类提升树模型</w:t>
      </w:r>
      <w:r w:rsidR="00B91968" w:rsidRPr="00B91968">
        <w:rPr>
          <w:rFonts w:hint="eastAsia"/>
        </w:rPr>
        <w:t>能</w:t>
      </w:r>
      <w:r w:rsidR="00F75BF9">
        <w:rPr>
          <w:rFonts w:hint="eastAsia"/>
        </w:rPr>
        <w:t>较为</w:t>
      </w:r>
      <w:r w:rsidR="00B91968" w:rsidRPr="00B91968">
        <w:rPr>
          <w:rFonts w:hint="eastAsia"/>
        </w:rPr>
        <w:t>有效的捕捉“离子结构</w:t>
      </w:r>
      <w:r w:rsidR="00B91968" w:rsidRPr="00B91968">
        <w:rPr>
          <w:rFonts w:hint="eastAsia"/>
        </w:rPr>
        <w:t>-</w:t>
      </w:r>
      <w:r w:rsidR="00B91968" w:rsidRPr="00B91968">
        <w:rPr>
          <w:rFonts w:hint="eastAsia"/>
        </w:rPr>
        <w:t>固体界面</w:t>
      </w:r>
      <w:r w:rsidR="00B91968" w:rsidRPr="00B91968">
        <w:rPr>
          <w:rFonts w:hint="eastAsia"/>
        </w:rPr>
        <w:t>-</w:t>
      </w:r>
      <w:r w:rsidR="00B91968" w:rsidRPr="00B91968">
        <w:rPr>
          <w:rFonts w:hint="eastAsia"/>
        </w:rPr>
        <w:t>外界环境</w:t>
      </w:r>
      <w:r w:rsidR="00B91968" w:rsidRPr="00B91968">
        <w:rPr>
          <w:rFonts w:hint="eastAsia"/>
        </w:rPr>
        <w:t>-</w:t>
      </w:r>
      <w:r w:rsidR="00B91968" w:rsidRPr="00B91968">
        <w:rPr>
          <w:rFonts w:hint="eastAsia"/>
        </w:rPr>
        <w:t>膜厚”对摩擦行为的非线性耦合关系</w:t>
      </w:r>
      <w:r w:rsidR="00B91968">
        <w:rPr>
          <w:rFonts w:hint="eastAsia"/>
        </w:rPr>
        <w:t>。</w:t>
      </w:r>
      <w:r w:rsidR="00B91968" w:rsidRPr="00B91968">
        <w:rPr>
          <w:rFonts w:hint="eastAsia"/>
        </w:rPr>
        <w:t>RF</w:t>
      </w:r>
      <w:r w:rsidR="00F75BF9">
        <w:rPr>
          <w:rFonts w:hint="eastAsia"/>
        </w:rPr>
        <w:t>在</w:t>
      </w:r>
      <w:r w:rsidR="00B91968" w:rsidRPr="00B91968">
        <w:rPr>
          <w:rFonts w:hint="eastAsia"/>
        </w:rPr>
        <w:t>训练</w:t>
      </w:r>
      <w:r w:rsidR="00B91968">
        <w:rPr>
          <w:rFonts w:hint="eastAsia"/>
        </w:rPr>
        <w:t>集</w:t>
      </w:r>
      <w:r w:rsidR="00B91968" w:rsidRPr="00B91968">
        <w:rPr>
          <w:rFonts w:hint="eastAsia"/>
        </w:rPr>
        <w:t>和测试</w:t>
      </w:r>
      <w:r w:rsidR="00B91968">
        <w:rPr>
          <w:rFonts w:hint="eastAsia"/>
        </w:rPr>
        <w:t>集</w:t>
      </w:r>
      <w:r w:rsidR="00F75BF9">
        <w:rPr>
          <w:rFonts w:hint="eastAsia"/>
        </w:rPr>
        <w:t>的预测</w:t>
      </w:r>
      <w:r w:rsidR="00B91968">
        <w:rPr>
          <w:rFonts w:hint="eastAsia"/>
        </w:rPr>
        <w:t>性能同样保持较高水平</w:t>
      </w:r>
      <w:r w:rsidR="00B91968">
        <w:rPr>
          <w:rFonts w:hint="eastAsia"/>
        </w:rPr>
        <w:t>(</w:t>
      </w:r>
      <w:r w:rsidR="00B91968" w:rsidRPr="00B91968">
        <w:rPr>
          <w:rFonts w:hint="eastAsia"/>
        </w:rPr>
        <w:t>Train</w:t>
      </w:r>
      <w:r w:rsidR="00B91968" w:rsidRPr="00B91968">
        <w:rPr>
          <w:rFonts w:hint="eastAsia"/>
        </w:rPr>
        <w:t>：</w:t>
      </w:r>
      <w:r w:rsidR="00B91968" w:rsidRPr="00B91968">
        <w:rPr>
          <w:rFonts w:hint="eastAsia"/>
        </w:rPr>
        <w:t>R</w:t>
      </w:r>
      <w:r w:rsidR="00B91968" w:rsidRPr="00B91968">
        <w:rPr>
          <w:rFonts w:hint="eastAsia"/>
          <w:vertAlign w:val="superscript"/>
        </w:rPr>
        <w:t>2</w:t>
      </w:r>
      <w:r w:rsidR="00B91968" w:rsidRPr="00B91968">
        <w:rPr>
          <w:rFonts w:hint="eastAsia"/>
        </w:rPr>
        <w:t>=0.978</w:t>
      </w:r>
      <w:r w:rsidR="00B91968" w:rsidRPr="00B91968">
        <w:rPr>
          <w:rFonts w:hint="eastAsia"/>
        </w:rPr>
        <w:t>，</w:t>
      </w:r>
      <w:r w:rsidR="00B91968" w:rsidRPr="00B91968">
        <w:rPr>
          <w:rFonts w:hint="eastAsia"/>
        </w:rPr>
        <w:t>MAE=0.066</w:t>
      </w:r>
      <w:r w:rsidR="00B91968" w:rsidRPr="00B91968">
        <w:rPr>
          <w:rFonts w:hint="eastAsia"/>
        </w:rPr>
        <w:t>；</w:t>
      </w:r>
      <w:r w:rsidR="00B91968" w:rsidRPr="00B91968">
        <w:rPr>
          <w:rFonts w:hint="eastAsia"/>
        </w:rPr>
        <w:t xml:space="preserve">Test </w:t>
      </w:r>
      <w:r w:rsidR="00B91968" w:rsidRPr="00B91968">
        <w:rPr>
          <w:rFonts w:hint="eastAsia"/>
        </w:rPr>
        <w:t>：</w:t>
      </w:r>
      <w:r w:rsidR="00B91968" w:rsidRPr="00B91968">
        <w:rPr>
          <w:rFonts w:hint="eastAsia"/>
        </w:rPr>
        <w:t>R</w:t>
      </w:r>
      <w:r w:rsidR="00B91968" w:rsidRPr="00B91968">
        <w:rPr>
          <w:rFonts w:hint="eastAsia"/>
          <w:vertAlign w:val="superscript"/>
        </w:rPr>
        <w:t>2</w:t>
      </w:r>
      <w:r w:rsidR="00B91968" w:rsidRPr="00B91968">
        <w:rPr>
          <w:rFonts w:hint="eastAsia"/>
        </w:rPr>
        <w:t>=0.965</w:t>
      </w:r>
      <w:r w:rsidR="00B91968" w:rsidRPr="00B91968">
        <w:rPr>
          <w:rFonts w:hint="eastAsia"/>
        </w:rPr>
        <w:t>，</w:t>
      </w:r>
      <w:r w:rsidR="00B91968" w:rsidRPr="00B91968">
        <w:rPr>
          <w:rFonts w:hint="eastAsia"/>
        </w:rPr>
        <w:t>MAE=0.117</w:t>
      </w:r>
      <w:r w:rsidR="00B91968">
        <w:rPr>
          <w:rFonts w:hint="eastAsia"/>
        </w:rPr>
        <w:t>)</w:t>
      </w:r>
      <w:r w:rsidR="00B91968" w:rsidRPr="00B91968">
        <w:rPr>
          <w:rFonts w:hint="eastAsia"/>
        </w:rPr>
        <w:t>，且训练</w:t>
      </w:r>
      <w:r w:rsidR="00B91968">
        <w:rPr>
          <w:rFonts w:hint="eastAsia"/>
        </w:rPr>
        <w:t>集</w:t>
      </w:r>
      <w:r w:rsidR="00B91968" w:rsidRPr="00B91968">
        <w:rPr>
          <w:rFonts w:hint="eastAsia"/>
        </w:rPr>
        <w:t>与测试</w:t>
      </w:r>
      <w:r w:rsidR="00B91968">
        <w:rPr>
          <w:rFonts w:hint="eastAsia"/>
        </w:rPr>
        <w:t>集</w:t>
      </w:r>
      <w:r w:rsidR="00B91968" w:rsidRPr="00B91968">
        <w:rPr>
          <w:rFonts w:hint="eastAsia"/>
        </w:rPr>
        <w:t>差距较小</w:t>
      </w:r>
      <w:r w:rsidR="00B91968">
        <w:rPr>
          <w:rFonts w:hint="eastAsia"/>
        </w:rPr>
        <w:t>，这表明</w:t>
      </w:r>
      <w:r w:rsidR="00B91968" w:rsidRPr="00B91968">
        <w:rPr>
          <w:rFonts w:hint="eastAsia"/>
        </w:rPr>
        <w:t>RF</w:t>
      </w:r>
      <w:r w:rsidR="00B91968" w:rsidRPr="00B91968">
        <w:rPr>
          <w:rFonts w:hint="eastAsia"/>
        </w:rPr>
        <w:t>在当前样本规模下具有较好的稳健性</w:t>
      </w:r>
      <w:r w:rsidR="00B91968">
        <w:rPr>
          <w:rFonts w:hint="eastAsia"/>
        </w:rPr>
        <w:t>。</w:t>
      </w:r>
      <w:r w:rsidR="00B91968" w:rsidRPr="00B91968">
        <w:rPr>
          <w:rFonts w:hint="eastAsia"/>
        </w:rPr>
        <w:t>相比之下，</w:t>
      </w:r>
      <w:r w:rsidR="00B91968" w:rsidRPr="00B91968">
        <w:rPr>
          <w:rFonts w:hint="eastAsia"/>
        </w:rPr>
        <w:t>SVR</w:t>
      </w:r>
      <w:r w:rsidR="00B91968" w:rsidRPr="00B91968">
        <w:rPr>
          <w:rFonts w:hint="eastAsia"/>
        </w:rPr>
        <w:t>与</w:t>
      </w:r>
      <w:r w:rsidR="00B91968" w:rsidRPr="00B91968">
        <w:rPr>
          <w:rFonts w:hint="eastAsia"/>
        </w:rPr>
        <w:t>MLP</w:t>
      </w:r>
      <w:r w:rsidR="00B91968" w:rsidRPr="00B91968">
        <w:rPr>
          <w:rFonts w:hint="eastAsia"/>
        </w:rPr>
        <w:t>的测试集表现相对较弱</w:t>
      </w:r>
      <w:r w:rsidR="00B91968">
        <w:rPr>
          <w:rFonts w:hint="eastAsia"/>
        </w:rPr>
        <w:t>：</w:t>
      </w:r>
      <w:r w:rsidR="002C3152">
        <w:t>(</w:t>
      </w:r>
      <w:r w:rsidR="00B91968" w:rsidRPr="00B91968">
        <w:rPr>
          <w:rFonts w:hint="eastAsia"/>
        </w:rPr>
        <w:t>SVR</w:t>
      </w:r>
      <w:r w:rsidR="00B91968" w:rsidRPr="00B91968">
        <w:rPr>
          <w:rFonts w:hint="eastAsia"/>
        </w:rPr>
        <w:t>：</w:t>
      </w:r>
      <w:r w:rsidR="00B91968" w:rsidRPr="00B91968">
        <w:rPr>
          <w:rFonts w:hint="eastAsia"/>
        </w:rPr>
        <w:t>Test (R</w:t>
      </w:r>
      <w:r w:rsidR="00B91968" w:rsidRPr="00B91968">
        <w:rPr>
          <w:rFonts w:hint="eastAsia"/>
          <w:vertAlign w:val="superscript"/>
        </w:rPr>
        <w:t>2</w:t>
      </w:r>
      <w:r w:rsidR="00B91968" w:rsidRPr="00B91968">
        <w:rPr>
          <w:rFonts w:hint="eastAsia"/>
        </w:rPr>
        <w:t>=0.898)</w:t>
      </w:r>
      <w:r w:rsidR="00B91968" w:rsidRPr="00B91968">
        <w:rPr>
          <w:rFonts w:hint="eastAsia"/>
        </w:rPr>
        <w:t>，</w:t>
      </w:r>
      <w:r w:rsidR="00B91968" w:rsidRPr="00B91968">
        <w:rPr>
          <w:rFonts w:hint="eastAsia"/>
        </w:rPr>
        <w:t>MAE=0.152</w:t>
      </w:r>
      <w:r w:rsidR="00F75BF9">
        <w:rPr>
          <w:rFonts w:hint="eastAsia"/>
        </w:rPr>
        <w:t>；</w:t>
      </w:r>
      <w:r w:rsidR="00B91968" w:rsidRPr="00B91968">
        <w:rPr>
          <w:rFonts w:hint="eastAsia"/>
        </w:rPr>
        <w:t>MLP</w:t>
      </w:r>
      <w:r w:rsidR="00B91968" w:rsidRPr="00B91968">
        <w:rPr>
          <w:rFonts w:hint="eastAsia"/>
        </w:rPr>
        <w:t>：</w:t>
      </w:r>
      <w:r w:rsidR="00B91968" w:rsidRPr="00B91968">
        <w:rPr>
          <w:rFonts w:hint="eastAsia"/>
        </w:rPr>
        <w:t>Test (R</w:t>
      </w:r>
      <w:r w:rsidR="00B91968" w:rsidRPr="00B91968">
        <w:rPr>
          <w:rFonts w:hint="eastAsia"/>
          <w:vertAlign w:val="superscript"/>
        </w:rPr>
        <w:t>2</w:t>
      </w:r>
      <w:r w:rsidR="00B91968" w:rsidRPr="00B91968">
        <w:rPr>
          <w:rFonts w:hint="eastAsia"/>
        </w:rPr>
        <w:t>=0.847)</w:t>
      </w:r>
      <w:r w:rsidR="00B91968" w:rsidRPr="00B91968">
        <w:rPr>
          <w:rFonts w:hint="eastAsia"/>
        </w:rPr>
        <w:t>，</w:t>
      </w:r>
      <w:r w:rsidR="00B91968" w:rsidRPr="00B91968">
        <w:rPr>
          <w:rFonts w:hint="eastAsia"/>
        </w:rPr>
        <w:t>MAE=0.266</w:t>
      </w:r>
      <w:r w:rsidR="00B91968">
        <w:t>)</w:t>
      </w:r>
      <w:r w:rsidR="00B91968" w:rsidRPr="00B91968">
        <w:rPr>
          <w:rFonts w:hint="eastAsia"/>
        </w:rPr>
        <w:t>，其中</w:t>
      </w:r>
      <w:r w:rsidR="00B91968" w:rsidRPr="00B91968">
        <w:rPr>
          <w:rFonts w:hint="eastAsia"/>
        </w:rPr>
        <w:t>MLP</w:t>
      </w:r>
      <w:r w:rsidR="00B91968" w:rsidRPr="00B91968">
        <w:rPr>
          <w:rFonts w:hint="eastAsia"/>
        </w:rPr>
        <w:t>模型的</w:t>
      </w:r>
      <w:r w:rsidR="00F75BF9">
        <w:rPr>
          <w:rFonts w:hint="eastAsia"/>
        </w:rPr>
        <w:t>点离散度更</w:t>
      </w:r>
      <w:r w:rsidR="00B91968">
        <w:rPr>
          <w:rFonts w:hint="eastAsia"/>
        </w:rPr>
        <w:t>大，如图</w:t>
      </w:r>
      <w:r w:rsidR="00B91968" w:rsidRPr="00B91968">
        <w:rPr>
          <w:rFonts w:hint="eastAsia"/>
        </w:rPr>
        <w:t>3.3</w:t>
      </w:r>
      <w:r w:rsidR="00B91968">
        <w:t>(</w:t>
      </w:r>
      <w:r w:rsidR="00B91968" w:rsidRPr="00B91968">
        <w:rPr>
          <w:rFonts w:hint="eastAsia"/>
        </w:rPr>
        <w:t>e</w:t>
      </w:r>
      <w:r w:rsidR="00B91968">
        <w:rPr>
          <w:rFonts w:hint="eastAsia"/>
        </w:rPr>
        <w:t>)</w:t>
      </w:r>
      <w:r w:rsidR="00B91968">
        <w:rPr>
          <w:rFonts w:hint="eastAsia"/>
        </w:rPr>
        <w:t>所示</w:t>
      </w:r>
      <w:r w:rsidR="00F75BF9">
        <w:rPr>
          <w:rFonts w:hint="eastAsia"/>
        </w:rPr>
        <w:t>，这说明同无膜厚</w:t>
      </w:r>
      <w:r w:rsidR="00F75BF9">
        <w:rPr>
          <w:rFonts w:hint="eastAsia"/>
        </w:rPr>
        <w:t>Da</w:t>
      </w:r>
      <w:r w:rsidR="00F75BF9">
        <w:t>taset-A</w:t>
      </w:r>
      <w:r w:rsidR="00F75BF9">
        <w:rPr>
          <w:rFonts w:hint="eastAsia"/>
        </w:rPr>
        <w:t>一样，对有膜厚</w:t>
      </w:r>
      <w:r w:rsidR="00B91968">
        <w:rPr>
          <w:rFonts w:hint="eastAsia"/>
        </w:rPr>
        <w:t>数据集</w:t>
      </w:r>
      <w:r w:rsidR="00F75BF9">
        <w:rPr>
          <w:rFonts w:hint="eastAsia"/>
        </w:rPr>
        <w:t>Data</w:t>
      </w:r>
      <w:r w:rsidR="00F75BF9">
        <w:t>set-B</w:t>
      </w:r>
      <w:r w:rsidR="00F75BF9">
        <w:rPr>
          <w:rFonts w:hint="eastAsia"/>
        </w:rPr>
        <w:t>，神经网络模型也</w:t>
      </w:r>
      <w:r w:rsidR="002C3152">
        <w:rPr>
          <w:rFonts w:hint="eastAsia"/>
        </w:rPr>
        <w:t>存在</w:t>
      </w:r>
      <w:r w:rsidR="00B91968" w:rsidRPr="00B91968">
        <w:rPr>
          <w:rFonts w:hint="eastAsia"/>
        </w:rPr>
        <w:t>训练稳定性</w:t>
      </w:r>
      <w:r w:rsidR="002C3152">
        <w:rPr>
          <w:rFonts w:hint="eastAsia"/>
        </w:rPr>
        <w:t>低</w:t>
      </w:r>
      <w:r w:rsidR="00B91968" w:rsidRPr="00B91968">
        <w:rPr>
          <w:rFonts w:hint="eastAsia"/>
        </w:rPr>
        <w:t>与泛化能力差的问题。</w:t>
      </w:r>
    </w:p>
    <w:p w14:paraId="7334C19D" w14:textId="77777777" w:rsidR="00F75BF9" w:rsidRDefault="00F75BF9" w:rsidP="003579AB">
      <w:pPr>
        <w:ind w:firstLine="480"/>
      </w:pPr>
      <w:r>
        <w:rPr>
          <w:rFonts w:hint="eastAsia"/>
        </w:rPr>
        <w:t>除了以上在整个摩擦</w:t>
      </w:r>
      <w:r w:rsidR="00930BD9">
        <w:rPr>
          <w:rFonts w:hint="eastAsia"/>
        </w:rPr>
        <w:t>系数</w:t>
      </w:r>
      <w:r>
        <w:rPr>
          <w:rFonts w:hint="eastAsia"/>
        </w:rPr>
        <w:t>区间评价</w:t>
      </w:r>
      <w:r w:rsidR="002C3152">
        <w:rPr>
          <w:rFonts w:hint="eastAsia"/>
        </w:rPr>
        <w:t>五类</w:t>
      </w:r>
      <w:r>
        <w:rPr>
          <w:rFonts w:hint="eastAsia"/>
        </w:rPr>
        <w:t>模型，发现</w:t>
      </w:r>
      <w:r w:rsidR="002C3152">
        <w:rPr>
          <w:rFonts w:hint="eastAsia"/>
        </w:rPr>
        <w:t>五类</w:t>
      </w:r>
      <w:r>
        <w:rPr>
          <w:rFonts w:hint="eastAsia"/>
        </w:rPr>
        <w:t>模型在训练集和测试集上预测能力的显著差异。本节还观察到</w:t>
      </w:r>
      <w:r w:rsidR="00930BD9">
        <w:rPr>
          <w:rFonts w:hint="eastAsia"/>
        </w:rPr>
        <w:t>：</w:t>
      </w:r>
      <w:r w:rsidR="00930BD9" w:rsidRPr="00930BD9">
        <w:rPr>
          <w:rFonts w:hint="eastAsia"/>
        </w:rPr>
        <w:t>不同模型的预测值</w:t>
      </w:r>
      <w:r w:rsidR="00930BD9" w:rsidRPr="00930BD9">
        <w:rPr>
          <w:rFonts w:hint="eastAsia"/>
        </w:rPr>
        <w:t>-</w:t>
      </w:r>
      <w:r w:rsidR="00930BD9" w:rsidRPr="00930BD9">
        <w:rPr>
          <w:rFonts w:hint="eastAsia"/>
        </w:rPr>
        <w:t>真实值散点在不同摩擦系数区间的局部形态也存在差异，并呈现出一定的互补性，为便于观察与对比，</w:t>
      </w:r>
      <w:r w:rsidR="00930BD9">
        <w:rPr>
          <w:rFonts w:hint="eastAsia"/>
        </w:rPr>
        <w:t>在</w:t>
      </w:r>
      <w:r w:rsidR="00930BD9" w:rsidRPr="00930BD9">
        <w:rPr>
          <w:rFonts w:hint="eastAsia"/>
        </w:rPr>
        <w:t>图</w:t>
      </w:r>
      <w:r w:rsidR="00930BD9" w:rsidRPr="00930BD9">
        <w:rPr>
          <w:rFonts w:hint="eastAsia"/>
        </w:rPr>
        <w:t>3.3(a-c)</w:t>
      </w:r>
      <w:r w:rsidR="00930BD9" w:rsidRPr="00930BD9">
        <w:rPr>
          <w:rFonts w:hint="eastAsia"/>
        </w:rPr>
        <w:t>对代表性区间进行了圈注</w:t>
      </w:r>
      <w:r w:rsidR="00930BD9">
        <w:rPr>
          <w:rFonts w:hint="eastAsia"/>
        </w:rPr>
        <w:t>。其中，</w:t>
      </w:r>
      <w:r w:rsidR="00930BD9" w:rsidRPr="00930BD9">
        <w:rPr>
          <w:rFonts w:hint="eastAsia"/>
        </w:rPr>
        <w:t>在中高摩擦系数区间，</w:t>
      </w:r>
      <w:proofErr w:type="spellStart"/>
      <w:r w:rsidR="00930BD9" w:rsidRPr="00930BD9">
        <w:rPr>
          <w:rFonts w:hint="eastAsia"/>
        </w:rPr>
        <w:t>CatBoost</w:t>
      </w:r>
      <w:proofErr w:type="spellEnd"/>
      <w:r w:rsidR="00930BD9" w:rsidRPr="00930BD9">
        <w:rPr>
          <w:rFonts w:hint="eastAsia"/>
        </w:rPr>
        <w:t>的预测点更紧密地沿</w:t>
      </w:r>
      <w:r w:rsidR="00930BD9" w:rsidRPr="00930BD9">
        <w:rPr>
          <w:rFonts w:hint="eastAsia"/>
        </w:rPr>
        <w:t>Y=X</w:t>
      </w:r>
      <w:r w:rsidR="00930BD9">
        <w:rPr>
          <w:rFonts w:hint="eastAsia"/>
        </w:rPr>
        <w:t>参考线分布，离散度较小，表明这</w:t>
      </w:r>
      <w:r w:rsidR="00930BD9" w:rsidRPr="00930BD9">
        <w:rPr>
          <w:rFonts w:hint="eastAsia"/>
        </w:rPr>
        <w:t>类提升树模型在该</w:t>
      </w:r>
      <w:r w:rsidR="00930BD9">
        <w:rPr>
          <w:rFonts w:hint="eastAsia"/>
        </w:rPr>
        <w:t>摩擦区间对摩擦响应的拟合更稳定，系统偏差更小</w:t>
      </w:r>
      <w:r w:rsidR="00930BD9" w:rsidRPr="00930BD9">
        <w:rPr>
          <w:rFonts w:hint="eastAsia"/>
        </w:rPr>
        <w:t>。</w:t>
      </w:r>
      <w:r w:rsidR="00930BD9">
        <w:rPr>
          <w:rFonts w:hint="eastAsia"/>
        </w:rPr>
        <w:t>而</w:t>
      </w:r>
      <w:r w:rsidR="00930BD9" w:rsidRPr="00930BD9">
        <w:rPr>
          <w:rFonts w:hint="eastAsia"/>
        </w:rPr>
        <w:t>RF</w:t>
      </w:r>
      <w:r w:rsidR="00930BD9" w:rsidRPr="00930BD9">
        <w:rPr>
          <w:rFonts w:hint="eastAsia"/>
        </w:rPr>
        <w:t>在高</w:t>
      </w:r>
      <w:r w:rsidR="00930BD9" w:rsidRPr="00930BD9">
        <w:rPr>
          <w:rFonts w:cs="Times New Roman"/>
        </w:rPr>
        <w:t>μ</w:t>
      </w:r>
      <w:r w:rsidR="00930BD9" w:rsidRPr="00930BD9">
        <w:rPr>
          <w:rFonts w:hint="eastAsia"/>
        </w:rPr>
        <w:t>区间</w:t>
      </w:r>
      <w:r w:rsidR="00930BD9" w:rsidRPr="00930BD9">
        <w:rPr>
          <w:rFonts w:hint="eastAsia"/>
        </w:rPr>
        <w:lastRenderedPageBreak/>
        <w:t>出现一定程度的低估倾向，表现为</w:t>
      </w:r>
      <w:r w:rsidR="00930BD9">
        <w:rPr>
          <w:rFonts w:hint="eastAsia"/>
        </w:rPr>
        <w:t>散点</w:t>
      </w:r>
      <w:r w:rsidR="00930BD9" w:rsidRPr="00930BD9">
        <w:rPr>
          <w:rFonts w:hint="eastAsia"/>
        </w:rPr>
        <w:t>整体位于</w:t>
      </w:r>
      <w:r w:rsidR="00930BD9" w:rsidRPr="00930BD9">
        <w:rPr>
          <w:rFonts w:hint="eastAsia"/>
        </w:rPr>
        <w:t>Y=X</w:t>
      </w:r>
      <w:r w:rsidR="00930BD9">
        <w:rPr>
          <w:rFonts w:hint="eastAsia"/>
        </w:rPr>
        <w:t>下方。另一方面，在低摩擦系数区间</w:t>
      </w:r>
      <w:r w:rsidR="00930BD9">
        <w:rPr>
          <w:rFonts w:hint="eastAsia"/>
        </w:rPr>
        <w:t>(</w:t>
      </w:r>
      <w:r w:rsidR="00930BD9" w:rsidRPr="00930BD9">
        <w:rPr>
          <w:rFonts w:cs="Times New Roman"/>
        </w:rPr>
        <w:t>μ</w:t>
      </w:r>
      <w:r w:rsidR="00930BD9" w:rsidRPr="00930BD9">
        <w:rPr>
          <w:rFonts w:hint="eastAsia"/>
        </w:rPr>
        <w:t>接近</w:t>
      </w:r>
      <w:r w:rsidR="00930BD9" w:rsidRPr="00930BD9">
        <w:rPr>
          <w:rFonts w:hint="eastAsia"/>
        </w:rPr>
        <w:t>0</w:t>
      </w:r>
      <w:r w:rsidR="00930BD9">
        <w:rPr>
          <w:rFonts w:hint="eastAsia"/>
        </w:rPr>
        <w:t>的样本附近</w:t>
      </w:r>
      <w:r w:rsidR="00930BD9">
        <w:rPr>
          <w:rFonts w:hint="eastAsia"/>
        </w:rPr>
        <w:t>)</w:t>
      </w:r>
      <w:r w:rsidR="00930BD9" w:rsidRPr="00930BD9">
        <w:rPr>
          <w:rFonts w:hint="eastAsia"/>
        </w:rPr>
        <w:t>，</w:t>
      </w:r>
      <w:r w:rsidR="00930BD9" w:rsidRPr="00930BD9">
        <w:rPr>
          <w:rFonts w:hint="eastAsia"/>
        </w:rPr>
        <w:t>RF</w:t>
      </w:r>
      <w:r w:rsidR="00930BD9" w:rsidRPr="00930BD9">
        <w:rPr>
          <w:rFonts w:hint="eastAsia"/>
        </w:rPr>
        <w:t>与</w:t>
      </w:r>
      <w:proofErr w:type="spellStart"/>
      <w:r w:rsidR="00930BD9" w:rsidRPr="00930BD9">
        <w:rPr>
          <w:rFonts w:hint="eastAsia"/>
        </w:rPr>
        <w:t>XGBoost</w:t>
      </w:r>
      <w:proofErr w:type="spellEnd"/>
      <w:r w:rsidR="00930BD9" w:rsidRPr="00930BD9">
        <w:rPr>
          <w:rFonts w:hint="eastAsia"/>
        </w:rPr>
        <w:t>的散点更集中于</w:t>
      </w:r>
      <w:r w:rsidR="00930BD9" w:rsidRPr="00930BD9">
        <w:rPr>
          <w:rFonts w:hint="eastAsia"/>
        </w:rPr>
        <w:t>Y=X</w:t>
      </w:r>
      <w:r w:rsidR="002C3152">
        <w:rPr>
          <w:rFonts w:hint="eastAsia"/>
        </w:rPr>
        <w:t>附近，表现</w:t>
      </w:r>
      <w:r w:rsidR="00930BD9" w:rsidRPr="00930BD9">
        <w:rPr>
          <w:rFonts w:hint="eastAsia"/>
        </w:rPr>
        <w:t>出更小的局部偏差，而</w:t>
      </w:r>
      <w:proofErr w:type="spellStart"/>
      <w:r w:rsidR="00930BD9" w:rsidRPr="00930BD9">
        <w:rPr>
          <w:rFonts w:hint="eastAsia"/>
        </w:rPr>
        <w:t>CatBoost</w:t>
      </w:r>
      <w:proofErr w:type="spellEnd"/>
      <w:r w:rsidR="00930BD9" w:rsidRPr="00930BD9">
        <w:rPr>
          <w:rFonts w:hint="eastAsia"/>
        </w:rPr>
        <w:t>在该区间的离散略有增加</w:t>
      </w:r>
      <w:r w:rsidR="002C3152">
        <w:rPr>
          <w:rFonts w:hint="eastAsia"/>
        </w:rPr>
        <w:t>，</w:t>
      </w:r>
      <w:r w:rsidR="002C3152" w:rsidRPr="002C3152">
        <w:rPr>
          <w:rFonts w:hint="eastAsia"/>
        </w:rPr>
        <w:t>有使摩擦系数预测值小于</w:t>
      </w:r>
      <w:r w:rsidR="002C3152" w:rsidRPr="002C3152">
        <w:rPr>
          <w:rFonts w:hint="eastAsia"/>
        </w:rPr>
        <w:t>0</w:t>
      </w:r>
      <w:r w:rsidR="002C3152">
        <w:rPr>
          <w:rFonts w:hint="eastAsia"/>
        </w:rPr>
        <w:t>的趋势</w:t>
      </w:r>
      <w:r w:rsidR="00930BD9" w:rsidRPr="00930BD9">
        <w:rPr>
          <w:rFonts w:hint="eastAsia"/>
        </w:rPr>
        <w:t>。</w:t>
      </w:r>
    </w:p>
    <w:p w14:paraId="49F4A1FD" w14:textId="77777777" w:rsidR="003579AB" w:rsidRDefault="003579AB" w:rsidP="003579AB">
      <w:pPr>
        <w:pStyle w:val="ac"/>
      </w:pPr>
      <w:r>
        <w:rPr>
          <w:noProof/>
        </w:rPr>
        <w:drawing>
          <wp:inline distT="0" distB="0" distL="0" distR="0" wp14:anchorId="555E5901" wp14:editId="1F895C66">
            <wp:extent cx="3852000" cy="708924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set-B 含膜厚数据集 train-test-pre-literature011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2000" cy="7089242"/>
                    </a:xfrm>
                    <a:prstGeom prst="rect">
                      <a:avLst/>
                    </a:prstGeom>
                  </pic:spPr>
                </pic:pic>
              </a:graphicData>
            </a:graphic>
          </wp:inline>
        </w:drawing>
      </w:r>
    </w:p>
    <w:p w14:paraId="48F74DC9" w14:textId="77777777" w:rsidR="003579AB" w:rsidRDefault="003579AB" w:rsidP="003579AB">
      <w:pPr>
        <w:pStyle w:val="ac"/>
      </w:pPr>
      <w:r w:rsidRPr="00145C1C">
        <w:rPr>
          <w:rFonts w:hint="eastAsia"/>
        </w:rPr>
        <w:t>图</w:t>
      </w:r>
      <w:r>
        <w:rPr>
          <w:rFonts w:hint="eastAsia"/>
        </w:rPr>
        <w:t>3.</w:t>
      </w:r>
      <w:r>
        <w:t>3</w:t>
      </w:r>
      <w:r>
        <w:rPr>
          <w:rFonts w:hint="eastAsia"/>
        </w:rPr>
        <w:t xml:space="preserve"> Dataset-</w:t>
      </w:r>
      <w:r>
        <w:t>B</w:t>
      </w:r>
      <w:r w:rsidR="0065469D">
        <w:rPr>
          <w:rFonts w:hint="eastAsia"/>
        </w:rPr>
        <w:t>含膜厚的五种单模型的预测性能，</w:t>
      </w:r>
      <w:r w:rsidR="0065469D">
        <w:rPr>
          <w:rFonts w:hint="eastAsia"/>
        </w:rPr>
        <w:t>(</w:t>
      </w:r>
      <w:r w:rsidRPr="00145C1C">
        <w:rPr>
          <w:rFonts w:hint="eastAsia"/>
        </w:rPr>
        <w:t>a-e</w:t>
      </w:r>
      <w:r w:rsidR="0065469D">
        <w:rPr>
          <w:rFonts w:hint="eastAsia"/>
        </w:rPr>
        <w:t>)</w:t>
      </w:r>
      <w:r w:rsidRPr="00145C1C">
        <w:rPr>
          <w:rFonts w:hint="eastAsia"/>
        </w:rPr>
        <w:t>训练集与测试集的预测值</w:t>
      </w:r>
      <w:r w:rsidRPr="00145C1C">
        <w:rPr>
          <w:rFonts w:hint="eastAsia"/>
        </w:rPr>
        <w:t>-</w:t>
      </w:r>
      <w:r w:rsidR="0065469D">
        <w:rPr>
          <w:rFonts w:hint="eastAsia"/>
        </w:rPr>
        <w:t>真实值散点图；</w:t>
      </w:r>
      <w:r w:rsidR="0065469D">
        <w:rPr>
          <w:rFonts w:hint="eastAsia"/>
        </w:rPr>
        <w:t>(</w:t>
      </w:r>
      <w:r w:rsidRPr="00145C1C">
        <w:rPr>
          <w:rFonts w:hint="eastAsia"/>
        </w:rPr>
        <w:t>f-j</w:t>
      </w:r>
      <w:r w:rsidR="0065469D">
        <w:rPr>
          <w:rFonts w:hint="eastAsia"/>
        </w:rPr>
        <w:t>)</w:t>
      </w:r>
      <w:r w:rsidRPr="00145C1C">
        <w:rPr>
          <w:rFonts w:hint="eastAsia"/>
        </w:rPr>
        <w:t>外部文献验证集样本的逐点真实值与预测值对比图</w:t>
      </w:r>
    </w:p>
    <w:p w14:paraId="527000EB" w14:textId="77777777" w:rsidR="003579AB" w:rsidRDefault="002C3152" w:rsidP="00EE63C9">
      <w:pPr>
        <w:ind w:firstLine="480"/>
      </w:pPr>
      <w:r w:rsidRPr="002C3152">
        <w:rPr>
          <w:rFonts w:hint="eastAsia"/>
        </w:rPr>
        <w:lastRenderedPageBreak/>
        <w:t>如图</w:t>
      </w:r>
      <w:r>
        <w:rPr>
          <w:rFonts w:hint="eastAsia"/>
        </w:rPr>
        <w:t>3.</w:t>
      </w:r>
      <w:r>
        <w:t>3</w:t>
      </w:r>
      <w:r w:rsidRPr="002C3152">
        <w:rPr>
          <w:rFonts w:hint="eastAsia"/>
        </w:rPr>
        <w:t>(f-j)</w:t>
      </w:r>
      <w:r w:rsidRPr="002C3152">
        <w:rPr>
          <w:rFonts w:hint="eastAsia"/>
        </w:rPr>
        <w:t>所示，</w:t>
      </w:r>
      <w:r w:rsidR="00EE63C9">
        <w:rPr>
          <w:rFonts w:hint="eastAsia"/>
        </w:rPr>
        <w:t>五类</w:t>
      </w:r>
      <w:r>
        <w:rPr>
          <w:rFonts w:hint="eastAsia"/>
        </w:rPr>
        <w:t>模型在</w:t>
      </w:r>
      <w:r w:rsidR="003579AB" w:rsidRPr="00E13B30">
        <w:rPr>
          <w:rFonts w:hint="eastAsia"/>
        </w:rPr>
        <w:t>外部文献验证集</w:t>
      </w:r>
      <w:r w:rsidR="00EE63C9">
        <w:rPr>
          <w:rFonts w:hint="eastAsia"/>
        </w:rPr>
        <w:t>的</w:t>
      </w:r>
      <w:r w:rsidR="00EE63C9">
        <w:rPr>
          <w:rFonts w:hint="eastAsia"/>
        </w:rPr>
        <w:t>R</w:t>
      </w:r>
      <w:r w:rsidR="00EE63C9" w:rsidRPr="00EE63C9">
        <w:rPr>
          <w:vertAlign w:val="superscript"/>
        </w:rPr>
        <w:t>2</w:t>
      </w:r>
      <w:r w:rsidR="00EE63C9">
        <w:rPr>
          <w:rFonts w:hint="eastAsia"/>
        </w:rPr>
        <w:t>均为正值，并且相较于无膜厚</w:t>
      </w:r>
      <w:r w:rsidR="00EE63C9">
        <w:rPr>
          <w:rFonts w:hint="eastAsia"/>
        </w:rPr>
        <w:t>Dataset</w:t>
      </w:r>
      <w:r w:rsidR="00EE63C9">
        <w:t>-A</w:t>
      </w:r>
      <w:r w:rsidR="00EE63C9">
        <w:rPr>
          <w:rFonts w:hint="eastAsia"/>
        </w:rPr>
        <w:t>的情况，</w:t>
      </w:r>
      <w:r w:rsidR="00EE63C9" w:rsidRPr="00EE63C9">
        <w:rPr>
          <w:rFonts w:hint="eastAsia"/>
        </w:rPr>
        <w:t>在引入膜厚</w:t>
      </w:r>
      <w:r w:rsidR="00EE63C9" w:rsidRPr="00EE63C9">
        <w:rPr>
          <w:rFonts w:hint="eastAsia"/>
        </w:rPr>
        <w:t>h</w:t>
      </w:r>
      <w:r w:rsidR="00EE63C9">
        <w:rPr>
          <w:rFonts w:hint="eastAsia"/>
        </w:rPr>
        <w:t>后，</w:t>
      </w:r>
      <w:r w:rsidR="00EE63C9" w:rsidRPr="00EE63C9">
        <w:rPr>
          <w:rFonts w:hint="eastAsia"/>
        </w:rPr>
        <w:t>模型对跨</w:t>
      </w:r>
      <w:r w:rsidR="00EE63C9" w:rsidRPr="00EE63C9">
        <w:rPr>
          <w:rFonts w:hint="eastAsia"/>
        </w:rPr>
        <w:t>ILs-</w:t>
      </w:r>
      <w:r w:rsidR="00EE63C9">
        <w:rPr>
          <w:rFonts w:hint="eastAsia"/>
        </w:rPr>
        <w:t>固体界面体系的外部文献验证集样本</w:t>
      </w:r>
      <w:r w:rsidR="00EE63C9" w:rsidRPr="00EE63C9">
        <w:rPr>
          <w:rFonts w:hint="eastAsia"/>
        </w:rPr>
        <w:t>的预测能力明显提升。</w:t>
      </w:r>
      <w:r w:rsidR="00EE63C9">
        <w:rPr>
          <w:rFonts w:hint="eastAsia"/>
        </w:rPr>
        <w:t>另外，</w:t>
      </w:r>
      <w:r w:rsidR="00EE63C9" w:rsidRPr="00EE63C9">
        <w:rPr>
          <w:rFonts w:hint="eastAsia"/>
        </w:rPr>
        <w:t>五类模型外推能力</w:t>
      </w:r>
      <w:r w:rsidR="00EE63C9">
        <w:rPr>
          <w:rFonts w:hint="eastAsia"/>
        </w:rPr>
        <w:t>也存在显著</w:t>
      </w:r>
      <w:r w:rsidR="00EE63C9" w:rsidRPr="00EE63C9">
        <w:rPr>
          <w:rFonts w:hint="eastAsia"/>
        </w:rPr>
        <w:t>差异</w:t>
      </w:r>
      <w:r w:rsidR="00EE63C9">
        <w:rPr>
          <w:rFonts w:hint="eastAsia"/>
        </w:rPr>
        <w:t>。</w:t>
      </w:r>
      <w:r w:rsidR="003579AB" w:rsidRPr="00E13B30">
        <w:rPr>
          <w:rFonts w:hint="eastAsia"/>
        </w:rPr>
        <w:t>RF</w:t>
      </w:r>
      <w:r w:rsidR="006F126E">
        <w:rPr>
          <w:rFonts w:hint="eastAsia"/>
        </w:rPr>
        <w:t>在外部验证集上表现最佳</w:t>
      </w:r>
      <w:r w:rsidR="006F126E">
        <w:rPr>
          <w:rFonts w:hint="eastAsia"/>
        </w:rPr>
        <w:t>(</w:t>
      </w:r>
      <w:r w:rsidR="003579AB">
        <w:rPr>
          <w:rFonts w:hint="eastAsia"/>
        </w:rPr>
        <w:t>R</w:t>
      </w:r>
      <w:r w:rsidR="003579AB" w:rsidRPr="002C3152">
        <w:rPr>
          <w:rFonts w:hint="eastAsia"/>
          <w:vertAlign w:val="superscript"/>
        </w:rPr>
        <w:t>2</w:t>
      </w:r>
      <w:r w:rsidR="003579AB">
        <w:rPr>
          <w:rFonts w:hint="eastAsia"/>
        </w:rPr>
        <w:t>=0.94</w:t>
      </w:r>
      <w:r>
        <w:t>0</w:t>
      </w:r>
      <w:r w:rsidR="003579AB" w:rsidRPr="00E13B30">
        <w:rPr>
          <w:rFonts w:hint="eastAsia"/>
        </w:rPr>
        <w:t>，</w:t>
      </w:r>
      <w:r w:rsidR="003579AB">
        <w:rPr>
          <w:rFonts w:hint="eastAsia"/>
        </w:rPr>
        <w:t>MAE=0.07</w:t>
      </w:r>
      <w:r>
        <w:t>0</w:t>
      </w:r>
      <w:r w:rsidR="003579AB" w:rsidRPr="00E13B30">
        <w:rPr>
          <w:rFonts w:hint="eastAsia"/>
        </w:rPr>
        <w:t>，</w:t>
      </w:r>
      <w:r w:rsidR="003579AB" w:rsidRPr="00E13B30">
        <w:rPr>
          <w:rFonts w:hint="eastAsia"/>
        </w:rPr>
        <w:t>RMSE=0.094</w:t>
      </w:r>
      <w:r w:rsidR="006F126E">
        <w:rPr>
          <w:rFonts w:hint="eastAsia"/>
        </w:rPr>
        <w:t>)</w:t>
      </w:r>
      <w:r w:rsidR="003579AB" w:rsidRPr="00E13B30">
        <w:rPr>
          <w:rFonts w:hint="eastAsia"/>
        </w:rPr>
        <w:t>，</w:t>
      </w:r>
      <w:r>
        <w:rPr>
          <w:rFonts w:hint="eastAsia"/>
        </w:rPr>
        <w:t>该模型的预测值</w:t>
      </w:r>
      <w:r w:rsidR="003579AB" w:rsidRPr="00E13B30">
        <w:rPr>
          <w:rFonts w:hint="eastAsia"/>
        </w:rPr>
        <w:t>能够较好随真实值变化并对高摩擦点</w:t>
      </w:r>
      <w:r>
        <w:rPr>
          <w:rFonts w:hint="eastAsia"/>
        </w:rPr>
        <w:t>对应的</w:t>
      </w:r>
      <w:r w:rsidR="003579AB" w:rsidRPr="00E13B30">
        <w:rPr>
          <w:rFonts w:hint="eastAsia"/>
        </w:rPr>
        <w:t>的峰值位置与幅度保持较高一致性</w:t>
      </w:r>
      <w:r>
        <w:rPr>
          <w:rFonts w:hint="eastAsia"/>
        </w:rPr>
        <w:t>，</w:t>
      </w:r>
      <w:r w:rsidR="00EE63C9" w:rsidRPr="00EE63C9">
        <w:rPr>
          <w:rFonts w:hint="eastAsia"/>
        </w:rPr>
        <w:t>R</w:t>
      </w:r>
      <w:r w:rsidR="00EE63C9" w:rsidRPr="00EE63C9">
        <w:rPr>
          <w:rFonts w:hint="eastAsia"/>
          <w:vertAlign w:val="superscript"/>
        </w:rPr>
        <w:t>2</w:t>
      </w:r>
      <w:r w:rsidR="00EE63C9" w:rsidRPr="00EE63C9">
        <w:rPr>
          <w:rFonts w:hint="eastAsia"/>
        </w:rPr>
        <w:t>不再呈负值</w:t>
      </w:r>
      <w:r w:rsidRPr="00E13B30">
        <w:rPr>
          <w:rFonts w:hint="eastAsia"/>
        </w:rPr>
        <w:t>，</w:t>
      </w:r>
      <w:r>
        <w:rPr>
          <w:rFonts w:hint="eastAsia"/>
        </w:rPr>
        <w:t>如</w:t>
      </w:r>
      <w:r w:rsidR="003579AB" w:rsidRPr="00E13B30">
        <w:rPr>
          <w:rFonts w:hint="eastAsia"/>
        </w:rPr>
        <w:t>图</w:t>
      </w:r>
      <w:r w:rsidR="003579AB" w:rsidRPr="00E13B30">
        <w:rPr>
          <w:rFonts w:hint="eastAsia"/>
        </w:rPr>
        <w:t>3.3</w:t>
      </w:r>
      <w:r>
        <w:t>(</w:t>
      </w:r>
      <w:r w:rsidR="003579AB" w:rsidRPr="00E13B30">
        <w:rPr>
          <w:rFonts w:hint="eastAsia"/>
        </w:rPr>
        <w:t>g</w:t>
      </w:r>
      <w:r>
        <w:t>)</w:t>
      </w:r>
      <w:r>
        <w:rPr>
          <w:rFonts w:hint="eastAsia"/>
        </w:rPr>
        <w:t>所示</w:t>
      </w:r>
      <w:r w:rsidR="003579AB" w:rsidRPr="00E13B30">
        <w:rPr>
          <w:rFonts w:hint="eastAsia"/>
        </w:rPr>
        <w:t>。</w:t>
      </w:r>
      <w:proofErr w:type="spellStart"/>
      <w:r w:rsidR="003579AB" w:rsidRPr="00E13B30">
        <w:rPr>
          <w:rFonts w:hint="eastAsia"/>
        </w:rPr>
        <w:t>CatBoost</w:t>
      </w:r>
      <w:proofErr w:type="spellEnd"/>
      <w:r w:rsidR="003579AB" w:rsidRPr="00E13B30">
        <w:rPr>
          <w:rFonts w:hint="eastAsia"/>
        </w:rPr>
        <w:t>与</w:t>
      </w:r>
      <w:r w:rsidR="003579AB" w:rsidRPr="00E13B30">
        <w:rPr>
          <w:rFonts w:hint="eastAsia"/>
        </w:rPr>
        <w:t>SVR</w:t>
      </w:r>
      <w:r w:rsidR="003579AB" w:rsidRPr="00E13B30">
        <w:rPr>
          <w:rFonts w:hint="eastAsia"/>
        </w:rPr>
        <w:t>的外部验证</w:t>
      </w:r>
      <w:r>
        <w:rPr>
          <w:rFonts w:hint="eastAsia"/>
        </w:rPr>
        <w:t>集</w:t>
      </w:r>
      <w:r w:rsidR="003579AB" w:rsidRPr="00E13B30">
        <w:rPr>
          <w:rFonts w:hint="eastAsia"/>
        </w:rPr>
        <w:t>性能</w:t>
      </w:r>
      <w:r w:rsidR="00EE63C9">
        <w:rPr>
          <w:rFonts w:hint="eastAsia"/>
        </w:rPr>
        <w:t>在五类模型中处于中等水平</w:t>
      </w:r>
      <w:r>
        <w:rPr>
          <w:rFonts w:hint="eastAsia"/>
        </w:rPr>
        <w:t>(</w:t>
      </w:r>
      <w:proofErr w:type="spellStart"/>
      <w:r w:rsidR="003579AB" w:rsidRPr="00E13B30">
        <w:rPr>
          <w:rFonts w:hint="eastAsia"/>
        </w:rPr>
        <w:t>CatBoost</w:t>
      </w:r>
      <w:proofErr w:type="spellEnd"/>
      <w:r w:rsidR="003579AB" w:rsidRPr="00E13B30">
        <w:rPr>
          <w:rFonts w:hint="eastAsia"/>
        </w:rPr>
        <w:t>：</w:t>
      </w:r>
      <w:r w:rsidR="003579AB" w:rsidRPr="00E13B30">
        <w:rPr>
          <w:rFonts w:hint="eastAsia"/>
        </w:rPr>
        <w:t>R</w:t>
      </w:r>
      <w:r w:rsidR="003579AB" w:rsidRPr="002C3152">
        <w:rPr>
          <w:rFonts w:hint="eastAsia"/>
          <w:vertAlign w:val="superscript"/>
        </w:rPr>
        <w:t>2</w:t>
      </w:r>
      <w:r w:rsidR="003579AB" w:rsidRPr="00E13B30">
        <w:rPr>
          <w:rFonts w:hint="eastAsia"/>
        </w:rPr>
        <w:t>=0.826</w:t>
      </w:r>
      <w:r w:rsidR="003579AB" w:rsidRPr="00E13B30">
        <w:rPr>
          <w:rFonts w:hint="eastAsia"/>
        </w:rPr>
        <w:t>，</w:t>
      </w:r>
      <w:r w:rsidR="003579AB" w:rsidRPr="00E13B30">
        <w:rPr>
          <w:rFonts w:hint="eastAsia"/>
        </w:rPr>
        <w:t>MAE=0.126</w:t>
      </w:r>
      <w:r w:rsidR="003579AB" w:rsidRPr="00E13B30">
        <w:rPr>
          <w:rFonts w:hint="eastAsia"/>
        </w:rPr>
        <w:t>，</w:t>
      </w:r>
      <w:r w:rsidR="003579AB">
        <w:rPr>
          <w:rFonts w:hint="eastAsia"/>
        </w:rPr>
        <w:t>RMSE=0.16</w:t>
      </w:r>
      <w:r w:rsidR="003579AB" w:rsidRPr="00E13B30">
        <w:rPr>
          <w:rFonts w:hint="eastAsia"/>
        </w:rPr>
        <w:t>；</w:t>
      </w:r>
      <w:r w:rsidR="003579AB" w:rsidRPr="00E13B30">
        <w:rPr>
          <w:rFonts w:hint="eastAsia"/>
        </w:rPr>
        <w:t>SVR</w:t>
      </w:r>
      <w:r w:rsidR="003579AB" w:rsidRPr="00E13B30">
        <w:rPr>
          <w:rFonts w:hint="eastAsia"/>
        </w:rPr>
        <w:t>：</w:t>
      </w:r>
      <w:r w:rsidR="003579AB" w:rsidRPr="00E13B30">
        <w:rPr>
          <w:rFonts w:hint="eastAsia"/>
        </w:rPr>
        <w:t>R</w:t>
      </w:r>
      <w:r w:rsidR="003579AB" w:rsidRPr="002C3152">
        <w:rPr>
          <w:rFonts w:hint="eastAsia"/>
          <w:vertAlign w:val="superscript"/>
        </w:rPr>
        <w:t>2</w:t>
      </w:r>
      <w:r w:rsidR="003579AB" w:rsidRPr="00E13B30">
        <w:rPr>
          <w:rFonts w:hint="eastAsia"/>
        </w:rPr>
        <w:t>=0.824</w:t>
      </w:r>
      <w:r w:rsidR="003579AB" w:rsidRPr="00E13B30">
        <w:rPr>
          <w:rFonts w:hint="eastAsia"/>
        </w:rPr>
        <w:t>，</w:t>
      </w:r>
      <w:r w:rsidR="003579AB" w:rsidRPr="00E13B30">
        <w:rPr>
          <w:rFonts w:hint="eastAsia"/>
        </w:rPr>
        <w:t>MAE=0.134</w:t>
      </w:r>
      <w:r w:rsidR="003579AB" w:rsidRPr="00E13B30">
        <w:rPr>
          <w:rFonts w:hint="eastAsia"/>
        </w:rPr>
        <w:t>，</w:t>
      </w:r>
      <w:r w:rsidR="003579AB" w:rsidRPr="00E13B30">
        <w:rPr>
          <w:rFonts w:hint="eastAsia"/>
        </w:rPr>
        <w:t>RMSE=0.161</w:t>
      </w:r>
      <w:r>
        <w:rPr>
          <w:rFonts w:hint="eastAsia"/>
        </w:rPr>
        <w:t>)</w:t>
      </w:r>
      <w:r w:rsidR="003579AB" w:rsidRPr="00E13B30">
        <w:rPr>
          <w:rFonts w:hint="eastAsia"/>
        </w:rPr>
        <w:t>。相对而言，</w:t>
      </w:r>
      <w:proofErr w:type="spellStart"/>
      <w:r w:rsidR="003579AB" w:rsidRPr="00E13B30">
        <w:rPr>
          <w:rFonts w:hint="eastAsia"/>
        </w:rPr>
        <w:t>XGBoost</w:t>
      </w:r>
      <w:proofErr w:type="spellEnd"/>
      <w:r w:rsidR="003579AB" w:rsidRPr="00E13B30">
        <w:rPr>
          <w:rFonts w:hint="eastAsia"/>
        </w:rPr>
        <w:t>与</w:t>
      </w:r>
      <w:r w:rsidR="003579AB" w:rsidRPr="00E13B30">
        <w:rPr>
          <w:rFonts w:hint="eastAsia"/>
        </w:rPr>
        <w:t>MLP</w:t>
      </w:r>
      <w:r w:rsidR="006F126E">
        <w:rPr>
          <w:rFonts w:hint="eastAsia"/>
        </w:rPr>
        <w:t>在外部验证集上的拟合度仍偏低</w:t>
      </w:r>
      <w:r w:rsidR="006F126E">
        <w:rPr>
          <w:rFonts w:hint="eastAsia"/>
        </w:rPr>
        <w:t>(</w:t>
      </w:r>
      <w:proofErr w:type="spellStart"/>
      <w:r w:rsidR="003579AB" w:rsidRPr="00E13B30">
        <w:rPr>
          <w:rFonts w:hint="eastAsia"/>
        </w:rPr>
        <w:t>XGBoost</w:t>
      </w:r>
      <w:proofErr w:type="spellEnd"/>
      <w:r w:rsidR="003579AB" w:rsidRPr="00E13B30">
        <w:rPr>
          <w:rFonts w:hint="eastAsia"/>
        </w:rPr>
        <w:t>：</w:t>
      </w:r>
      <w:r w:rsidR="003579AB" w:rsidRPr="00E13B30">
        <w:rPr>
          <w:rFonts w:hint="eastAsia"/>
        </w:rPr>
        <w:t>R</w:t>
      </w:r>
      <w:r w:rsidR="003579AB" w:rsidRPr="00EE63C9">
        <w:rPr>
          <w:rFonts w:hint="eastAsia"/>
          <w:vertAlign w:val="superscript"/>
        </w:rPr>
        <w:t>2</w:t>
      </w:r>
      <w:r w:rsidR="003579AB" w:rsidRPr="00E13B30">
        <w:rPr>
          <w:rFonts w:hint="eastAsia"/>
        </w:rPr>
        <w:t>=0.323</w:t>
      </w:r>
      <w:r w:rsidR="003579AB" w:rsidRPr="00E13B30">
        <w:rPr>
          <w:rFonts w:hint="eastAsia"/>
        </w:rPr>
        <w:t>，</w:t>
      </w:r>
      <w:r w:rsidR="003579AB" w:rsidRPr="00E13B30">
        <w:rPr>
          <w:rFonts w:hint="eastAsia"/>
        </w:rPr>
        <w:t>MAE=0.221</w:t>
      </w:r>
      <w:r w:rsidR="003579AB" w:rsidRPr="00E13B30">
        <w:rPr>
          <w:rFonts w:hint="eastAsia"/>
        </w:rPr>
        <w:t>；</w:t>
      </w:r>
      <w:r w:rsidR="003579AB" w:rsidRPr="00E13B30">
        <w:rPr>
          <w:rFonts w:hint="eastAsia"/>
        </w:rPr>
        <w:t>MLP</w:t>
      </w:r>
      <w:r w:rsidR="003579AB" w:rsidRPr="00E13B30">
        <w:rPr>
          <w:rFonts w:hint="eastAsia"/>
        </w:rPr>
        <w:t>：</w:t>
      </w:r>
      <w:r w:rsidR="003579AB" w:rsidRPr="00E13B30">
        <w:rPr>
          <w:rFonts w:hint="eastAsia"/>
        </w:rPr>
        <w:t>R</w:t>
      </w:r>
      <w:r w:rsidR="003579AB" w:rsidRPr="00EE63C9">
        <w:rPr>
          <w:rFonts w:hint="eastAsia"/>
          <w:vertAlign w:val="superscript"/>
        </w:rPr>
        <w:t>2</w:t>
      </w:r>
      <w:r w:rsidR="003579AB" w:rsidRPr="00E13B30">
        <w:rPr>
          <w:rFonts w:hint="eastAsia"/>
        </w:rPr>
        <w:t>=0.327</w:t>
      </w:r>
      <w:r w:rsidR="003579AB" w:rsidRPr="00E13B30">
        <w:rPr>
          <w:rFonts w:hint="eastAsia"/>
        </w:rPr>
        <w:t>，</w:t>
      </w:r>
      <w:r w:rsidR="003579AB" w:rsidRPr="00E13B30">
        <w:rPr>
          <w:rFonts w:hint="eastAsia"/>
        </w:rPr>
        <w:t>MAE=0.269</w:t>
      </w:r>
      <w:r w:rsidR="006F126E">
        <w:rPr>
          <w:rFonts w:hint="eastAsia"/>
        </w:rPr>
        <w:t>)</w:t>
      </w:r>
      <w:r w:rsidR="003579AB">
        <w:rPr>
          <w:rFonts w:hint="eastAsia"/>
        </w:rPr>
        <w:t>，这也说明</w:t>
      </w:r>
      <w:r w:rsidR="003579AB" w:rsidRPr="00E13B30">
        <w:rPr>
          <w:rFonts w:hint="eastAsia"/>
        </w:rPr>
        <w:t>尽管膜厚信息提升了整体可预测性，但</w:t>
      </w:r>
      <w:r w:rsidR="00EE63C9">
        <w:rPr>
          <w:rFonts w:hint="eastAsia"/>
        </w:rPr>
        <w:t>对</w:t>
      </w:r>
      <w:r w:rsidR="00220D5F">
        <w:rPr>
          <w:rFonts w:hint="eastAsia"/>
        </w:rPr>
        <w:t>训练集和测试集均没有学习过的</w:t>
      </w:r>
      <w:r w:rsidR="00220D5F">
        <w:rPr>
          <w:rFonts w:hint="eastAsia"/>
        </w:rPr>
        <w:t>I</w:t>
      </w:r>
      <w:r w:rsidR="00220D5F">
        <w:t>L</w:t>
      </w:r>
      <w:r w:rsidR="00220D5F">
        <w:rPr>
          <w:rFonts w:hint="eastAsia"/>
        </w:rPr>
        <w:t>s</w:t>
      </w:r>
      <w:r w:rsidR="00220D5F">
        <w:t>-</w:t>
      </w:r>
      <w:r w:rsidR="00220D5F">
        <w:rPr>
          <w:rFonts w:hint="eastAsia"/>
        </w:rPr>
        <w:t>固体界面体系，</w:t>
      </w:r>
      <w:r w:rsidR="003579AB" w:rsidRPr="00E13B30">
        <w:rPr>
          <w:rFonts w:hint="eastAsia"/>
        </w:rPr>
        <w:t>部分模型仍可能受到数据覆盖不足或分布差异的影响而出现外推偏差。</w:t>
      </w:r>
    </w:p>
    <w:p w14:paraId="2DE01C9A" w14:textId="77777777" w:rsidR="003579AB" w:rsidRDefault="003579AB" w:rsidP="003579AB">
      <w:pPr>
        <w:ind w:firstLine="480"/>
      </w:pPr>
      <w:r>
        <w:rPr>
          <w:rFonts w:hint="eastAsia"/>
        </w:rPr>
        <w:t>综合</w:t>
      </w:r>
      <w:r w:rsidR="00220D5F">
        <w:rPr>
          <w:rFonts w:hint="eastAsia"/>
        </w:rPr>
        <w:t>对</w:t>
      </w:r>
      <w:r>
        <w:rPr>
          <w:rFonts w:hint="eastAsia"/>
        </w:rPr>
        <w:t>表</w:t>
      </w:r>
      <w:r>
        <w:rPr>
          <w:rFonts w:hint="eastAsia"/>
        </w:rPr>
        <w:t>3.4</w:t>
      </w:r>
      <w:r>
        <w:rPr>
          <w:rFonts w:hint="eastAsia"/>
        </w:rPr>
        <w:t>与图</w:t>
      </w:r>
      <w:r>
        <w:t>3.3</w:t>
      </w:r>
      <w:r>
        <w:rPr>
          <w:rFonts w:hint="eastAsia"/>
        </w:rPr>
        <w:t>的</w:t>
      </w:r>
      <w:r w:rsidR="00220D5F">
        <w:rPr>
          <w:rFonts w:hint="eastAsia"/>
        </w:rPr>
        <w:t>分析可知</w:t>
      </w:r>
      <w:r>
        <w:rPr>
          <w:rFonts w:hint="eastAsia"/>
        </w:rPr>
        <w:t>：与</w:t>
      </w:r>
      <w:r>
        <w:rPr>
          <w:rFonts w:hint="eastAsia"/>
        </w:rPr>
        <w:t>Dataset-A</w:t>
      </w:r>
      <w:r>
        <w:rPr>
          <w:rFonts w:hint="eastAsia"/>
        </w:rPr>
        <w:t>相比，</w:t>
      </w:r>
      <w:r>
        <w:rPr>
          <w:rFonts w:hint="eastAsia"/>
        </w:rPr>
        <w:t>Dataset-B</w:t>
      </w:r>
      <w:r>
        <w:rPr>
          <w:rFonts w:hint="eastAsia"/>
        </w:rPr>
        <w:t>在多数模型上使测试集</w:t>
      </w:r>
      <w:r w:rsidR="00C963A3">
        <w:rPr>
          <w:rFonts w:hint="eastAsia"/>
        </w:rPr>
        <w:t>和外部文献验证集</w:t>
      </w:r>
      <w:r>
        <w:rPr>
          <w:rFonts w:hint="eastAsia"/>
        </w:rPr>
        <w:t>的拟合度有了明显提升且更为稳定，例如</w:t>
      </w:r>
      <w:r>
        <w:rPr>
          <w:rFonts w:hint="eastAsia"/>
        </w:rPr>
        <w:t>RF</w:t>
      </w:r>
      <w:r>
        <w:rPr>
          <w:rFonts w:hint="eastAsia"/>
        </w:rPr>
        <w:t>与</w:t>
      </w:r>
      <w:r>
        <w:rPr>
          <w:rFonts w:hint="eastAsia"/>
        </w:rPr>
        <w:t>SVR</w:t>
      </w:r>
      <w:r w:rsidR="00C963A3">
        <w:rPr>
          <w:rFonts w:hint="eastAsia"/>
        </w:rPr>
        <w:t>在外部验证集上的</w:t>
      </w:r>
      <w:r>
        <w:rPr>
          <w:rFonts w:hint="eastAsia"/>
        </w:rPr>
        <w:t>R</w:t>
      </w:r>
      <w:r w:rsidRPr="00014D93">
        <w:rPr>
          <w:rFonts w:hint="eastAsia"/>
          <w:vertAlign w:val="superscript"/>
        </w:rPr>
        <w:t>2</w:t>
      </w:r>
      <w:r w:rsidR="00C963A3" w:rsidRPr="00C963A3">
        <w:rPr>
          <w:rFonts w:hint="eastAsia"/>
        </w:rPr>
        <w:t>由异常负值</w:t>
      </w:r>
      <w:r w:rsidR="00C963A3">
        <w:rPr>
          <w:rFonts w:hint="eastAsia"/>
        </w:rPr>
        <w:t>变为</w:t>
      </w:r>
      <w:r w:rsidR="00014D93">
        <w:rPr>
          <w:rFonts w:hint="eastAsia"/>
        </w:rPr>
        <w:t>正值</w:t>
      </w:r>
      <w:r>
        <w:rPr>
          <w:rFonts w:hint="eastAsia"/>
        </w:rPr>
        <w:t>，这表明膜厚</w:t>
      </w:r>
      <w:r>
        <w:rPr>
          <w:rFonts w:hint="eastAsia"/>
        </w:rPr>
        <w:t>h</w:t>
      </w:r>
      <w:r w:rsidR="00014D93">
        <w:rPr>
          <w:rFonts w:hint="eastAsia"/>
        </w:rPr>
        <w:t>能够有效补充仅由离子结构，固体表面与外界环境</w:t>
      </w:r>
      <w:r>
        <w:rPr>
          <w:rFonts w:hint="eastAsia"/>
        </w:rPr>
        <w:t>难以表征的</w:t>
      </w:r>
      <w:r w:rsidR="00014D93">
        <w:rPr>
          <w:rFonts w:hint="eastAsia"/>
        </w:rPr>
        <w:t>I</w:t>
      </w:r>
      <w:r w:rsidR="00014D93">
        <w:t>Ls-</w:t>
      </w:r>
      <w:r w:rsidR="00014D93">
        <w:rPr>
          <w:rFonts w:hint="eastAsia"/>
        </w:rPr>
        <w:t>固体</w:t>
      </w:r>
      <w:r>
        <w:rPr>
          <w:rFonts w:hint="eastAsia"/>
        </w:rPr>
        <w:t>界面状态差异，是预测</w:t>
      </w:r>
      <w:r w:rsidRPr="00014D93">
        <w:rPr>
          <w:rFonts w:cs="Times New Roman"/>
        </w:rPr>
        <w:t>μ</w:t>
      </w:r>
      <w:r w:rsidR="00014D93">
        <w:rPr>
          <w:rFonts w:hint="eastAsia"/>
        </w:rPr>
        <w:t>的关键特征，可以显著提升模型的泛化能力</w:t>
      </w:r>
      <w:r>
        <w:rPr>
          <w:rFonts w:hint="eastAsia"/>
        </w:rPr>
        <w:t>。</w:t>
      </w:r>
    </w:p>
    <w:p w14:paraId="09B602A3" w14:textId="77777777" w:rsidR="003579AB" w:rsidRDefault="003579AB" w:rsidP="003579AB">
      <w:pPr>
        <w:pStyle w:val="3"/>
      </w:pPr>
      <w:r w:rsidRPr="00800C6C">
        <w:rPr>
          <w:rFonts w:hint="eastAsia"/>
        </w:rPr>
        <w:t>外部实验验证与分析</w:t>
      </w:r>
    </w:p>
    <w:p w14:paraId="268FCDA8" w14:textId="77777777" w:rsidR="003579AB" w:rsidRDefault="003579AB" w:rsidP="003579AB">
      <w:pPr>
        <w:ind w:firstLine="480"/>
      </w:pPr>
      <w:r>
        <w:rPr>
          <w:rFonts w:hint="eastAsia"/>
        </w:rPr>
        <w:t>由于外部文献验证集</w:t>
      </w:r>
      <w:r w:rsidR="00D845FC">
        <w:rPr>
          <w:rFonts w:hint="eastAsia"/>
        </w:rPr>
        <w:t>(</w:t>
      </w:r>
      <w:r w:rsidR="00D845FC">
        <w:t>Exp in literature)</w:t>
      </w:r>
      <w:r>
        <w:rPr>
          <w:rFonts w:hint="eastAsia"/>
        </w:rPr>
        <w:t>在</w:t>
      </w:r>
      <w:r w:rsidR="00D845FC">
        <w:rPr>
          <w:rFonts w:hint="eastAsia"/>
        </w:rPr>
        <w:t>极低摩擦系数</w:t>
      </w:r>
      <w:r>
        <w:rPr>
          <w:rFonts w:hint="eastAsia"/>
        </w:rPr>
        <w:t>区间的样本缺失，为进一步检验模型在</w:t>
      </w:r>
      <w:r w:rsidR="00D845FC" w:rsidRPr="00D845FC">
        <w:rPr>
          <w:rFonts w:hint="eastAsia"/>
        </w:rPr>
        <w:t>极低</w:t>
      </w:r>
      <w:r w:rsidR="00D845FC" w:rsidRPr="006D1307">
        <w:rPr>
          <w:rFonts w:cs="Times New Roman"/>
        </w:rPr>
        <w:t>μ</w:t>
      </w:r>
      <w:r w:rsidR="00D845FC" w:rsidRPr="00D845FC">
        <w:rPr>
          <w:rFonts w:hint="eastAsia"/>
        </w:rPr>
        <w:t>区间</w:t>
      </w:r>
      <w:r>
        <w:rPr>
          <w:rFonts w:hint="eastAsia"/>
        </w:rPr>
        <w:t>的外推能力，本研究基于独立实验测量获得了</w:t>
      </w:r>
      <w:r>
        <w:rPr>
          <w:rFonts w:hint="eastAsia"/>
        </w:rPr>
        <w:t>10</w:t>
      </w:r>
      <w:r>
        <w:rPr>
          <w:rFonts w:hint="eastAsia"/>
        </w:rPr>
        <w:t>个</w:t>
      </w:r>
      <w:r w:rsidR="00D97F37">
        <w:rPr>
          <w:rFonts w:hint="eastAsia"/>
        </w:rPr>
        <w:t>样本</w:t>
      </w:r>
      <w:r>
        <w:rPr>
          <w:rFonts w:hint="eastAsia"/>
        </w:rPr>
        <w:t>点</w:t>
      </w:r>
      <w:r w:rsidR="00D97F37">
        <w:rPr>
          <w:rFonts w:hint="eastAsia"/>
        </w:rPr>
        <w:t>，</w:t>
      </w:r>
      <w:r w:rsidR="00D97F37" w:rsidRPr="00D97F37">
        <w:rPr>
          <w:rFonts w:cs="Times New Roman"/>
        </w:rPr>
        <w:t>μ</w:t>
      </w:r>
      <w:r w:rsidR="00D97F37" w:rsidRPr="00D97F37">
        <w:rPr>
          <w:rFonts w:ascii="宋体" w:hAnsi="宋体" w:cs="宋体" w:hint="eastAsia"/>
        </w:rPr>
        <w:t>∈</w:t>
      </w:r>
      <w:r w:rsidR="00D97F37" w:rsidRPr="00D97F37">
        <w:rPr>
          <w:rFonts w:cs="Times New Roman"/>
        </w:rPr>
        <w:t>[</w:t>
      </w:r>
      <w:r w:rsidR="00D97F37">
        <w:rPr>
          <w:rFonts w:cs="Times New Roman"/>
        </w:rPr>
        <w:t>0.002</w:t>
      </w:r>
      <w:r w:rsidR="00D97F37" w:rsidRPr="00D97F37">
        <w:rPr>
          <w:rFonts w:cs="Times New Roman"/>
        </w:rPr>
        <w:t>,0.012]</w:t>
      </w:r>
      <w:r w:rsidR="00D97F37">
        <w:rPr>
          <w:rFonts w:hint="eastAsia"/>
        </w:rPr>
        <w:t>，</w:t>
      </w:r>
      <w:r>
        <w:rPr>
          <w:rFonts w:hint="eastAsia"/>
        </w:rPr>
        <w:t>并构建了外部实验验证集（</w:t>
      </w:r>
      <w:r w:rsidR="00D845FC">
        <w:t>E</w:t>
      </w:r>
      <w:r w:rsidR="00D845FC">
        <w:rPr>
          <w:rFonts w:hint="eastAsia"/>
        </w:rPr>
        <w:t>xp</w:t>
      </w:r>
      <w:r w:rsidR="00D845FC">
        <w:t xml:space="preserve"> in this work</w:t>
      </w:r>
      <w:r>
        <w:rPr>
          <w:rFonts w:hint="eastAsia"/>
        </w:rPr>
        <w:t>）</w:t>
      </w:r>
      <w:r w:rsidR="00D97F37">
        <w:rPr>
          <w:rFonts w:hint="eastAsia"/>
        </w:rPr>
        <w:t>，详细的实验和数据集构建过程见</w:t>
      </w:r>
      <w:r w:rsidR="00D97F37">
        <w:rPr>
          <w:rFonts w:hint="eastAsia"/>
        </w:rPr>
        <w:t>2</w:t>
      </w:r>
      <w:r w:rsidR="00D97F37">
        <w:t>.3</w:t>
      </w:r>
      <w:r w:rsidR="00D97F37">
        <w:rPr>
          <w:rFonts w:hint="eastAsia"/>
        </w:rPr>
        <w:t>节</w:t>
      </w:r>
      <w:r>
        <w:rPr>
          <w:rFonts w:hint="eastAsia"/>
        </w:rPr>
        <w:t>。对该验证集，本节将实验测得的</w:t>
      </w:r>
      <w:proofErr w:type="spellStart"/>
      <w:r w:rsidRPr="008075D8">
        <w:rPr>
          <w:rFonts w:cs="Times New Roman"/>
        </w:rPr>
        <w:t>μ</w:t>
      </w:r>
      <w:r w:rsidRPr="008075D8">
        <w:rPr>
          <w:rFonts w:cs="Times New Roman"/>
          <w:vertAlign w:val="subscript"/>
        </w:rPr>
        <w:t>exp</w:t>
      </w:r>
      <w:proofErr w:type="spellEnd"/>
      <w:r>
        <w:rPr>
          <w:rFonts w:hint="eastAsia"/>
        </w:rPr>
        <w:t>与模型预测值</w:t>
      </w:r>
      <w:proofErr w:type="spellStart"/>
      <w:r w:rsidRPr="008075D8">
        <w:rPr>
          <w:rFonts w:cs="Times New Roman"/>
        </w:rPr>
        <w:t>μ</w:t>
      </w:r>
      <w:r w:rsidRPr="008075D8">
        <w:rPr>
          <w:rFonts w:hint="eastAsia"/>
          <w:vertAlign w:val="subscript"/>
        </w:rPr>
        <w:t>pre</w:t>
      </w:r>
      <w:r>
        <w:rPr>
          <w:vertAlign w:val="subscript"/>
        </w:rPr>
        <w:t>d</w:t>
      </w:r>
      <w:proofErr w:type="spellEnd"/>
      <w:r>
        <w:rPr>
          <w:rFonts w:hint="eastAsia"/>
        </w:rPr>
        <w:t>逐点进行对比，分别评估</w:t>
      </w:r>
      <w:r w:rsidR="00D97F37">
        <w:rPr>
          <w:rFonts w:hint="eastAsia"/>
        </w:rPr>
        <w:t>了</w:t>
      </w:r>
      <w:r>
        <w:rPr>
          <w:rFonts w:hint="eastAsia"/>
        </w:rPr>
        <w:t>由</w:t>
      </w:r>
      <w:r>
        <w:rPr>
          <w:rFonts w:hint="eastAsia"/>
        </w:rPr>
        <w:t>Dataset-A</w:t>
      </w:r>
      <w:r w:rsidR="006F126E">
        <w:rPr>
          <w:rFonts w:hint="eastAsia"/>
        </w:rPr>
        <w:t>不含膜厚</w:t>
      </w:r>
      <w:r>
        <w:rPr>
          <w:rFonts w:hint="eastAsia"/>
        </w:rPr>
        <w:t>与</w:t>
      </w:r>
      <w:r>
        <w:rPr>
          <w:rFonts w:hint="eastAsia"/>
        </w:rPr>
        <w:t>Dataset-B</w:t>
      </w:r>
      <w:r w:rsidR="006F126E">
        <w:rPr>
          <w:rFonts w:hint="eastAsia"/>
        </w:rPr>
        <w:t>含膜厚</w:t>
      </w:r>
      <w:r>
        <w:rPr>
          <w:rFonts w:hint="eastAsia"/>
        </w:rPr>
        <w:t>训练得到的五类单模型</w:t>
      </w:r>
      <w:proofErr w:type="spellStart"/>
      <w:r>
        <w:rPr>
          <w:rFonts w:hint="eastAsia"/>
        </w:rPr>
        <w:t>CatBoost</w:t>
      </w:r>
      <w:proofErr w:type="spellEnd"/>
      <w:r>
        <w:rPr>
          <w:rFonts w:hint="eastAsia"/>
        </w:rPr>
        <w:t>、</w:t>
      </w:r>
      <w:r>
        <w:rPr>
          <w:rFonts w:hint="eastAsia"/>
        </w:rPr>
        <w:t>RF</w:t>
      </w:r>
      <w:r>
        <w:rPr>
          <w:rFonts w:hint="eastAsia"/>
        </w:rPr>
        <w:t>、</w:t>
      </w:r>
      <w:proofErr w:type="spellStart"/>
      <w:r>
        <w:rPr>
          <w:rFonts w:hint="eastAsia"/>
        </w:rPr>
        <w:t>XGBoost</w:t>
      </w:r>
      <w:proofErr w:type="spellEnd"/>
      <w:r>
        <w:rPr>
          <w:rFonts w:hint="eastAsia"/>
        </w:rPr>
        <w:t>、</w:t>
      </w:r>
      <w:r>
        <w:rPr>
          <w:rFonts w:hint="eastAsia"/>
        </w:rPr>
        <w:t>SVR</w:t>
      </w:r>
      <w:r w:rsidR="00D97F37">
        <w:rPr>
          <w:rFonts w:hint="eastAsia"/>
        </w:rPr>
        <w:t>和</w:t>
      </w:r>
      <w:r>
        <w:rPr>
          <w:rFonts w:hint="eastAsia"/>
        </w:rPr>
        <w:t>MLP</w:t>
      </w:r>
      <w:r>
        <w:rPr>
          <w:rFonts w:hint="eastAsia"/>
        </w:rPr>
        <w:t>的预测表现</w:t>
      </w:r>
      <w:r w:rsidR="00D97F37">
        <w:rPr>
          <w:rFonts w:hint="eastAsia"/>
        </w:rPr>
        <w:t>，如</w:t>
      </w:r>
      <w:r>
        <w:rPr>
          <w:rFonts w:hint="eastAsia"/>
        </w:rPr>
        <w:t>表</w:t>
      </w:r>
      <w:r>
        <w:rPr>
          <w:rFonts w:hint="eastAsia"/>
        </w:rPr>
        <w:t>3</w:t>
      </w:r>
      <w:r>
        <w:t>.5</w:t>
      </w:r>
      <w:r>
        <w:rPr>
          <w:rFonts w:hint="eastAsia"/>
        </w:rPr>
        <w:t>和图</w:t>
      </w:r>
      <w:r>
        <w:rPr>
          <w:rFonts w:hint="eastAsia"/>
        </w:rPr>
        <w:t>3</w:t>
      </w:r>
      <w:r>
        <w:t>.4</w:t>
      </w:r>
      <w:r w:rsidR="00D97F37">
        <w:rPr>
          <w:rFonts w:hint="eastAsia"/>
        </w:rPr>
        <w:t>所示</w:t>
      </w:r>
      <w:r>
        <w:rPr>
          <w:rFonts w:hint="eastAsia"/>
        </w:rPr>
        <w:t>。</w:t>
      </w:r>
    </w:p>
    <w:p w14:paraId="75D16079" w14:textId="77777777" w:rsidR="003579AB" w:rsidRDefault="003579AB" w:rsidP="003579AB">
      <w:pPr>
        <w:pStyle w:val="ac"/>
      </w:pPr>
      <w:r>
        <w:rPr>
          <w:rFonts w:hint="eastAsia"/>
        </w:rPr>
        <w:t>表</w:t>
      </w:r>
      <w:r>
        <w:rPr>
          <w:rFonts w:hint="eastAsia"/>
        </w:rPr>
        <w:t>3</w:t>
      </w:r>
      <w:r>
        <w:t>.5</w:t>
      </w:r>
      <w:r>
        <w:rPr>
          <w:rFonts w:hint="eastAsia"/>
        </w:rPr>
        <w:t>外部实验验证集</w:t>
      </w:r>
      <w:r w:rsidR="00691B5E">
        <w:rPr>
          <w:rFonts w:hint="eastAsia"/>
        </w:rPr>
        <w:t>(</w:t>
      </w:r>
      <w:r w:rsidR="00691B5E">
        <w:t>Exp in this work</w:t>
      </w:r>
      <w:r w:rsidR="00691B5E">
        <w:rPr>
          <w:rFonts w:hint="eastAsia"/>
        </w:rPr>
        <w:t>)</w:t>
      </w:r>
      <w:r>
        <w:rPr>
          <w:rFonts w:hint="eastAsia"/>
        </w:rPr>
        <w:t>上五种单模型的预测误差对比</w:t>
      </w:r>
    </w:p>
    <w:tbl>
      <w:tblPr>
        <w:tblStyle w:val="af1"/>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1485"/>
        <w:gridCol w:w="1525"/>
        <w:gridCol w:w="1485"/>
        <w:gridCol w:w="1525"/>
      </w:tblGrid>
      <w:tr w:rsidR="003579AB" w14:paraId="033936EA" w14:textId="77777777" w:rsidTr="001A5B29">
        <w:trPr>
          <w:trHeight w:val="454"/>
          <w:jc w:val="center"/>
        </w:trPr>
        <w:tc>
          <w:tcPr>
            <w:tcW w:w="1376" w:type="pct"/>
            <w:vMerge w:val="restart"/>
            <w:tcBorders>
              <w:top w:val="single" w:sz="12" w:space="0" w:color="auto"/>
            </w:tcBorders>
          </w:tcPr>
          <w:p w14:paraId="7C6EF5DE" w14:textId="77777777" w:rsidR="003579AB" w:rsidRPr="00C76565" w:rsidRDefault="003579AB" w:rsidP="001A5B29">
            <w:pPr>
              <w:ind w:firstLineChars="0" w:firstLine="0"/>
              <w:jc w:val="center"/>
              <w:rPr>
                <w:b/>
              </w:rPr>
            </w:pPr>
            <w:r w:rsidRPr="00C76565">
              <w:rPr>
                <w:rFonts w:hint="eastAsia"/>
                <w:b/>
              </w:rPr>
              <w:t>Models</w:t>
            </w:r>
          </w:p>
        </w:tc>
        <w:tc>
          <w:tcPr>
            <w:tcW w:w="1812" w:type="pct"/>
            <w:gridSpan w:val="2"/>
            <w:tcBorders>
              <w:top w:val="single" w:sz="12" w:space="0" w:color="auto"/>
              <w:bottom w:val="nil"/>
            </w:tcBorders>
          </w:tcPr>
          <w:p w14:paraId="47DB45DA" w14:textId="77777777" w:rsidR="003579AB" w:rsidRPr="00BF0CC6" w:rsidRDefault="003579AB" w:rsidP="001A5B29">
            <w:pPr>
              <w:ind w:firstLineChars="0" w:firstLine="0"/>
              <w:jc w:val="center"/>
              <w:rPr>
                <w:b/>
              </w:rPr>
            </w:pPr>
            <w:r>
              <w:rPr>
                <w:b/>
              </w:rPr>
              <w:t>Dataset-A</w:t>
            </w:r>
          </w:p>
        </w:tc>
        <w:tc>
          <w:tcPr>
            <w:tcW w:w="1812" w:type="pct"/>
            <w:gridSpan w:val="2"/>
            <w:tcBorders>
              <w:top w:val="single" w:sz="12" w:space="0" w:color="auto"/>
              <w:bottom w:val="nil"/>
            </w:tcBorders>
          </w:tcPr>
          <w:p w14:paraId="42138DF1" w14:textId="77777777" w:rsidR="003579AB" w:rsidRPr="00BF0CC6" w:rsidRDefault="003579AB" w:rsidP="001A5B29">
            <w:pPr>
              <w:ind w:firstLineChars="0" w:firstLine="0"/>
              <w:jc w:val="center"/>
              <w:rPr>
                <w:b/>
              </w:rPr>
            </w:pPr>
            <w:r>
              <w:rPr>
                <w:b/>
              </w:rPr>
              <w:t>Dataset-B</w:t>
            </w:r>
          </w:p>
        </w:tc>
      </w:tr>
      <w:tr w:rsidR="003579AB" w14:paraId="103F7DB4" w14:textId="77777777" w:rsidTr="001A5B29">
        <w:trPr>
          <w:trHeight w:val="454"/>
          <w:jc w:val="center"/>
        </w:trPr>
        <w:tc>
          <w:tcPr>
            <w:tcW w:w="1376" w:type="pct"/>
            <w:vMerge/>
            <w:tcBorders>
              <w:bottom w:val="single" w:sz="6" w:space="0" w:color="auto"/>
            </w:tcBorders>
          </w:tcPr>
          <w:p w14:paraId="44FC52C0" w14:textId="77777777" w:rsidR="003579AB" w:rsidRPr="00C76565" w:rsidRDefault="003579AB" w:rsidP="001A5B29">
            <w:pPr>
              <w:ind w:firstLineChars="0" w:firstLine="0"/>
              <w:jc w:val="center"/>
              <w:rPr>
                <w:b/>
              </w:rPr>
            </w:pPr>
          </w:p>
        </w:tc>
        <w:tc>
          <w:tcPr>
            <w:tcW w:w="894" w:type="pct"/>
            <w:tcBorders>
              <w:top w:val="nil"/>
              <w:bottom w:val="single" w:sz="6" w:space="0" w:color="auto"/>
            </w:tcBorders>
          </w:tcPr>
          <w:p w14:paraId="1EFF5BE2" w14:textId="77777777" w:rsidR="003579AB" w:rsidRDefault="003579AB" w:rsidP="001A5B29">
            <w:pPr>
              <w:ind w:firstLineChars="0" w:firstLine="0"/>
              <w:jc w:val="center"/>
              <w:rPr>
                <w:b/>
              </w:rPr>
            </w:pPr>
            <w:r>
              <w:rPr>
                <w:b/>
              </w:rPr>
              <w:t>MAE</w:t>
            </w:r>
          </w:p>
        </w:tc>
        <w:tc>
          <w:tcPr>
            <w:tcW w:w="918" w:type="pct"/>
            <w:tcBorders>
              <w:top w:val="nil"/>
              <w:bottom w:val="single" w:sz="6" w:space="0" w:color="auto"/>
            </w:tcBorders>
          </w:tcPr>
          <w:p w14:paraId="4574A632" w14:textId="77777777" w:rsidR="003579AB" w:rsidRPr="00BF0CC6" w:rsidRDefault="003579AB" w:rsidP="001A5B29">
            <w:pPr>
              <w:ind w:firstLineChars="0" w:firstLine="0"/>
              <w:jc w:val="center"/>
              <w:rPr>
                <w:b/>
              </w:rPr>
            </w:pPr>
            <w:r>
              <w:rPr>
                <w:b/>
              </w:rPr>
              <w:t>RMSE</w:t>
            </w:r>
          </w:p>
        </w:tc>
        <w:tc>
          <w:tcPr>
            <w:tcW w:w="894" w:type="pct"/>
            <w:tcBorders>
              <w:top w:val="nil"/>
              <w:bottom w:val="single" w:sz="6" w:space="0" w:color="auto"/>
            </w:tcBorders>
          </w:tcPr>
          <w:p w14:paraId="2718B5BD" w14:textId="77777777" w:rsidR="003579AB" w:rsidRPr="00BF0CC6" w:rsidRDefault="003579AB" w:rsidP="001A5B29">
            <w:pPr>
              <w:ind w:firstLineChars="0" w:firstLine="0"/>
              <w:jc w:val="center"/>
              <w:rPr>
                <w:b/>
              </w:rPr>
            </w:pPr>
            <w:r>
              <w:rPr>
                <w:b/>
              </w:rPr>
              <w:t>MAE</w:t>
            </w:r>
          </w:p>
        </w:tc>
        <w:tc>
          <w:tcPr>
            <w:tcW w:w="918" w:type="pct"/>
            <w:tcBorders>
              <w:top w:val="nil"/>
              <w:bottom w:val="single" w:sz="6" w:space="0" w:color="auto"/>
            </w:tcBorders>
          </w:tcPr>
          <w:p w14:paraId="7A00EAE0" w14:textId="77777777" w:rsidR="003579AB" w:rsidRPr="00BF0CC6" w:rsidRDefault="003579AB" w:rsidP="001A5B29">
            <w:pPr>
              <w:ind w:firstLineChars="0" w:firstLine="0"/>
              <w:jc w:val="center"/>
              <w:rPr>
                <w:b/>
              </w:rPr>
            </w:pPr>
            <w:r>
              <w:rPr>
                <w:b/>
              </w:rPr>
              <w:t>RMSE</w:t>
            </w:r>
          </w:p>
        </w:tc>
      </w:tr>
      <w:tr w:rsidR="003579AB" w14:paraId="712867E8" w14:textId="77777777" w:rsidTr="001A5B29">
        <w:trPr>
          <w:trHeight w:val="454"/>
          <w:jc w:val="center"/>
        </w:trPr>
        <w:tc>
          <w:tcPr>
            <w:tcW w:w="1376" w:type="pct"/>
            <w:tcBorders>
              <w:top w:val="single" w:sz="6" w:space="0" w:color="auto"/>
              <w:bottom w:val="nil"/>
            </w:tcBorders>
          </w:tcPr>
          <w:p w14:paraId="6EC60C46" w14:textId="77777777" w:rsidR="003579AB" w:rsidRPr="00C76565" w:rsidRDefault="003579AB" w:rsidP="001A5B29">
            <w:pPr>
              <w:ind w:firstLineChars="0" w:firstLine="0"/>
              <w:jc w:val="center"/>
              <w:rPr>
                <w:b/>
              </w:rPr>
            </w:pPr>
            <w:proofErr w:type="spellStart"/>
            <w:r w:rsidRPr="00C76565">
              <w:rPr>
                <w:rFonts w:hint="eastAsia"/>
                <w:b/>
              </w:rPr>
              <w:t>Cat</w:t>
            </w:r>
            <w:r w:rsidRPr="00C76565">
              <w:rPr>
                <w:b/>
              </w:rPr>
              <w:t>B</w:t>
            </w:r>
            <w:r w:rsidRPr="00C76565">
              <w:rPr>
                <w:rFonts w:hint="eastAsia"/>
                <w:b/>
              </w:rPr>
              <w:t>oost</w:t>
            </w:r>
            <w:proofErr w:type="spellEnd"/>
          </w:p>
        </w:tc>
        <w:tc>
          <w:tcPr>
            <w:tcW w:w="894" w:type="pct"/>
            <w:tcBorders>
              <w:top w:val="single" w:sz="6" w:space="0" w:color="auto"/>
              <w:bottom w:val="nil"/>
            </w:tcBorders>
          </w:tcPr>
          <w:p w14:paraId="3ED1C7E0" w14:textId="77777777" w:rsidR="003579AB" w:rsidRDefault="003579AB" w:rsidP="001A5B29">
            <w:pPr>
              <w:ind w:firstLineChars="0" w:firstLine="0"/>
              <w:jc w:val="center"/>
            </w:pPr>
            <w:r>
              <w:rPr>
                <w:rFonts w:hint="eastAsia"/>
              </w:rPr>
              <w:t>0</w:t>
            </w:r>
            <w:r>
              <w:t>.396</w:t>
            </w:r>
          </w:p>
        </w:tc>
        <w:tc>
          <w:tcPr>
            <w:tcW w:w="918" w:type="pct"/>
            <w:tcBorders>
              <w:top w:val="single" w:sz="6" w:space="0" w:color="auto"/>
              <w:bottom w:val="nil"/>
            </w:tcBorders>
          </w:tcPr>
          <w:p w14:paraId="10EDAC54" w14:textId="77777777" w:rsidR="003579AB" w:rsidRDefault="003579AB" w:rsidP="001A5B29">
            <w:pPr>
              <w:ind w:firstLineChars="0" w:firstLine="0"/>
              <w:jc w:val="center"/>
            </w:pPr>
            <w:r>
              <w:rPr>
                <w:rFonts w:hint="eastAsia"/>
              </w:rPr>
              <w:t>0</w:t>
            </w:r>
            <w:r>
              <w:t>.469</w:t>
            </w:r>
          </w:p>
        </w:tc>
        <w:tc>
          <w:tcPr>
            <w:tcW w:w="894" w:type="pct"/>
            <w:tcBorders>
              <w:top w:val="single" w:sz="6" w:space="0" w:color="auto"/>
              <w:bottom w:val="nil"/>
            </w:tcBorders>
          </w:tcPr>
          <w:p w14:paraId="08F8BEBA" w14:textId="77777777" w:rsidR="003579AB" w:rsidRDefault="003579AB" w:rsidP="001A5B29">
            <w:pPr>
              <w:ind w:firstLineChars="0" w:firstLine="0"/>
              <w:jc w:val="center"/>
            </w:pPr>
            <w:r>
              <w:rPr>
                <w:rFonts w:hint="eastAsia"/>
              </w:rPr>
              <w:t>0</w:t>
            </w:r>
            <w:r>
              <w:t>.031</w:t>
            </w:r>
          </w:p>
        </w:tc>
        <w:tc>
          <w:tcPr>
            <w:tcW w:w="918" w:type="pct"/>
            <w:tcBorders>
              <w:top w:val="single" w:sz="6" w:space="0" w:color="auto"/>
              <w:bottom w:val="nil"/>
            </w:tcBorders>
          </w:tcPr>
          <w:p w14:paraId="49B99F7D" w14:textId="77777777" w:rsidR="003579AB" w:rsidRDefault="003579AB" w:rsidP="001A5B29">
            <w:pPr>
              <w:ind w:firstLineChars="0" w:firstLine="0"/>
              <w:jc w:val="center"/>
            </w:pPr>
            <w:r>
              <w:rPr>
                <w:rFonts w:hint="eastAsia"/>
              </w:rPr>
              <w:t>0</w:t>
            </w:r>
            <w:r>
              <w:t>.045</w:t>
            </w:r>
          </w:p>
        </w:tc>
      </w:tr>
      <w:tr w:rsidR="003579AB" w14:paraId="5C4C3E04" w14:textId="77777777" w:rsidTr="001A5B29">
        <w:trPr>
          <w:trHeight w:val="454"/>
          <w:jc w:val="center"/>
        </w:trPr>
        <w:tc>
          <w:tcPr>
            <w:tcW w:w="1376" w:type="pct"/>
            <w:tcBorders>
              <w:top w:val="nil"/>
            </w:tcBorders>
          </w:tcPr>
          <w:p w14:paraId="362725E5" w14:textId="77777777" w:rsidR="003579AB" w:rsidRPr="00C76565" w:rsidRDefault="003579AB" w:rsidP="001A5B29">
            <w:pPr>
              <w:ind w:firstLineChars="0" w:firstLine="0"/>
              <w:jc w:val="center"/>
              <w:rPr>
                <w:b/>
              </w:rPr>
            </w:pPr>
            <w:r w:rsidRPr="00C76565">
              <w:rPr>
                <w:rFonts w:hint="eastAsia"/>
                <w:b/>
              </w:rPr>
              <w:t>R</w:t>
            </w:r>
            <w:r w:rsidRPr="00C76565">
              <w:rPr>
                <w:b/>
              </w:rPr>
              <w:t>F</w:t>
            </w:r>
          </w:p>
        </w:tc>
        <w:tc>
          <w:tcPr>
            <w:tcW w:w="894" w:type="pct"/>
            <w:tcBorders>
              <w:top w:val="nil"/>
            </w:tcBorders>
          </w:tcPr>
          <w:p w14:paraId="16E58A5A" w14:textId="77777777" w:rsidR="003579AB" w:rsidRDefault="003579AB" w:rsidP="001A5B29">
            <w:pPr>
              <w:ind w:firstLineChars="0" w:firstLine="0"/>
              <w:jc w:val="center"/>
            </w:pPr>
            <w:r>
              <w:rPr>
                <w:rFonts w:hint="eastAsia"/>
              </w:rPr>
              <w:t>0</w:t>
            </w:r>
            <w:r>
              <w:t>.484</w:t>
            </w:r>
          </w:p>
        </w:tc>
        <w:tc>
          <w:tcPr>
            <w:tcW w:w="918" w:type="pct"/>
            <w:tcBorders>
              <w:top w:val="nil"/>
            </w:tcBorders>
          </w:tcPr>
          <w:p w14:paraId="7EF94F18" w14:textId="77777777" w:rsidR="003579AB" w:rsidRDefault="003579AB" w:rsidP="001A5B29">
            <w:pPr>
              <w:ind w:firstLineChars="0" w:firstLine="0"/>
              <w:jc w:val="center"/>
            </w:pPr>
            <w:r>
              <w:rPr>
                <w:rFonts w:hint="eastAsia"/>
              </w:rPr>
              <w:t>0</w:t>
            </w:r>
            <w:r>
              <w:t>.549</w:t>
            </w:r>
          </w:p>
        </w:tc>
        <w:tc>
          <w:tcPr>
            <w:tcW w:w="894" w:type="pct"/>
            <w:tcBorders>
              <w:top w:val="nil"/>
            </w:tcBorders>
          </w:tcPr>
          <w:p w14:paraId="3D5C58F6" w14:textId="77777777" w:rsidR="003579AB" w:rsidRDefault="003579AB" w:rsidP="001A5B29">
            <w:pPr>
              <w:ind w:firstLineChars="0" w:firstLine="0"/>
              <w:jc w:val="center"/>
            </w:pPr>
            <w:r>
              <w:rPr>
                <w:rFonts w:hint="eastAsia"/>
              </w:rPr>
              <w:t>0</w:t>
            </w:r>
            <w:r>
              <w:t>.111</w:t>
            </w:r>
          </w:p>
        </w:tc>
        <w:tc>
          <w:tcPr>
            <w:tcW w:w="918" w:type="pct"/>
            <w:tcBorders>
              <w:top w:val="nil"/>
            </w:tcBorders>
          </w:tcPr>
          <w:p w14:paraId="1ACD97FB" w14:textId="77777777" w:rsidR="003579AB" w:rsidRDefault="003579AB" w:rsidP="001A5B29">
            <w:pPr>
              <w:ind w:firstLineChars="0" w:firstLine="0"/>
              <w:jc w:val="center"/>
            </w:pPr>
            <w:r>
              <w:rPr>
                <w:rFonts w:hint="eastAsia"/>
              </w:rPr>
              <w:t>0</w:t>
            </w:r>
            <w:r>
              <w:t>.123</w:t>
            </w:r>
          </w:p>
        </w:tc>
      </w:tr>
      <w:tr w:rsidR="003579AB" w14:paraId="2D448BE4" w14:textId="77777777" w:rsidTr="001A5B29">
        <w:trPr>
          <w:trHeight w:val="454"/>
          <w:jc w:val="center"/>
        </w:trPr>
        <w:tc>
          <w:tcPr>
            <w:tcW w:w="1376" w:type="pct"/>
          </w:tcPr>
          <w:p w14:paraId="73F40461" w14:textId="77777777" w:rsidR="003579AB" w:rsidRPr="00C76565" w:rsidRDefault="003579AB" w:rsidP="001A5B29">
            <w:pPr>
              <w:ind w:firstLineChars="0" w:firstLine="0"/>
              <w:jc w:val="center"/>
              <w:rPr>
                <w:b/>
              </w:rPr>
            </w:pPr>
            <w:proofErr w:type="spellStart"/>
            <w:r>
              <w:rPr>
                <w:rFonts w:hint="eastAsia"/>
                <w:b/>
              </w:rPr>
              <w:t>X</w:t>
            </w:r>
            <w:r>
              <w:rPr>
                <w:b/>
              </w:rPr>
              <w:t>GBoost</w:t>
            </w:r>
            <w:proofErr w:type="spellEnd"/>
          </w:p>
        </w:tc>
        <w:tc>
          <w:tcPr>
            <w:tcW w:w="894" w:type="pct"/>
          </w:tcPr>
          <w:p w14:paraId="7358F0C6" w14:textId="77777777" w:rsidR="003579AB" w:rsidRDefault="003579AB" w:rsidP="001A5B29">
            <w:pPr>
              <w:ind w:firstLineChars="0" w:firstLine="0"/>
              <w:jc w:val="center"/>
            </w:pPr>
            <w:r>
              <w:rPr>
                <w:rFonts w:hint="eastAsia"/>
              </w:rPr>
              <w:t>0</w:t>
            </w:r>
            <w:r>
              <w:t>.334</w:t>
            </w:r>
          </w:p>
        </w:tc>
        <w:tc>
          <w:tcPr>
            <w:tcW w:w="918" w:type="pct"/>
          </w:tcPr>
          <w:p w14:paraId="3619DFBB" w14:textId="77777777" w:rsidR="003579AB" w:rsidRDefault="003579AB" w:rsidP="001A5B29">
            <w:pPr>
              <w:ind w:firstLineChars="0" w:firstLine="0"/>
              <w:jc w:val="center"/>
            </w:pPr>
            <w:r>
              <w:rPr>
                <w:rFonts w:hint="eastAsia"/>
              </w:rPr>
              <w:t>0</w:t>
            </w:r>
            <w:r>
              <w:t>.392</w:t>
            </w:r>
          </w:p>
        </w:tc>
        <w:tc>
          <w:tcPr>
            <w:tcW w:w="894" w:type="pct"/>
          </w:tcPr>
          <w:p w14:paraId="19A8CFE5" w14:textId="77777777" w:rsidR="003579AB" w:rsidRDefault="003579AB" w:rsidP="001A5B29">
            <w:pPr>
              <w:ind w:firstLineChars="0" w:firstLine="0"/>
              <w:jc w:val="center"/>
            </w:pPr>
            <w:r>
              <w:rPr>
                <w:rFonts w:hint="eastAsia"/>
              </w:rPr>
              <w:t>0</w:t>
            </w:r>
            <w:r>
              <w:t>.069</w:t>
            </w:r>
          </w:p>
        </w:tc>
        <w:tc>
          <w:tcPr>
            <w:tcW w:w="918" w:type="pct"/>
          </w:tcPr>
          <w:p w14:paraId="7C3C3830" w14:textId="77777777" w:rsidR="003579AB" w:rsidRDefault="003579AB" w:rsidP="001A5B29">
            <w:pPr>
              <w:ind w:firstLineChars="0" w:firstLine="0"/>
              <w:jc w:val="center"/>
            </w:pPr>
            <w:r>
              <w:rPr>
                <w:rFonts w:hint="eastAsia"/>
              </w:rPr>
              <w:t>0</w:t>
            </w:r>
            <w:r>
              <w:t>.102</w:t>
            </w:r>
          </w:p>
        </w:tc>
      </w:tr>
      <w:tr w:rsidR="003579AB" w14:paraId="2E6280CE" w14:textId="77777777" w:rsidTr="001A5B29">
        <w:trPr>
          <w:trHeight w:val="454"/>
          <w:jc w:val="center"/>
        </w:trPr>
        <w:tc>
          <w:tcPr>
            <w:tcW w:w="1376" w:type="pct"/>
          </w:tcPr>
          <w:p w14:paraId="39B76672" w14:textId="77777777" w:rsidR="003579AB" w:rsidRPr="00C76565" w:rsidRDefault="003579AB" w:rsidP="001A5B29">
            <w:pPr>
              <w:ind w:firstLineChars="0" w:firstLine="0"/>
              <w:jc w:val="center"/>
              <w:rPr>
                <w:b/>
              </w:rPr>
            </w:pPr>
            <w:r>
              <w:rPr>
                <w:rFonts w:hint="eastAsia"/>
                <w:b/>
              </w:rPr>
              <w:t>S</w:t>
            </w:r>
            <w:r>
              <w:rPr>
                <w:b/>
              </w:rPr>
              <w:t>VR</w:t>
            </w:r>
          </w:p>
        </w:tc>
        <w:tc>
          <w:tcPr>
            <w:tcW w:w="894" w:type="pct"/>
          </w:tcPr>
          <w:p w14:paraId="4BE1FB3B" w14:textId="77777777" w:rsidR="003579AB" w:rsidRDefault="003579AB" w:rsidP="001A5B29">
            <w:pPr>
              <w:ind w:firstLineChars="0" w:firstLine="0"/>
              <w:jc w:val="center"/>
            </w:pPr>
            <w:r>
              <w:rPr>
                <w:rFonts w:hint="eastAsia"/>
              </w:rPr>
              <w:t>0</w:t>
            </w:r>
            <w:r>
              <w:t>.553</w:t>
            </w:r>
          </w:p>
        </w:tc>
        <w:tc>
          <w:tcPr>
            <w:tcW w:w="918" w:type="pct"/>
          </w:tcPr>
          <w:p w14:paraId="376FDBC7" w14:textId="77777777" w:rsidR="003579AB" w:rsidRDefault="003579AB" w:rsidP="001A5B29">
            <w:pPr>
              <w:ind w:firstLineChars="0" w:firstLine="0"/>
              <w:jc w:val="center"/>
            </w:pPr>
            <w:r>
              <w:rPr>
                <w:rFonts w:hint="eastAsia"/>
              </w:rPr>
              <w:t>0</w:t>
            </w:r>
            <w:r>
              <w:t>.567</w:t>
            </w:r>
          </w:p>
        </w:tc>
        <w:tc>
          <w:tcPr>
            <w:tcW w:w="894" w:type="pct"/>
          </w:tcPr>
          <w:p w14:paraId="594F36DC" w14:textId="77777777" w:rsidR="003579AB" w:rsidRDefault="003579AB" w:rsidP="001A5B29">
            <w:pPr>
              <w:ind w:firstLineChars="0" w:firstLine="0"/>
              <w:jc w:val="center"/>
            </w:pPr>
            <w:r>
              <w:rPr>
                <w:rFonts w:hint="eastAsia"/>
              </w:rPr>
              <w:t>0</w:t>
            </w:r>
            <w:r>
              <w:t>.113</w:t>
            </w:r>
          </w:p>
        </w:tc>
        <w:tc>
          <w:tcPr>
            <w:tcW w:w="918" w:type="pct"/>
          </w:tcPr>
          <w:p w14:paraId="4EF88065" w14:textId="77777777" w:rsidR="003579AB" w:rsidRDefault="003579AB" w:rsidP="001A5B29">
            <w:pPr>
              <w:ind w:firstLineChars="0" w:firstLine="0"/>
              <w:jc w:val="center"/>
            </w:pPr>
            <w:r>
              <w:rPr>
                <w:rFonts w:hint="eastAsia"/>
              </w:rPr>
              <w:t>0</w:t>
            </w:r>
            <w:r>
              <w:t>.129</w:t>
            </w:r>
          </w:p>
        </w:tc>
      </w:tr>
      <w:tr w:rsidR="003579AB" w14:paraId="32E67A55" w14:textId="77777777" w:rsidTr="001A5B29">
        <w:trPr>
          <w:trHeight w:val="454"/>
          <w:jc w:val="center"/>
        </w:trPr>
        <w:tc>
          <w:tcPr>
            <w:tcW w:w="1376" w:type="pct"/>
            <w:tcBorders>
              <w:bottom w:val="single" w:sz="12" w:space="0" w:color="auto"/>
            </w:tcBorders>
          </w:tcPr>
          <w:p w14:paraId="13F417B6" w14:textId="77777777" w:rsidR="003579AB" w:rsidRPr="00C76565" w:rsidRDefault="003579AB" w:rsidP="001A5B29">
            <w:pPr>
              <w:ind w:firstLineChars="0" w:firstLine="0"/>
              <w:jc w:val="center"/>
              <w:rPr>
                <w:b/>
              </w:rPr>
            </w:pPr>
            <w:r>
              <w:rPr>
                <w:rFonts w:hint="eastAsia"/>
                <w:b/>
              </w:rPr>
              <w:lastRenderedPageBreak/>
              <w:t>M</w:t>
            </w:r>
            <w:r>
              <w:rPr>
                <w:b/>
              </w:rPr>
              <w:t>LP</w:t>
            </w:r>
          </w:p>
        </w:tc>
        <w:tc>
          <w:tcPr>
            <w:tcW w:w="894" w:type="pct"/>
            <w:tcBorders>
              <w:bottom w:val="single" w:sz="12" w:space="0" w:color="auto"/>
            </w:tcBorders>
          </w:tcPr>
          <w:p w14:paraId="163E4F6D" w14:textId="77777777" w:rsidR="003579AB" w:rsidRDefault="003579AB" w:rsidP="001A5B29">
            <w:pPr>
              <w:ind w:firstLineChars="0" w:firstLine="0"/>
              <w:jc w:val="center"/>
            </w:pPr>
            <w:r>
              <w:rPr>
                <w:rFonts w:hint="eastAsia"/>
              </w:rPr>
              <w:t>0</w:t>
            </w:r>
            <w:r>
              <w:t>.223</w:t>
            </w:r>
          </w:p>
        </w:tc>
        <w:tc>
          <w:tcPr>
            <w:tcW w:w="918" w:type="pct"/>
            <w:tcBorders>
              <w:bottom w:val="single" w:sz="12" w:space="0" w:color="auto"/>
            </w:tcBorders>
          </w:tcPr>
          <w:p w14:paraId="6F79C5D0" w14:textId="77777777" w:rsidR="003579AB" w:rsidRDefault="003579AB" w:rsidP="001A5B29">
            <w:pPr>
              <w:ind w:firstLineChars="0" w:firstLine="0"/>
              <w:jc w:val="center"/>
            </w:pPr>
            <w:r>
              <w:rPr>
                <w:rFonts w:hint="eastAsia"/>
              </w:rPr>
              <w:t>0</w:t>
            </w:r>
            <w:r>
              <w:t>.247</w:t>
            </w:r>
          </w:p>
        </w:tc>
        <w:tc>
          <w:tcPr>
            <w:tcW w:w="894" w:type="pct"/>
            <w:tcBorders>
              <w:bottom w:val="single" w:sz="12" w:space="0" w:color="auto"/>
            </w:tcBorders>
          </w:tcPr>
          <w:p w14:paraId="2DA6A5C3" w14:textId="77777777" w:rsidR="003579AB" w:rsidRDefault="003579AB" w:rsidP="001A5B29">
            <w:pPr>
              <w:ind w:firstLineChars="0" w:firstLine="0"/>
              <w:jc w:val="center"/>
            </w:pPr>
            <w:r>
              <w:rPr>
                <w:rFonts w:hint="eastAsia"/>
              </w:rPr>
              <w:t>0</w:t>
            </w:r>
            <w:r>
              <w:t>.486</w:t>
            </w:r>
          </w:p>
        </w:tc>
        <w:tc>
          <w:tcPr>
            <w:tcW w:w="918" w:type="pct"/>
            <w:tcBorders>
              <w:bottom w:val="single" w:sz="12" w:space="0" w:color="auto"/>
            </w:tcBorders>
          </w:tcPr>
          <w:p w14:paraId="6D320493" w14:textId="77777777" w:rsidR="003579AB" w:rsidRDefault="003579AB" w:rsidP="001A5B29">
            <w:pPr>
              <w:ind w:firstLineChars="0" w:firstLine="0"/>
              <w:jc w:val="center"/>
            </w:pPr>
            <w:r>
              <w:rPr>
                <w:rFonts w:hint="eastAsia"/>
              </w:rPr>
              <w:t>0</w:t>
            </w:r>
            <w:r>
              <w:t>.62</w:t>
            </w:r>
            <w:r w:rsidR="001A1B3E">
              <w:t>0</w:t>
            </w:r>
          </w:p>
        </w:tc>
      </w:tr>
    </w:tbl>
    <w:p w14:paraId="4EEFDD54" w14:textId="77777777" w:rsidR="003579AB" w:rsidRDefault="003579AB" w:rsidP="003579AB">
      <w:pPr>
        <w:pStyle w:val="ac"/>
      </w:pPr>
      <w:r>
        <w:rPr>
          <w:noProof/>
        </w:rPr>
        <w:drawing>
          <wp:inline distT="0" distB="0" distL="0" distR="0" wp14:anchorId="73AA7125" wp14:editId="6CC38C34">
            <wp:extent cx="3751933" cy="6912000"/>
            <wp:effectExtent l="0" t="0" r="127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set-AB pre-experiment超润滑实验验证集011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51933" cy="6912000"/>
                    </a:xfrm>
                    <a:prstGeom prst="rect">
                      <a:avLst/>
                    </a:prstGeom>
                  </pic:spPr>
                </pic:pic>
              </a:graphicData>
            </a:graphic>
          </wp:inline>
        </w:drawing>
      </w:r>
    </w:p>
    <w:p w14:paraId="630AC02C" w14:textId="77777777" w:rsidR="003579AB" w:rsidRDefault="003579AB" w:rsidP="003579AB">
      <w:pPr>
        <w:pStyle w:val="ac"/>
      </w:pPr>
      <w:r>
        <w:rPr>
          <w:rFonts w:hint="eastAsia"/>
        </w:rPr>
        <w:t>图</w:t>
      </w:r>
      <w:r>
        <w:rPr>
          <w:rFonts w:hint="eastAsia"/>
        </w:rPr>
        <w:t>3</w:t>
      </w:r>
      <w:r>
        <w:t>.4</w:t>
      </w:r>
      <w:r w:rsidR="004E3334">
        <w:t xml:space="preserve"> </w:t>
      </w:r>
      <w:r w:rsidRPr="00524F20">
        <w:rPr>
          <w:rFonts w:hint="eastAsia"/>
        </w:rPr>
        <w:t>不同单模型</w:t>
      </w:r>
      <w:r>
        <w:rPr>
          <w:rFonts w:hint="eastAsia"/>
        </w:rPr>
        <w:t>在外部实验验证集上</w:t>
      </w:r>
      <w:r w:rsidRPr="00524F20">
        <w:rPr>
          <w:rFonts w:hint="eastAsia"/>
        </w:rPr>
        <w:t>的真实值与预测值逐点对比</w:t>
      </w:r>
      <w:r w:rsidR="004E3334">
        <w:rPr>
          <w:rFonts w:hint="eastAsia"/>
        </w:rPr>
        <w:t>，</w:t>
      </w:r>
      <w:r w:rsidR="004E3334">
        <w:rPr>
          <w:rFonts w:hint="eastAsia"/>
        </w:rPr>
        <w:t>(</w:t>
      </w:r>
      <w:r>
        <w:rPr>
          <w:rFonts w:hint="eastAsia"/>
        </w:rPr>
        <w:t>a</w:t>
      </w:r>
      <w:r>
        <w:t>-e</w:t>
      </w:r>
      <w:r w:rsidR="004E3334">
        <w:t>)</w:t>
      </w:r>
      <w:r>
        <w:rPr>
          <w:rFonts w:hint="eastAsia"/>
        </w:rPr>
        <w:t>左侧图代表</w:t>
      </w:r>
      <w:r w:rsidR="004E3334">
        <w:rPr>
          <w:rFonts w:hint="eastAsia"/>
        </w:rPr>
        <w:t>不含膜厚的</w:t>
      </w:r>
      <w:r>
        <w:rPr>
          <w:rFonts w:hint="eastAsia"/>
        </w:rPr>
        <w:t>D</w:t>
      </w:r>
      <w:r>
        <w:t>ataset-A</w:t>
      </w:r>
      <w:r w:rsidR="004E3334">
        <w:rPr>
          <w:rFonts w:hint="eastAsia"/>
        </w:rPr>
        <w:t>，</w:t>
      </w:r>
      <w:r w:rsidR="004E3334">
        <w:rPr>
          <w:rFonts w:hint="eastAsia"/>
        </w:rPr>
        <w:t>(</w:t>
      </w:r>
      <w:r>
        <w:rPr>
          <w:rFonts w:hint="eastAsia"/>
        </w:rPr>
        <w:t>h</w:t>
      </w:r>
      <w:r>
        <w:t>-</w:t>
      </w:r>
      <w:r>
        <w:rPr>
          <w:rFonts w:hint="eastAsia"/>
        </w:rPr>
        <w:t>j</w:t>
      </w:r>
      <w:r w:rsidR="004E3334">
        <w:rPr>
          <w:rFonts w:hint="eastAsia"/>
        </w:rPr>
        <w:t>)</w:t>
      </w:r>
      <w:r>
        <w:rPr>
          <w:rFonts w:hint="eastAsia"/>
        </w:rPr>
        <w:t>右侧图代表</w:t>
      </w:r>
      <w:r w:rsidR="004E3334">
        <w:rPr>
          <w:rFonts w:hint="eastAsia"/>
        </w:rPr>
        <w:t>含膜厚的</w:t>
      </w:r>
      <w:r>
        <w:rPr>
          <w:rFonts w:hint="eastAsia"/>
        </w:rPr>
        <w:t>D</w:t>
      </w:r>
      <w:r>
        <w:t>ataset-B</w:t>
      </w:r>
    </w:p>
    <w:p w14:paraId="2E7B3DF7" w14:textId="77777777" w:rsidR="00DA1BB7" w:rsidRDefault="00DA1BB7" w:rsidP="003579AB">
      <w:pPr>
        <w:ind w:firstLine="480"/>
        <w:rPr>
          <w:highlight w:val="yellow"/>
        </w:rPr>
      </w:pPr>
      <w:r w:rsidRPr="00DA1BB7">
        <w:rPr>
          <w:rFonts w:hint="eastAsia"/>
        </w:rPr>
        <w:t>图</w:t>
      </w:r>
      <w:r w:rsidRPr="00DA1BB7">
        <w:rPr>
          <w:rFonts w:hint="eastAsia"/>
        </w:rPr>
        <w:t>3.4</w:t>
      </w:r>
      <w:r w:rsidRPr="00DA1BB7">
        <w:rPr>
          <w:rFonts w:hint="eastAsia"/>
        </w:rPr>
        <w:t>比较了基于不含膜厚的</w:t>
      </w:r>
      <w:r w:rsidRPr="00DA1BB7">
        <w:rPr>
          <w:rFonts w:hint="eastAsia"/>
        </w:rPr>
        <w:t>Dataset-A</w:t>
      </w:r>
      <w:r w:rsidRPr="00DA1BB7">
        <w:rPr>
          <w:rFonts w:hint="eastAsia"/>
        </w:rPr>
        <w:t>与含膜厚的</w:t>
      </w:r>
      <w:r w:rsidRPr="00DA1BB7">
        <w:rPr>
          <w:rFonts w:hint="eastAsia"/>
        </w:rPr>
        <w:t>Dataset-B</w:t>
      </w:r>
      <w:r w:rsidRPr="00DA1BB7">
        <w:rPr>
          <w:rFonts w:hint="eastAsia"/>
        </w:rPr>
        <w:t>训练得到的五类单模型在外部实验验证集上的预测表现。左侧图</w:t>
      </w:r>
      <w:r w:rsidRPr="00DA1BB7">
        <w:rPr>
          <w:rFonts w:hint="eastAsia"/>
        </w:rPr>
        <w:t>(a-e)</w:t>
      </w:r>
      <w:r w:rsidRPr="00DA1BB7">
        <w:rPr>
          <w:rFonts w:hint="eastAsia"/>
        </w:rPr>
        <w:t>为</w:t>
      </w:r>
      <w:r w:rsidRPr="00DA1BB7">
        <w:rPr>
          <w:rFonts w:hint="eastAsia"/>
        </w:rPr>
        <w:t>Dataset-A</w:t>
      </w:r>
      <w:r w:rsidRPr="00DA1BB7">
        <w:rPr>
          <w:rFonts w:hint="eastAsia"/>
        </w:rPr>
        <w:t>对应模型的预测结果，右侧图</w:t>
      </w:r>
      <w:r w:rsidRPr="00DA1BB7">
        <w:rPr>
          <w:rFonts w:hint="eastAsia"/>
        </w:rPr>
        <w:t>(f-j)</w:t>
      </w:r>
      <w:r w:rsidRPr="00DA1BB7">
        <w:rPr>
          <w:rFonts w:hint="eastAsia"/>
        </w:rPr>
        <w:t>为</w:t>
      </w:r>
      <w:r w:rsidRPr="00DA1BB7">
        <w:rPr>
          <w:rFonts w:hint="eastAsia"/>
        </w:rPr>
        <w:t>Dataset-B</w:t>
      </w:r>
      <w:r w:rsidRPr="00DA1BB7">
        <w:rPr>
          <w:rFonts w:hint="eastAsia"/>
        </w:rPr>
        <w:t>对应模型的预测结果。左右两列图像自上而下</w:t>
      </w:r>
      <w:r w:rsidRPr="00DA1BB7">
        <w:rPr>
          <w:rFonts w:hint="eastAsia"/>
        </w:rPr>
        <w:lastRenderedPageBreak/>
        <w:t>均分别对应</w:t>
      </w:r>
      <w:proofErr w:type="spellStart"/>
      <w:r w:rsidRPr="00DA1BB7">
        <w:rPr>
          <w:rFonts w:hint="eastAsia"/>
        </w:rPr>
        <w:t>CatBoost</w:t>
      </w:r>
      <w:proofErr w:type="spellEnd"/>
      <w:r w:rsidRPr="00DA1BB7">
        <w:rPr>
          <w:rFonts w:hint="eastAsia"/>
        </w:rPr>
        <w:t>、</w:t>
      </w:r>
      <w:r w:rsidRPr="00DA1BB7">
        <w:rPr>
          <w:rFonts w:hint="eastAsia"/>
        </w:rPr>
        <w:t>RF</w:t>
      </w:r>
      <w:r w:rsidRPr="00DA1BB7">
        <w:rPr>
          <w:rFonts w:hint="eastAsia"/>
        </w:rPr>
        <w:t>、</w:t>
      </w:r>
      <w:proofErr w:type="spellStart"/>
      <w:r w:rsidRPr="00DA1BB7">
        <w:rPr>
          <w:rFonts w:hint="eastAsia"/>
        </w:rPr>
        <w:t>XGBoost</w:t>
      </w:r>
      <w:proofErr w:type="spellEnd"/>
      <w:r w:rsidRPr="00DA1BB7">
        <w:rPr>
          <w:rFonts w:hint="eastAsia"/>
        </w:rPr>
        <w:t>、</w:t>
      </w:r>
      <w:r w:rsidRPr="00DA1BB7">
        <w:rPr>
          <w:rFonts w:hint="eastAsia"/>
        </w:rPr>
        <w:t xml:space="preserve">SVR </w:t>
      </w:r>
      <w:r w:rsidRPr="00DA1BB7">
        <w:rPr>
          <w:rFonts w:hint="eastAsia"/>
        </w:rPr>
        <w:t>和</w:t>
      </w:r>
      <w:r w:rsidRPr="00DA1BB7">
        <w:rPr>
          <w:rFonts w:hint="eastAsia"/>
        </w:rPr>
        <w:t>MLP</w:t>
      </w:r>
      <w:r w:rsidRPr="00DA1BB7">
        <w:rPr>
          <w:rFonts w:hint="eastAsia"/>
        </w:rPr>
        <w:t>模型。黑色散点为实验测得摩擦系数μ</w:t>
      </w:r>
      <w:r w:rsidRPr="00DA1BB7">
        <w:rPr>
          <w:rFonts w:hint="eastAsia"/>
        </w:rPr>
        <w:t>true</w:t>
      </w:r>
      <w:r w:rsidRPr="00DA1BB7">
        <w:rPr>
          <w:rFonts w:hint="eastAsia"/>
        </w:rPr>
        <w:t>，粉色散点为模型预测值μ</w:t>
      </w:r>
      <w:r w:rsidRPr="00DA1BB7">
        <w:rPr>
          <w:rFonts w:hint="eastAsia"/>
        </w:rPr>
        <w:t>pred</w:t>
      </w:r>
      <w:r w:rsidRPr="00DA1BB7">
        <w:rPr>
          <w:rFonts w:hint="eastAsia"/>
        </w:rPr>
        <w:t>。</w:t>
      </w:r>
    </w:p>
    <w:p w14:paraId="4904E860" w14:textId="77777777" w:rsidR="00EE32C6" w:rsidRPr="00DA1BB7" w:rsidRDefault="00EE32C6" w:rsidP="003579AB">
      <w:pPr>
        <w:ind w:firstLine="480"/>
      </w:pPr>
      <w:r w:rsidRPr="00DA1BB7">
        <w:rPr>
          <w:rFonts w:hint="eastAsia"/>
        </w:rPr>
        <w:t>根据图</w:t>
      </w:r>
      <w:r w:rsidRPr="00DA1BB7">
        <w:rPr>
          <w:rFonts w:hint="eastAsia"/>
        </w:rPr>
        <w:t>3</w:t>
      </w:r>
      <w:r w:rsidRPr="00DA1BB7">
        <w:t>.4</w:t>
      </w:r>
      <w:r w:rsidRPr="00DA1BB7">
        <w:rPr>
          <w:rFonts w:hint="eastAsia"/>
        </w:rPr>
        <w:t>可知，</w:t>
      </w:r>
      <w:r w:rsidRPr="00DA1BB7">
        <w:rPr>
          <w:rFonts w:hint="eastAsia"/>
        </w:rPr>
        <w:t xml:space="preserve"> D</w:t>
      </w:r>
      <w:r w:rsidRPr="00DA1BB7">
        <w:t>ataset-A</w:t>
      </w:r>
      <w:r w:rsidRPr="00DA1BB7">
        <w:rPr>
          <w:rFonts w:hint="eastAsia"/>
        </w:rPr>
        <w:t>和</w:t>
      </w:r>
      <w:r w:rsidRPr="00DA1BB7">
        <w:rPr>
          <w:rFonts w:hint="eastAsia"/>
        </w:rPr>
        <w:t>D</w:t>
      </w:r>
      <w:r w:rsidRPr="00DA1BB7">
        <w:t>ataset-B</w:t>
      </w:r>
      <w:r w:rsidRPr="00DA1BB7">
        <w:rPr>
          <w:rFonts w:hint="eastAsia"/>
        </w:rPr>
        <w:t>在外部文献验证集的预测值</w:t>
      </w:r>
      <w:proofErr w:type="spellStart"/>
      <w:r w:rsidRPr="00DA1BB7">
        <w:rPr>
          <w:rFonts w:cs="Times New Roman"/>
        </w:rPr>
        <w:t>μ</w:t>
      </w:r>
      <w:r w:rsidRPr="00DA1BB7">
        <w:rPr>
          <w:rFonts w:cs="Times New Roman"/>
          <w:vertAlign w:val="subscript"/>
        </w:rPr>
        <w:t>pred</w:t>
      </w:r>
      <w:proofErr w:type="spellEnd"/>
      <w:r w:rsidRPr="00DA1BB7">
        <w:rPr>
          <w:rFonts w:hint="eastAsia"/>
        </w:rPr>
        <w:t>和真实值</w:t>
      </w:r>
      <w:proofErr w:type="spellStart"/>
      <w:r w:rsidRPr="00DA1BB7">
        <w:rPr>
          <w:rFonts w:cs="Times New Roman"/>
        </w:rPr>
        <w:t>μ</w:t>
      </w:r>
      <w:r w:rsidRPr="00DA1BB7">
        <w:rPr>
          <w:rFonts w:cs="Times New Roman"/>
          <w:vertAlign w:val="subscript"/>
        </w:rPr>
        <w:t>true</w:t>
      </w:r>
      <w:proofErr w:type="spellEnd"/>
      <w:r w:rsidRPr="00DA1BB7">
        <w:rPr>
          <w:rFonts w:cs="Times New Roman" w:hint="eastAsia"/>
        </w:rPr>
        <w:t>间在数量级上</w:t>
      </w:r>
      <w:r w:rsidRPr="00DA1BB7">
        <w:rPr>
          <w:rFonts w:hint="eastAsia"/>
        </w:rPr>
        <w:t>均有明显偏差，根据</w:t>
      </w:r>
      <w:r w:rsidRPr="00DA1BB7">
        <w:rPr>
          <w:rFonts w:hint="eastAsia"/>
        </w:rPr>
        <w:t>R</w:t>
      </w:r>
      <w:r w:rsidRPr="00DA1BB7">
        <w:t>2</w:t>
      </w:r>
      <w:r w:rsidRPr="00DA1BB7">
        <w:rPr>
          <w:rFonts w:hint="eastAsia"/>
        </w:rPr>
        <w:t>的定义式</w:t>
      </w:r>
      <w:r w:rsidRPr="00DA1BB7">
        <w:rPr>
          <w:rFonts w:hint="eastAsia"/>
        </w:rPr>
        <w:t>(2</w:t>
      </w:r>
      <w:r w:rsidRPr="00DA1BB7">
        <w:t>-1)</w:t>
      </w:r>
      <w:r w:rsidRPr="00DA1BB7">
        <w:rPr>
          <w:rFonts w:hint="eastAsia"/>
        </w:rPr>
        <w:t>，当预测值</w:t>
      </w:r>
      <w:proofErr w:type="spellStart"/>
      <w:r w:rsidRPr="00DA1BB7">
        <w:rPr>
          <w:rFonts w:cs="Times New Roman"/>
        </w:rPr>
        <w:t>μ</w:t>
      </w:r>
      <w:r w:rsidRPr="00DA1BB7">
        <w:rPr>
          <w:rFonts w:cs="Times New Roman"/>
          <w:vertAlign w:val="subscript"/>
        </w:rPr>
        <w:t>pred</w:t>
      </w:r>
      <w:proofErr w:type="spellEnd"/>
      <w:r w:rsidRPr="00DA1BB7">
        <w:rPr>
          <w:rFonts w:hint="eastAsia"/>
        </w:rPr>
        <w:t>整体落在常规摩擦水平，而真实值</w:t>
      </w:r>
      <w:proofErr w:type="spellStart"/>
      <w:r w:rsidRPr="00DA1BB7">
        <w:rPr>
          <w:rFonts w:cs="Times New Roman"/>
        </w:rPr>
        <w:t>μ</w:t>
      </w:r>
      <w:r w:rsidRPr="00DA1BB7">
        <w:rPr>
          <w:rFonts w:cs="Times New Roman"/>
          <w:vertAlign w:val="subscript"/>
        </w:rPr>
        <w:t>true</w:t>
      </w:r>
      <w:proofErr w:type="spellEnd"/>
      <w:r w:rsidRPr="00DA1BB7">
        <w:rPr>
          <w:rFonts w:ascii="宋体" w:hAnsi="宋体" w:cs="宋体" w:hint="eastAsia"/>
        </w:rPr>
        <w:t>∈</w:t>
      </w:r>
      <w:r w:rsidRPr="00DA1BB7">
        <w:rPr>
          <w:rFonts w:cs="Times New Roman"/>
        </w:rPr>
        <w:t>[0.002,0.012]</w:t>
      </w:r>
      <w:r w:rsidRPr="00DA1BB7">
        <w:rPr>
          <w:rFonts w:hint="eastAsia"/>
        </w:rPr>
        <w:t>处于超低摩擦水平时，</w:t>
      </w:r>
      <w:r w:rsidRPr="00DA1BB7">
        <w:rPr>
          <w:rFonts w:hint="eastAsia"/>
        </w:rPr>
        <w:t>R</w:t>
      </w:r>
      <w:r w:rsidRPr="00DA1BB7">
        <w:rPr>
          <w:rFonts w:hint="eastAsia"/>
          <w:vertAlign w:val="superscript"/>
        </w:rPr>
        <w:t>2</w:t>
      </w:r>
      <w:r w:rsidRPr="00DA1BB7">
        <w:rPr>
          <w:rFonts w:hint="eastAsia"/>
        </w:rPr>
        <w:t>对偏差极为敏感</w:t>
      </w:r>
      <w:r w:rsidR="000D635D" w:rsidRPr="00DA1BB7">
        <w:rPr>
          <w:rFonts w:hint="eastAsia"/>
        </w:rPr>
        <w:t>，一旦</w:t>
      </w:r>
      <w:r w:rsidRPr="00DA1BB7">
        <w:rPr>
          <w:rFonts w:hint="eastAsia"/>
        </w:rPr>
        <w:t>模型的预测值和</w:t>
      </w:r>
      <w:r w:rsidR="000D635D" w:rsidRPr="00DA1BB7">
        <w:rPr>
          <w:rFonts w:hint="eastAsia"/>
        </w:rPr>
        <w:t>真实值之间存在量级偏差，</w:t>
      </w:r>
      <w:r w:rsidR="000D635D" w:rsidRPr="00DA1BB7">
        <w:rPr>
          <w:rFonts w:hint="eastAsia"/>
        </w:rPr>
        <w:t>R</w:t>
      </w:r>
      <w:r w:rsidR="000D635D" w:rsidRPr="00DA1BB7">
        <w:rPr>
          <w:rFonts w:hint="eastAsia"/>
          <w:vertAlign w:val="superscript"/>
        </w:rPr>
        <w:t>2</w:t>
      </w:r>
      <w:r w:rsidR="000D635D" w:rsidRPr="00DA1BB7">
        <w:rPr>
          <w:rFonts w:hint="eastAsia"/>
        </w:rPr>
        <w:t>极容易显著小于</w:t>
      </w:r>
      <w:r w:rsidR="000D635D" w:rsidRPr="00DA1BB7">
        <w:rPr>
          <w:rFonts w:hint="eastAsia"/>
        </w:rPr>
        <w:t>0</w:t>
      </w:r>
      <w:r w:rsidR="000D635D" w:rsidRPr="00DA1BB7">
        <w:rPr>
          <w:rFonts w:hint="eastAsia"/>
        </w:rPr>
        <w:t>，其数值不再稳定反映模型的绝对误差水平。因此针对处于超低摩擦水平的外部实验验证集，本研究以</w:t>
      </w:r>
      <w:r w:rsidR="000D635D" w:rsidRPr="00DA1BB7">
        <w:rPr>
          <w:rFonts w:hint="eastAsia"/>
        </w:rPr>
        <w:t>MAE</w:t>
      </w:r>
      <w:r w:rsidR="000D635D" w:rsidRPr="00DA1BB7">
        <w:rPr>
          <w:rFonts w:hint="eastAsia"/>
        </w:rPr>
        <w:t>与</w:t>
      </w:r>
      <w:r w:rsidR="000D635D" w:rsidRPr="00DA1BB7">
        <w:rPr>
          <w:rFonts w:hint="eastAsia"/>
        </w:rPr>
        <w:t>RMSE</w:t>
      </w:r>
      <w:r w:rsidR="000D635D" w:rsidRPr="00DA1BB7">
        <w:rPr>
          <w:rFonts w:hint="eastAsia"/>
        </w:rPr>
        <w:t>作为主要评估指标，并结合预测值</w:t>
      </w:r>
      <w:proofErr w:type="spellStart"/>
      <w:r w:rsidR="000D635D" w:rsidRPr="00DA1BB7">
        <w:rPr>
          <w:rFonts w:cs="Times New Roman"/>
        </w:rPr>
        <w:t>μ</w:t>
      </w:r>
      <w:r w:rsidR="000D635D" w:rsidRPr="00DA1BB7">
        <w:rPr>
          <w:rFonts w:hint="eastAsia"/>
          <w:vertAlign w:val="subscript"/>
        </w:rPr>
        <w:t>pred</w:t>
      </w:r>
      <w:proofErr w:type="spellEnd"/>
      <w:r w:rsidR="000D635D" w:rsidRPr="00DA1BB7">
        <w:rPr>
          <w:rFonts w:hint="eastAsia"/>
        </w:rPr>
        <w:t>与真实值</w:t>
      </w:r>
      <w:proofErr w:type="spellStart"/>
      <w:r w:rsidR="000D635D" w:rsidRPr="00DA1BB7">
        <w:rPr>
          <w:rFonts w:cs="Times New Roman"/>
        </w:rPr>
        <w:t>μ</w:t>
      </w:r>
      <w:r w:rsidR="000D635D" w:rsidRPr="00DA1BB7">
        <w:rPr>
          <w:rFonts w:cs="Times New Roman"/>
          <w:vertAlign w:val="subscript"/>
        </w:rPr>
        <w:t>true</w:t>
      </w:r>
      <w:proofErr w:type="spellEnd"/>
      <w:r w:rsidR="000D635D" w:rsidRPr="00DA1BB7">
        <w:rPr>
          <w:rFonts w:hint="eastAsia"/>
        </w:rPr>
        <w:t>的变化趋势是否一致进行综合判断。</w:t>
      </w:r>
    </w:p>
    <w:p w14:paraId="5C5374D4" w14:textId="77777777" w:rsidR="003579AB" w:rsidRDefault="00C32482" w:rsidP="003579AB">
      <w:pPr>
        <w:ind w:firstLine="480"/>
      </w:pPr>
      <w:r>
        <w:rPr>
          <w:rFonts w:hint="eastAsia"/>
        </w:rPr>
        <w:t>如图</w:t>
      </w:r>
      <w:r>
        <w:rPr>
          <w:rFonts w:hint="eastAsia"/>
        </w:rPr>
        <w:t>3</w:t>
      </w:r>
      <w:r>
        <w:t>.4(a-e)</w:t>
      </w:r>
      <w:r>
        <w:rPr>
          <w:rFonts w:hint="eastAsia"/>
        </w:rPr>
        <w:t>所示，</w:t>
      </w:r>
      <w:r w:rsidR="003579AB">
        <w:rPr>
          <w:rFonts w:hint="eastAsia"/>
        </w:rPr>
        <w:t>对</w:t>
      </w:r>
      <w:r>
        <w:rPr>
          <w:rFonts w:hint="eastAsia"/>
        </w:rPr>
        <w:t>不含膜厚的</w:t>
      </w:r>
      <w:r w:rsidR="003579AB">
        <w:rPr>
          <w:rFonts w:hint="eastAsia"/>
        </w:rPr>
        <w:t>Dataset-A</w:t>
      </w:r>
      <w:r w:rsidR="003579AB">
        <w:rPr>
          <w:rFonts w:hint="eastAsia"/>
        </w:rPr>
        <w:t>训练得到的</w:t>
      </w:r>
      <w:r>
        <w:rPr>
          <w:rFonts w:hint="eastAsia"/>
        </w:rPr>
        <w:t>五类</w:t>
      </w:r>
      <w:r w:rsidR="003579AB">
        <w:rPr>
          <w:rFonts w:hint="eastAsia"/>
        </w:rPr>
        <w:t>模型在外部实验验证集上普遍呈现高估现象：摩擦系数预测值</w:t>
      </w:r>
      <w:proofErr w:type="spellStart"/>
      <w:r w:rsidR="003579AB" w:rsidRPr="009716B8">
        <w:rPr>
          <w:rFonts w:cs="Times New Roman"/>
        </w:rPr>
        <w:t>μ</w:t>
      </w:r>
      <w:r w:rsidR="003579AB" w:rsidRPr="009716B8">
        <w:rPr>
          <w:rFonts w:cs="Times New Roman"/>
          <w:vertAlign w:val="subscript"/>
        </w:rPr>
        <w:t>pred</w:t>
      </w:r>
      <w:proofErr w:type="spellEnd"/>
      <w:r>
        <w:rPr>
          <w:rFonts w:hint="eastAsia"/>
        </w:rPr>
        <w:t>整体落在</w:t>
      </w:r>
      <w:r>
        <w:rPr>
          <w:rFonts w:hint="eastAsia"/>
        </w:rPr>
        <w:t>(</w:t>
      </w:r>
      <w:r w:rsidR="003579AB">
        <w:t>0.2</w:t>
      </w:r>
      <w:r w:rsidR="00907F03">
        <w:t>~</w:t>
      </w:r>
      <w:r w:rsidR="003579AB">
        <w:rPr>
          <w:rFonts w:hint="eastAsia"/>
        </w:rPr>
        <w:t>0.</w:t>
      </w:r>
      <w:r w:rsidR="003579AB">
        <w:t>8</w:t>
      </w:r>
      <w:r>
        <w:t>)</w:t>
      </w:r>
      <w:r w:rsidR="003579AB">
        <w:rPr>
          <w:rFonts w:hint="eastAsia"/>
        </w:rPr>
        <w:t>范围内，而摩擦系数真实值</w:t>
      </w:r>
      <w:proofErr w:type="spellStart"/>
      <w:r w:rsidR="003579AB" w:rsidRPr="009716B8">
        <w:rPr>
          <w:rFonts w:cs="Times New Roman"/>
        </w:rPr>
        <w:t>μ</w:t>
      </w:r>
      <w:r w:rsidR="003579AB" w:rsidRPr="009716B8">
        <w:rPr>
          <w:rFonts w:cs="Times New Roman"/>
          <w:vertAlign w:val="subscript"/>
        </w:rPr>
        <w:t>true</w:t>
      </w:r>
      <w:proofErr w:type="spellEnd"/>
      <w:r w:rsidR="003579AB">
        <w:rPr>
          <w:rFonts w:hint="eastAsia"/>
        </w:rPr>
        <w:t>处于超低</w:t>
      </w:r>
      <w:r w:rsidRPr="00C32482">
        <w:rPr>
          <w:rFonts w:cs="Times New Roman"/>
        </w:rPr>
        <w:t>μ</w:t>
      </w:r>
      <w:r w:rsidR="003579AB">
        <w:rPr>
          <w:rFonts w:hint="eastAsia"/>
        </w:rPr>
        <w:t>区间</w:t>
      </w:r>
      <w:r w:rsidR="00990DFD">
        <w:rPr>
          <w:rFonts w:hint="eastAsia"/>
        </w:rPr>
        <w:t>，</w:t>
      </w:r>
      <w:proofErr w:type="spellStart"/>
      <w:r w:rsidR="00990DFD" w:rsidRPr="009716B8">
        <w:rPr>
          <w:rFonts w:cs="Times New Roman"/>
        </w:rPr>
        <w:t>μ</w:t>
      </w:r>
      <w:r w:rsidR="00990DFD" w:rsidRPr="009716B8">
        <w:rPr>
          <w:rFonts w:cs="Times New Roman"/>
          <w:vertAlign w:val="subscript"/>
        </w:rPr>
        <w:t>true</w:t>
      </w:r>
      <w:proofErr w:type="spellEnd"/>
      <w:r w:rsidRPr="00D97F37">
        <w:rPr>
          <w:rFonts w:ascii="宋体" w:hAnsi="宋体" w:cs="宋体" w:hint="eastAsia"/>
        </w:rPr>
        <w:t>∈</w:t>
      </w:r>
      <w:r w:rsidRPr="00D97F37">
        <w:rPr>
          <w:rFonts w:cs="Times New Roman"/>
        </w:rPr>
        <w:t>[</w:t>
      </w:r>
      <w:r>
        <w:rPr>
          <w:rFonts w:cs="Times New Roman"/>
        </w:rPr>
        <w:t>0.002</w:t>
      </w:r>
      <w:r w:rsidRPr="00D97F37">
        <w:rPr>
          <w:rFonts w:cs="Times New Roman"/>
        </w:rPr>
        <w:t>,0.012]</w:t>
      </w:r>
      <w:r w:rsidR="003579AB">
        <w:rPr>
          <w:rFonts w:hint="eastAsia"/>
        </w:rPr>
        <w:t>。</w:t>
      </w:r>
      <w:r w:rsidR="003579AB" w:rsidRPr="0016522F">
        <w:rPr>
          <w:rFonts w:hint="eastAsia"/>
        </w:rPr>
        <w:t>在</w:t>
      </w:r>
      <w:r w:rsidR="003579AB" w:rsidRPr="0016522F">
        <w:rPr>
          <w:rFonts w:hint="eastAsia"/>
        </w:rPr>
        <w:t>Train</w:t>
      </w:r>
      <w:r w:rsidR="003579AB" w:rsidRPr="0016522F">
        <w:rPr>
          <w:rFonts w:hint="eastAsia"/>
        </w:rPr>
        <w:t>和</w:t>
      </w:r>
      <w:r w:rsidR="003579AB" w:rsidRPr="0016522F">
        <w:rPr>
          <w:rFonts w:hint="eastAsia"/>
        </w:rPr>
        <w:t>Test</w:t>
      </w:r>
      <w:r w:rsidR="003579AB">
        <w:rPr>
          <w:rFonts w:hint="eastAsia"/>
        </w:rPr>
        <w:t>上</w:t>
      </w:r>
      <w:r w:rsidR="003579AB" w:rsidRPr="0016522F">
        <w:rPr>
          <w:rFonts w:hint="eastAsia"/>
        </w:rPr>
        <w:t>拟合度</w:t>
      </w:r>
      <w:r w:rsidR="003579AB">
        <w:rPr>
          <w:rFonts w:hint="eastAsia"/>
        </w:rPr>
        <w:t>较高</w:t>
      </w:r>
      <w:r w:rsidR="003579AB" w:rsidRPr="0016522F">
        <w:rPr>
          <w:rFonts w:hint="eastAsia"/>
        </w:rPr>
        <w:t>的</w:t>
      </w:r>
      <w:proofErr w:type="spellStart"/>
      <w:r w:rsidR="003579AB" w:rsidRPr="0016522F">
        <w:rPr>
          <w:rFonts w:hint="eastAsia"/>
        </w:rPr>
        <w:t>Catboost</w:t>
      </w:r>
      <w:proofErr w:type="spellEnd"/>
      <w:r w:rsidR="003579AB">
        <w:rPr>
          <w:rFonts w:hint="eastAsia"/>
        </w:rPr>
        <w:t>，</w:t>
      </w:r>
      <w:r w:rsidR="003579AB" w:rsidRPr="0016522F">
        <w:rPr>
          <w:rFonts w:hint="eastAsia"/>
        </w:rPr>
        <w:t>RF</w:t>
      </w:r>
      <w:r w:rsidR="003579AB" w:rsidRPr="0016522F">
        <w:rPr>
          <w:rFonts w:hint="eastAsia"/>
        </w:rPr>
        <w:t>与</w:t>
      </w:r>
      <w:r w:rsidR="003579AB" w:rsidRPr="0016522F">
        <w:rPr>
          <w:rFonts w:hint="eastAsia"/>
        </w:rPr>
        <w:t>SVR</w:t>
      </w:r>
      <w:r w:rsidR="003579AB">
        <w:rPr>
          <w:rFonts w:hint="eastAsia"/>
        </w:rPr>
        <w:t>模型也</w:t>
      </w:r>
      <w:r w:rsidR="003579AB" w:rsidRPr="0016522F">
        <w:rPr>
          <w:rFonts w:hint="eastAsia"/>
        </w:rPr>
        <w:t>仅</w:t>
      </w:r>
      <w:r w:rsidR="003579AB">
        <w:rPr>
          <w:rFonts w:hint="eastAsia"/>
        </w:rPr>
        <w:t>仅</w:t>
      </w:r>
      <w:r>
        <w:rPr>
          <w:rFonts w:hint="eastAsia"/>
        </w:rPr>
        <w:t>捕捉前</w:t>
      </w:r>
      <w:r w:rsidR="003579AB" w:rsidRPr="0016522F">
        <w:rPr>
          <w:rFonts w:hint="eastAsia"/>
        </w:rPr>
        <w:t>5</w:t>
      </w:r>
      <w:r w:rsidR="003579AB" w:rsidRPr="0016522F">
        <w:rPr>
          <w:rFonts w:hint="eastAsia"/>
        </w:rPr>
        <w:t>个样本数据</w:t>
      </w:r>
      <w:r w:rsidR="003579AB">
        <w:rPr>
          <w:rFonts w:hint="eastAsia"/>
        </w:rPr>
        <w:t>随外加电压（从</w:t>
      </w:r>
      <w:r w:rsidR="003579AB" w:rsidRPr="0016522F">
        <w:rPr>
          <w:rFonts w:hint="eastAsia"/>
        </w:rPr>
        <w:t>-2V</w:t>
      </w:r>
      <w:r w:rsidR="003579AB">
        <w:rPr>
          <w:rFonts w:hint="eastAsia"/>
        </w:rPr>
        <w:t>以</w:t>
      </w:r>
      <w:r w:rsidR="003579AB" w:rsidRPr="0016522F">
        <w:rPr>
          <w:rFonts w:hint="eastAsia"/>
        </w:rPr>
        <w:t>1V</w:t>
      </w:r>
      <w:r w:rsidR="003579AB">
        <w:rPr>
          <w:rFonts w:hint="eastAsia"/>
        </w:rPr>
        <w:t>递增</w:t>
      </w:r>
      <w:r w:rsidR="003579AB" w:rsidRPr="0016522F">
        <w:rPr>
          <w:rFonts w:hint="eastAsia"/>
        </w:rPr>
        <w:t>至</w:t>
      </w:r>
      <w:r w:rsidR="003579AB" w:rsidRPr="0016522F">
        <w:rPr>
          <w:rFonts w:hint="eastAsia"/>
        </w:rPr>
        <w:t>2V</w:t>
      </w:r>
      <w:r w:rsidR="003579AB" w:rsidRPr="0016522F">
        <w:rPr>
          <w:rFonts w:hint="eastAsia"/>
        </w:rPr>
        <w:t>）变化时先增加再降低的趋势。</w:t>
      </w:r>
      <w:r w:rsidR="003579AB">
        <w:rPr>
          <w:rFonts w:hint="eastAsia"/>
        </w:rPr>
        <w:t>MAE</w:t>
      </w:r>
      <w:r w:rsidR="003579AB">
        <w:rPr>
          <w:rFonts w:hint="eastAsia"/>
        </w:rPr>
        <w:t>与</w:t>
      </w:r>
      <w:r w:rsidR="003579AB">
        <w:rPr>
          <w:rFonts w:hint="eastAsia"/>
        </w:rPr>
        <w:t>RMSE</w:t>
      </w:r>
      <w:r>
        <w:rPr>
          <w:rFonts w:hint="eastAsia"/>
        </w:rPr>
        <w:t>均显著偏大，</w:t>
      </w:r>
      <w:r w:rsidR="003579AB">
        <w:rPr>
          <w:rFonts w:hint="eastAsia"/>
        </w:rPr>
        <w:t>如</w:t>
      </w:r>
      <w:proofErr w:type="spellStart"/>
      <w:r w:rsidR="003579AB">
        <w:rPr>
          <w:rFonts w:hint="eastAsia"/>
        </w:rPr>
        <w:t>CatBoost</w:t>
      </w:r>
      <w:proofErr w:type="spellEnd"/>
      <w:r w:rsidR="003579AB">
        <w:rPr>
          <w:rFonts w:hint="eastAsia"/>
        </w:rPr>
        <w:t>：</w:t>
      </w:r>
      <w:r w:rsidR="003579AB">
        <w:rPr>
          <w:rFonts w:hint="eastAsia"/>
        </w:rPr>
        <w:t>MAE=0.396</w:t>
      </w:r>
      <w:r w:rsidR="003579AB">
        <w:rPr>
          <w:rFonts w:hint="eastAsia"/>
        </w:rPr>
        <w:t>，</w:t>
      </w:r>
      <w:r w:rsidR="003579AB">
        <w:rPr>
          <w:rFonts w:hint="eastAsia"/>
        </w:rPr>
        <w:t>RMSE=0.469</w:t>
      </w:r>
      <w:r w:rsidR="003579AB">
        <w:rPr>
          <w:rFonts w:hint="eastAsia"/>
        </w:rPr>
        <w:t>；</w:t>
      </w:r>
      <w:r w:rsidR="003579AB">
        <w:rPr>
          <w:rFonts w:hint="eastAsia"/>
        </w:rPr>
        <w:t>RF</w:t>
      </w:r>
      <w:r w:rsidR="003579AB">
        <w:rPr>
          <w:rFonts w:hint="eastAsia"/>
        </w:rPr>
        <w:t>：</w:t>
      </w:r>
      <w:r w:rsidR="003579AB">
        <w:rPr>
          <w:rFonts w:hint="eastAsia"/>
        </w:rPr>
        <w:t>MAE=0.484</w:t>
      </w:r>
      <w:r w:rsidR="003579AB">
        <w:rPr>
          <w:rFonts w:hint="eastAsia"/>
        </w:rPr>
        <w:t>，</w:t>
      </w:r>
      <w:r w:rsidR="003579AB">
        <w:rPr>
          <w:rFonts w:hint="eastAsia"/>
        </w:rPr>
        <w:t>RMSE=0.549</w:t>
      </w:r>
      <w:r w:rsidR="003579AB">
        <w:rPr>
          <w:rFonts w:hint="eastAsia"/>
        </w:rPr>
        <w:t>；</w:t>
      </w:r>
      <w:r w:rsidR="003579AB">
        <w:rPr>
          <w:rFonts w:hint="eastAsia"/>
        </w:rPr>
        <w:t>SVR</w:t>
      </w:r>
      <w:r w:rsidR="003579AB">
        <w:rPr>
          <w:rFonts w:hint="eastAsia"/>
        </w:rPr>
        <w:t>：</w:t>
      </w:r>
      <w:r w:rsidR="003579AB">
        <w:rPr>
          <w:rFonts w:hint="eastAsia"/>
        </w:rPr>
        <w:t>MAE=0.553</w:t>
      </w:r>
      <w:r w:rsidR="003579AB">
        <w:rPr>
          <w:rFonts w:hint="eastAsia"/>
        </w:rPr>
        <w:t>，</w:t>
      </w:r>
      <w:r w:rsidR="003579AB">
        <w:rPr>
          <w:rFonts w:hint="eastAsia"/>
        </w:rPr>
        <w:t>RMSE=0.567</w:t>
      </w:r>
      <w:r w:rsidR="003579AB">
        <w:rPr>
          <w:rFonts w:hint="eastAsia"/>
        </w:rPr>
        <w:t>。表明</w:t>
      </w:r>
      <w:r w:rsidR="003579AB">
        <w:rPr>
          <w:rFonts w:hint="eastAsia"/>
        </w:rPr>
        <w:t>Dataset-A</w:t>
      </w:r>
      <w:r w:rsidR="003579AB">
        <w:rPr>
          <w:rFonts w:hint="eastAsia"/>
        </w:rPr>
        <w:t>训练</w:t>
      </w:r>
      <w:r>
        <w:rPr>
          <w:rFonts w:hint="eastAsia"/>
        </w:rPr>
        <w:t>得到</w:t>
      </w:r>
      <w:r w:rsidR="003579AB">
        <w:rPr>
          <w:rFonts w:hint="eastAsia"/>
        </w:rPr>
        <w:t>的</w:t>
      </w:r>
      <w:r>
        <w:rPr>
          <w:rFonts w:hint="eastAsia"/>
        </w:rPr>
        <w:t>五类</w:t>
      </w:r>
      <w:r w:rsidR="00990DFD">
        <w:rPr>
          <w:rFonts w:hint="eastAsia"/>
        </w:rPr>
        <w:t>模型对</w:t>
      </w:r>
      <w:r>
        <w:rPr>
          <w:rFonts w:hint="eastAsia"/>
        </w:rPr>
        <w:t>低摩擦量级</w:t>
      </w:r>
      <w:r w:rsidR="00273BCA">
        <w:rPr>
          <w:rFonts w:hint="eastAsia"/>
        </w:rPr>
        <w:t>的</w:t>
      </w:r>
      <w:r w:rsidR="00990DFD">
        <w:rPr>
          <w:rFonts w:hint="eastAsia"/>
        </w:rPr>
        <w:t>I</w:t>
      </w:r>
      <w:r w:rsidR="00990DFD">
        <w:t>Ls-</w:t>
      </w:r>
      <w:r w:rsidR="00990DFD">
        <w:rPr>
          <w:rFonts w:hint="eastAsia"/>
        </w:rPr>
        <w:t>固体界面体系</w:t>
      </w:r>
      <w:r w:rsidR="00273BCA">
        <w:rPr>
          <w:rFonts w:hint="eastAsia"/>
        </w:rPr>
        <w:t>也存在</w:t>
      </w:r>
      <w:r w:rsidR="003579AB">
        <w:rPr>
          <w:rFonts w:hint="eastAsia"/>
        </w:rPr>
        <w:t>预测</w:t>
      </w:r>
      <w:r>
        <w:rPr>
          <w:rFonts w:hint="eastAsia"/>
        </w:rPr>
        <w:t>精度低，泛化性差</w:t>
      </w:r>
      <w:r w:rsidR="00273BCA">
        <w:rPr>
          <w:rFonts w:hint="eastAsia"/>
        </w:rPr>
        <w:t>的问题</w:t>
      </w:r>
      <w:r w:rsidR="003579AB">
        <w:rPr>
          <w:rFonts w:hint="eastAsia"/>
        </w:rPr>
        <w:t>。</w:t>
      </w:r>
    </w:p>
    <w:p w14:paraId="08B5CD93" w14:textId="77777777" w:rsidR="00E813B8" w:rsidRPr="00E813B8" w:rsidRDefault="00134148" w:rsidP="00E813B8">
      <w:pPr>
        <w:ind w:firstLine="480"/>
      </w:pPr>
      <w:r>
        <w:rPr>
          <w:rFonts w:hint="eastAsia"/>
        </w:rPr>
        <w:t>相比之下，含膜厚的</w:t>
      </w:r>
      <w:r w:rsidR="003579AB">
        <w:rPr>
          <w:rFonts w:hint="eastAsia"/>
        </w:rPr>
        <w:t>Dataset-B</w:t>
      </w:r>
      <w:r w:rsidR="003579AB">
        <w:rPr>
          <w:rFonts w:hint="eastAsia"/>
        </w:rPr>
        <w:t>训练得到的模型在</w:t>
      </w:r>
      <w:r>
        <w:rPr>
          <w:rFonts w:hint="eastAsia"/>
        </w:rPr>
        <w:t>外部实验验证集上的预测误差显著降低，如</w:t>
      </w:r>
      <w:r w:rsidR="003579AB">
        <w:rPr>
          <w:rFonts w:hint="eastAsia"/>
        </w:rPr>
        <w:t>图</w:t>
      </w:r>
      <w:r w:rsidR="003579AB">
        <w:t>3.4</w:t>
      </w:r>
      <w:r>
        <w:t>(</w:t>
      </w:r>
      <w:r w:rsidR="003579AB">
        <w:rPr>
          <w:rFonts w:hint="eastAsia"/>
        </w:rPr>
        <w:t>f</w:t>
      </w:r>
      <w:r w:rsidR="003579AB">
        <w:t>-</w:t>
      </w:r>
      <w:proofErr w:type="spellStart"/>
      <w:r w:rsidR="00273BCA">
        <w:rPr>
          <w:rFonts w:hint="eastAsia"/>
        </w:rPr>
        <w:t>i</w:t>
      </w:r>
      <w:proofErr w:type="spellEnd"/>
      <w:r>
        <w:t>)</w:t>
      </w:r>
      <w:r w:rsidR="003579AB">
        <w:rPr>
          <w:rFonts w:hint="eastAsia"/>
        </w:rPr>
        <w:t>，</w:t>
      </w:r>
      <w:r>
        <w:rPr>
          <w:rFonts w:hint="eastAsia"/>
        </w:rPr>
        <w:t>再次验证了</w:t>
      </w:r>
      <w:r w:rsidR="003579AB">
        <w:rPr>
          <w:rFonts w:hint="eastAsia"/>
        </w:rPr>
        <w:t>膜厚</w:t>
      </w:r>
      <w:r>
        <w:rPr>
          <w:rFonts w:hint="eastAsia"/>
        </w:rPr>
        <w:t>h</w:t>
      </w:r>
      <w:r w:rsidR="003579AB">
        <w:rPr>
          <w:rFonts w:hint="eastAsia"/>
        </w:rPr>
        <w:t>对</w:t>
      </w:r>
      <w:r>
        <w:rPr>
          <w:rFonts w:hint="eastAsia"/>
        </w:rPr>
        <w:t>模型</w:t>
      </w:r>
      <w:r w:rsidR="003579AB">
        <w:rPr>
          <w:rFonts w:hint="eastAsia"/>
        </w:rPr>
        <w:t>预测</w:t>
      </w:r>
      <w:r>
        <w:rPr>
          <w:rFonts w:hint="eastAsia"/>
        </w:rPr>
        <w:t>性能</w:t>
      </w:r>
      <w:r w:rsidR="003579AB">
        <w:rPr>
          <w:rFonts w:hint="eastAsia"/>
        </w:rPr>
        <w:t>的关键增益。</w:t>
      </w:r>
      <w:r w:rsidR="00907F03">
        <w:rPr>
          <w:rFonts w:hint="eastAsia"/>
        </w:rPr>
        <w:t>从误差</w:t>
      </w:r>
      <w:r w:rsidR="00907F03">
        <w:rPr>
          <w:rFonts w:hint="eastAsia"/>
        </w:rPr>
        <w:t>M</w:t>
      </w:r>
      <w:r w:rsidR="00907F03">
        <w:t>AE</w:t>
      </w:r>
      <w:r w:rsidR="00907F03">
        <w:rPr>
          <w:rFonts w:hint="eastAsia"/>
        </w:rPr>
        <w:t>和</w:t>
      </w:r>
      <w:r w:rsidR="00907F03">
        <w:rPr>
          <w:rFonts w:hint="eastAsia"/>
        </w:rPr>
        <w:t>R</w:t>
      </w:r>
      <w:r w:rsidR="00907F03">
        <w:t>MSE</w:t>
      </w:r>
      <w:r w:rsidR="00907F03">
        <w:rPr>
          <w:rFonts w:hint="eastAsia"/>
        </w:rPr>
        <w:t>的大小来看，</w:t>
      </w:r>
      <w:proofErr w:type="spellStart"/>
      <w:r w:rsidR="003579AB">
        <w:rPr>
          <w:rFonts w:hint="eastAsia"/>
        </w:rPr>
        <w:t>CatBoost</w:t>
      </w:r>
      <w:proofErr w:type="spellEnd"/>
      <w:r w:rsidR="003579AB">
        <w:rPr>
          <w:rFonts w:hint="eastAsia"/>
        </w:rPr>
        <w:t>表现最优（</w:t>
      </w:r>
      <w:r w:rsidR="003579AB">
        <w:rPr>
          <w:rFonts w:hint="eastAsia"/>
        </w:rPr>
        <w:t>MAE=0.031</w:t>
      </w:r>
      <w:r w:rsidR="003579AB">
        <w:rPr>
          <w:rFonts w:hint="eastAsia"/>
        </w:rPr>
        <w:t>，</w:t>
      </w:r>
      <w:r w:rsidR="003579AB">
        <w:rPr>
          <w:rFonts w:hint="eastAsia"/>
        </w:rPr>
        <w:t>RMSE=0.045</w:t>
      </w:r>
      <w:r w:rsidR="003579AB">
        <w:rPr>
          <w:rFonts w:hint="eastAsia"/>
        </w:rPr>
        <w:t>）</w:t>
      </w:r>
      <w:r w:rsidR="003579AB">
        <w:t>,</w:t>
      </w:r>
      <w:r w:rsidR="003579AB">
        <w:rPr>
          <w:rFonts w:hint="eastAsia"/>
        </w:rPr>
        <w:t>预测值能够在数量级上贴近真实</w:t>
      </w:r>
      <w:r w:rsidR="00273BCA">
        <w:rPr>
          <w:rFonts w:hint="eastAsia"/>
        </w:rPr>
        <w:t>的</w:t>
      </w:r>
      <w:r w:rsidR="003579AB">
        <w:rPr>
          <w:rFonts w:hint="eastAsia"/>
        </w:rPr>
        <w:t>超低摩擦水平，但其对个别样本给出了</w:t>
      </w:r>
      <w:proofErr w:type="spellStart"/>
      <w:r w:rsidR="003579AB" w:rsidRPr="00C26FBA">
        <w:rPr>
          <w:rFonts w:cs="Times New Roman"/>
        </w:rPr>
        <w:t>μ</w:t>
      </w:r>
      <w:r w:rsidR="003579AB" w:rsidRPr="00C26FBA">
        <w:rPr>
          <w:rFonts w:hint="eastAsia"/>
          <w:vertAlign w:val="subscript"/>
        </w:rPr>
        <w:t>p</w:t>
      </w:r>
      <w:r w:rsidR="003579AB" w:rsidRPr="00C26FBA">
        <w:rPr>
          <w:vertAlign w:val="subscript"/>
        </w:rPr>
        <w:t>red</w:t>
      </w:r>
      <w:proofErr w:type="spellEnd"/>
      <w:r w:rsidR="003579AB">
        <w:rPr>
          <w:rFonts w:hint="eastAsia"/>
        </w:rPr>
        <w:t>＜</w:t>
      </w:r>
      <w:r w:rsidR="003579AB">
        <w:rPr>
          <w:rFonts w:hint="eastAsia"/>
        </w:rPr>
        <w:t>0</w:t>
      </w:r>
      <w:r w:rsidR="003579AB">
        <w:rPr>
          <w:rFonts w:hint="eastAsia"/>
        </w:rPr>
        <w:t>的预测，摩擦系数</w:t>
      </w:r>
      <w:r w:rsidR="00273BCA">
        <w:rPr>
          <w:rFonts w:hint="eastAsia"/>
        </w:rPr>
        <w:t>为负值的现象与本文定义的</w:t>
      </w:r>
      <w:r w:rsidR="003579AB" w:rsidRPr="00273BCA">
        <w:rPr>
          <w:rFonts w:cs="Times New Roman"/>
        </w:rPr>
        <w:t>μ</w:t>
      </w:r>
      <w:r w:rsidR="003579AB">
        <w:rPr>
          <w:rFonts w:hint="eastAsia"/>
        </w:rPr>
        <w:t>的物理可行域</w:t>
      </w:r>
      <w:r w:rsidR="00273BCA">
        <w:rPr>
          <w:rFonts w:hint="eastAsia"/>
        </w:rPr>
        <w:t>不符</w:t>
      </w:r>
      <w:r w:rsidR="003579AB">
        <w:rPr>
          <w:rFonts w:hint="eastAsia"/>
        </w:rPr>
        <w:t>，这说明模型在超低μ区间的物理一致性与校准仍有改进</w:t>
      </w:r>
      <w:r w:rsidR="00273BCA">
        <w:rPr>
          <w:rFonts w:hint="eastAsia"/>
        </w:rPr>
        <w:t>的</w:t>
      </w:r>
      <w:r w:rsidR="003579AB">
        <w:rPr>
          <w:rFonts w:hint="eastAsia"/>
        </w:rPr>
        <w:t>空间。</w:t>
      </w:r>
      <w:proofErr w:type="spellStart"/>
      <w:r w:rsidR="00907F03" w:rsidRPr="00907F03">
        <w:rPr>
          <w:rFonts w:hint="eastAsia"/>
        </w:rPr>
        <w:t>XGBoost</w:t>
      </w:r>
      <w:proofErr w:type="spellEnd"/>
      <w:r w:rsidR="00907F03" w:rsidRPr="00907F03">
        <w:rPr>
          <w:rFonts w:hint="eastAsia"/>
        </w:rPr>
        <w:t>表现</w:t>
      </w:r>
      <w:r w:rsidR="00907F03">
        <w:rPr>
          <w:rFonts w:hint="eastAsia"/>
        </w:rPr>
        <w:t>较优，但也类似</w:t>
      </w:r>
      <w:proofErr w:type="spellStart"/>
      <w:r w:rsidR="00907F03">
        <w:rPr>
          <w:rFonts w:hint="eastAsia"/>
        </w:rPr>
        <w:t>Cat</w:t>
      </w:r>
      <w:r w:rsidR="00907F03">
        <w:t>Boost</w:t>
      </w:r>
      <w:proofErr w:type="spellEnd"/>
      <w:r w:rsidR="00E813B8">
        <w:rPr>
          <w:rFonts w:hint="eastAsia"/>
        </w:rPr>
        <w:t>出现了预测值符号为负值</w:t>
      </w:r>
      <w:proofErr w:type="spellStart"/>
      <w:r w:rsidR="00E813B8" w:rsidRPr="00C26FBA">
        <w:rPr>
          <w:rFonts w:cs="Times New Roman"/>
        </w:rPr>
        <w:t>μ</w:t>
      </w:r>
      <w:r w:rsidR="00E813B8" w:rsidRPr="00C26FBA">
        <w:rPr>
          <w:rFonts w:hint="eastAsia"/>
          <w:vertAlign w:val="subscript"/>
        </w:rPr>
        <w:t>p</w:t>
      </w:r>
      <w:r w:rsidR="00E813B8" w:rsidRPr="00C26FBA">
        <w:rPr>
          <w:vertAlign w:val="subscript"/>
        </w:rPr>
        <w:t>red</w:t>
      </w:r>
      <w:proofErr w:type="spellEnd"/>
      <w:r w:rsidR="00E813B8">
        <w:rPr>
          <w:rFonts w:hint="eastAsia"/>
        </w:rPr>
        <w:t>＜</w:t>
      </w:r>
      <w:r w:rsidR="00E813B8">
        <w:rPr>
          <w:rFonts w:hint="eastAsia"/>
        </w:rPr>
        <w:t>0</w:t>
      </w:r>
      <w:r w:rsidR="00E813B8">
        <w:rPr>
          <w:rFonts w:hint="eastAsia"/>
        </w:rPr>
        <w:t>的异常现象。</w:t>
      </w:r>
      <w:r w:rsidR="00E813B8">
        <w:rPr>
          <w:rFonts w:hint="eastAsia"/>
        </w:rPr>
        <w:t>R</w:t>
      </w:r>
      <w:r w:rsidR="00E813B8">
        <w:t>F</w:t>
      </w:r>
      <w:r w:rsidR="00E813B8">
        <w:rPr>
          <w:rFonts w:hint="eastAsia"/>
        </w:rPr>
        <w:t>在该外部验证集上整体表现最优</w:t>
      </w:r>
      <w:r w:rsidR="00E813B8">
        <w:rPr>
          <w:rFonts w:hint="eastAsia"/>
        </w:rPr>
        <w:t>(M</w:t>
      </w:r>
      <w:r w:rsidR="00E813B8">
        <w:t>AE=0.111</w:t>
      </w:r>
      <w:r w:rsidR="00E813B8">
        <w:rPr>
          <w:rFonts w:hint="eastAsia"/>
        </w:rPr>
        <w:t>，</w:t>
      </w:r>
      <w:r w:rsidR="00E813B8">
        <w:rPr>
          <w:rFonts w:hint="eastAsia"/>
        </w:rPr>
        <w:t>R</w:t>
      </w:r>
      <w:r w:rsidR="00E813B8">
        <w:t>MSE=</w:t>
      </w:r>
      <w:r w:rsidR="00E813B8" w:rsidRPr="00907F03">
        <w:t>0.123</w:t>
      </w:r>
      <w:r w:rsidR="00E813B8">
        <w:t>),</w:t>
      </w:r>
      <w:r w:rsidR="00E813B8">
        <w:rPr>
          <w:rFonts w:hint="eastAsia"/>
        </w:rPr>
        <w:t>虽然</w:t>
      </w:r>
      <w:r w:rsidR="00E813B8">
        <w:rPr>
          <w:rFonts w:hint="eastAsia"/>
        </w:rPr>
        <w:t>R</w:t>
      </w:r>
      <w:r w:rsidR="00E813B8">
        <w:t>F</w:t>
      </w:r>
      <w:r w:rsidR="00E813B8">
        <w:rPr>
          <w:rFonts w:hint="eastAsia"/>
        </w:rPr>
        <w:t>的</w:t>
      </w:r>
      <w:r w:rsidR="00E813B8">
        <w:rPr>
          <w:rFonts w:hint="eastAsia"/>
        </w:rPr>
        <w:t>M</w:t>
      </w:r>
      <w:r w:rsidR="00E813B8">
        <w:t>AE</w:t>
      </w:r>
      <w:r w:rsidR="00E813B8">
        <w:rPr>
          <w:rFonts w:hint="eastAsia"/>
        </w:rPr>
        <w:t>和</w:t>
      </w:r>
      <w:r w:rsidR="00E813B8">
        <w:rPr>
          <w:rFonts w:hint="eastAsia"/>
        </w:rPr>
        <w:t>R</w:t>
      </w:r>
      <w:r w:rsidR="00E813B8">
        <w:t>MSE</w:t>
      </w:r>
      <w:r w:rsidR="00E813B8">
        <w:rPr>
          <w:rFonts w:hint="eastAsia"/>
        </w:rPr>
        <w:t>均较</w:t>
      </w:r>
      <w:proofErr w:type="spellStart"/>
      <w:r w:rsidR="00E813B8">
        <w:rPr>
          <w:rFonts w:hint="eastAsia"/>
        </w:rPr>
        <w:t>Cat</w:t>
      </w:r>
      <w:r w:rsidR="00E813B8">
        <w:t>Boost</w:t>
      </w:r>
      <w:proofErr w:type="spellEnd"/>
      <w:r w:rsidR="00E813B8">
        <w:rPr>
          <w:rFonts w:hint="eastAsia"/>
        </w:rPr>
        <w:t>和</w:t>
      </w:r>
      <w:proofErr w:type="spellStart"/>
      <w:r w:rsidR="00E813B8">
        <w:rPr>
          <w:rFonts w:hint="eastAsia"/>
        </w:rPr>
        <w:t>X</w:t>
      </w:r>
      <w:r w:rsidR="00E813B8">
        <w:t>GB</w:t>
      </w:r>
      <w:r w:rsidR="00E813B8">
        <w:rPr>
          <w:rFonts w:hint="eastAsia"/>
        </w:rPr>
        <w:t>oost</w:t>
      </w:r>
      <w:proofErr w:type="spellEnd"/>
      <w:r w:rsidR="00E813B8">
        <w:rPr>
          <w:rFonts w:hint="eastAsia"/>
        </w:rPr>
        <w:t>大，但预测值均为正，并且捕捉到了前</w:t>
      </w:r>
      <w:r w:rsidR="00E813B8" w:rsidRPr="0016522F">
        <w:rPr>
          <w:rFonts w:hint="eastAsia"/>
        </w:rPr>
        <w:t>5</w:t>
      </w:r>
      <w:r w:rsidR="00E813B8" w:rsidRPr="0016522F">
        <w:rPr>
          <w:rFonts w:hint="eastAsia"/>
        </w:rPr>
        <w:t>个样本数据</w:t>
      </w:r>
      <w:r w:rsidR="00E813B8">
        <w:rPr>
          <w:rFonts w:hint="eastAsia"/>
        </w:rPr>
        <w:t>随外加电压（从</w:t>
      </w:r>
      <w:r w:rsidR="00E813B8" w:rsidRPr="0016522F">
        <w:rPr>
          <w:rFonts w:hint="eastAsia"/>
        </w:rPr>
        <w:t>-2V</w:t>
      </w:r>
      <w:r w:rsidR="00E813B8">
        <w:rPr>
          <w:rFonts w:hint="eastAsia"/>
        </w:rPr>
        <w:t>以</w:t>
      </w:r>
      <w:r w:rsidR="00E813B8" w:rsidRPr="0016522F">
        <w:rPr>
          <w:rFonts w:hint="eastAsia"/>
        </w:rPr>
        <w:t>1V</w:t>
      </w:r>
      <w:r w:rsidR="00E813B8">
        <w:rPr>
          <w:rFonts w:hint="eastAsia"/>
        </w:rPr>
        <w:t>递增</w:t>
      </w:r>
      <w:r w:rsidR="00E813B8" w:rsidRPr="0016522F">
        <w:rPr>
          <w:rFonts w:hint="eastAsia"/>
        </w:rPr>
        <w:t>至</w:t>
      </w:r>
      <w:r w:rsidR="00E813B8" w:rsidRPr="0016522F">
        <w:rPr>
          <w:rFonts w:hint="eastAsia"/>
        </w:rPr>
        <w:t>2V</w:t>
      </w:r>
      <w:r w:rsidR="00E813B8" w:rsidRPr="0016522F">
        <w:rPr>
          <w:rFonts w:hint="eastAsia"/>
        </w:rPr>
        <w:t>）变化时先增加再降低的趋势</w:t>
      </w:r>
      <w:r w:rsidR="00E813B8">
        <w:rPr>
          <w:rFonts w:hint="eastAsia"/>
        </w:rPr>
        <w:t>，如图</w:t>
      </w:r>
      <w:r w:rsidR="00E813B8">
        <w:rPr>
          <w:rFonts w:hint="eastAsia"/>
        </w:rPr>
        <w:t>3</w:t>
      </w:r>
      <w:r w:rsidR="00E813B8">
        <w:t>.4(g)</w:t>
      </w:r>
      <w:r w:rsidR="00E813B8">
        <w:rPr>
          <w:rFonts w:hint="eastAsia"/>
        </w:rPr>
        <w:t>所示。尽管如此，</w:t>
      </w:r>
      <w:r w:rsidR="00E813B8">
        <w:rPr>
          <w:rFonts w:hint="eastAsia"/>
        </w:rPr>
        <w:t>R</w:t>
      </w:r>
      <w:r w:rsidR="00E813B8">
        <w:t>F</w:t>
      </w:r>
      <w:r w:rsidR="00E813B8">
        <w:rPr>
          <w:rFonts w:hint="eastAsia"/>
        </w:rPr>
        <w:t>预测的样本也出现较大偏离现象，</w:t>
      </w:r>
      <w:proofErr w:type="spellStart"/>
      <w:r w:rsidR="00E813B8" w:rsidRPr="00E813B8">
        <w:rPr>
          <w:rFonts w:cs="Times New Roman"/>
        </w:rPr>
        <w:t>μ</w:t>
      </w:r>
      <w:r w:rsidR="00E813B8" w:rsidRPr="00E813B8">
        <w:rPr>
          <w:rFonts w:cs="Times New Roman"/>
          <w:vertAlign w:val="subscript"/>
        </w:rPr>
        <w:t>pred</w:t>
      </w:r>
      <w:proofErr w:type="spellEnd"/>
      <w:r w:rsidR="00E813B8" w:rsidRPr="00E813B8">
        <w:rPr>
          <w:rFonts w:hint="eastAsia"/>
        </w:rPr>
        <w:t>整体落在</w:t>
      </w:r>
      <w:r w:rsidR="00E813B8">
        <w:rPr>
          <w:rFonts w:hint="eastAsia"/>
        </w:rPr>
        <w:t>(0~0.</w:t>
      </w:r>
      <w:r w:rsidR="00E813B8">
        <w:t>2</w:t>
      </w:r>
      <w:r w:rsidR="00E813B8" w:rsidRPr="00E813B8">
        <w:rPr>
          <w:rFonts w:hint="eastAsia"/>
        </w:rPr>
        <w:t>)</w:t>
      </w:r>
      <w:r w:rsidR="00E813B8" w:rsidRPr="00E813B8">
        <w:rPr>
          <w:rFonts w:hint="eastAsia"/>
        </w:rPr>
        <w:t>范围内</w:t>
      </w:r>
      <w:r w:rsidR="00E813B8">
        <w:rPr>
          <w:rFonts w:hint="eastAsia"/>
        </w:rPr>
        <w:t>，远超</w:t>
      </w:r>
      <w:proofErr w:type="spellStart"/>
      <w:r w:rsidR="00E813B8" w:rsidRPr="009716B8">
        <w:rPr>
          <w:rFonts w:cs="Times New Roman"/>
        </w:rPr>
        <w:t>μ</w:t>
      </w:r>
      <w:r w:rsidR="00E813B8" w:rsidRPr="009716B8">
        <w:rPr>
          <w:rFonts w:cs="Times New Roman"/>
          <w:vertAlign w:val="subscript"/>
        </w:rPr>
        <w:t>true</w:t>
      </w:r>
      <w:proofErr w:type="spellEnd"/>
      <w:r w:rsidR="00E813B8">
        <w:rPr>
          <w:rFonts w:cs="Times New Roman" w:hint="eastAsia"/>
        </w:rPr>
        <w:t>。</w:t>
      </w:r>
      <w:r w:rsidR="00E813B8" w:rsidRPr="00E813B8">
        <w:rPr>
          <w:rFonts w:cs="Times New Roman" w:hint="eastAsia"/>
        </w:rPr>
        <w:t>MLP</w:t>
      </w:r>
      <w:r w:rsidR="00E813B8" w:rsidRPr="00E813B8">
        <w:rPr>
          <w:rFonts w:cs="Times New Roman" w:hint="eastAsia"/>
        </w:rPr>
        <w:t>在外部实验验证</w:t>
      </w:r>
      <w:r w:rsidR="00E813B8">
        <w:rPr>
          <w:rFonts w:cs="Times New Roman" w:hint="eastAsia"/>
        </w:rPr>
        <w:t>上</w:t>
      </w:r>
      <w:r w:rsidR="00796B5A">
        <w:rPr>
          <w:rFonts w:cs="Times New Roman" w:hint="eastAsia"/>
        </w:rPr>
        <w:t>的误差最大，</w:t>
      </w:r>
      <w:r w:rsidR="00E813B8">
        <w:rPr>
          <w:rFonts w:cs="Times New Roman" w:hint="eastAsia"/>
        </w:rPr>
        <w:t>较</w:t>
      </w:r>
      <w:r w:rsidR="00E813B8">
        <w:rPr>
          <w:rFonts w:cs="Times New Roman" w:hint="eastAsia"/>
        </w:rPr>
        <w:t>Data</w:t>
      </w:r>
      <w:r w:rsidR="00E813B8">
        <w:rPr>
          <w:rFonts w:cs="Times New Roman"/>
        </w:rPr>
        <w:t>set-A</w:t>
      </w:r>
      <w:r w:rsidR="00796B5A">
        <w:rPr>
          <w:rFonts w:cs="Times New Roman" w:hint="eastAsia"/>
        </w:rPr>
        <w:t>时</w:t>
      </w:r>
      <w:r w:rsidR="00E813B8">
        <w:rPr>
          <w:rFonts w:cs="Times New Roman" w:hint="eastAsia"/>
        </w:rPr>
        <w:t>的预测精度</w:t>
      </w:r>
      <w:r w:rsidR="00796B5A">
        <w:rPr>
          <w:rFonts w:cs="Times New Roman" w:hint="eastAsia"/>
        </w:rPr>
        <w:t>反而降低</w:t>
      </w:r>
      <w:r w:rsidR="00E813B8">
        <w:rPr>
          <w:rFonts w:cs="Times New Roman" w:hint="eastAsia"/>
        </w:rPr>
        <w:t>，这</w:t>
      </w:r>
      <w:r w:rsidR="00E813B8" w:rsidRPr="00E813B8">
        <w:rPr>
          <w:rFonts w:cs="Times New Roman" w:hint="eastAsia"/>
        </w:rPr>
        <w:t>表明</w:t>
      </w:r>
      <w:r w:rsidR="00E813B8">
        <w:rPr>
          <w:rFonts w:cs="Times New Roman" w:hint="eastAsia"/>
        </w:rPr>
        <w:t>该模型</w:t>
      </w:r>
      <w:r w:rsidR="00E813B8" w:rsidRPr="00E813B8">
        <w:rPr>
          <w:rFonts w:cs="Times New Roman" w:hint="eastAsia"/>
        </w:rPr>
        <w:t>在小样本外推情形下训练稳定性与泛化能力不足</w:t>
      </w:r>
      <w:r w:rsidR="00E813B8">
        <w:rPr>
          <w:rFonts w:cs="Times New Roman" w:hint="eastAsia"/>
        </w:rPr>
        <w:t>。</w:t>
      </w:r>
    </w:p>
    <w:p w14:paraId="419C2ABD" w14:textId="77777777" w:rsidR="003579AB" w:rsidRDefault="003579AB" w:rsidP="003579AB">
      <w:pPr>
        <w:ind w:firstLine="480"/>
      </w:pPr>
      <w:r>
        <w:rPr>
          <w:rFonts w:hint="eastAsia"/>
        </w:rPr>
        <w:t>综合</w:t>
      </w:r>
      <w:r w:rsidR="00E813B8">
        <w:rPr>
          <w:rFonts w:hint="eastAsia"/>
        </w:rPr>
        <w:t>两个数据集在</w:t>
      </w:r>
      <w:r>
        <w:rPr>
          <w:rFonts w:hint="eastAsia"/>
        </w:rPr>
        <w:t>外部实验</w:t>
      </w:r>
      <w:r w:rsidR="00E813B8">
        <w:rPr>
          <w:rFonts w:hint="eastAsia"/>
        </w:rPr>
        <w:t>集上的</w:t>
      </w:r>
      <w:r>
        <w:rPr>
          <w:rFonts w:hint="eastAsia"/>
        </w:rPr>
        <w:t>验证结果可以明确：与</w:t>
      </w:r>
      <w:r>
        <w:rPr>
          <w:rFonts w:hint="eastAsia"/>
        </w:rPr>
        <w:t>Dataset-A</w:t>
      </w:r>
      <w:r>
        <w:rPr>
          <w:rFonts w:hint="eastAsia"/>
        </w:rPr>
        <w:t>相比，</w:t>
      </w:r>
      <w:r w:rsidR="00215E68">
        <w:rPr>
          <w:rFonts w:hint="eastAsia"/>
        </w:rPr>
        <w:t>Dataset-B</w:t>
      </w:r>
      <w:r>
        <w:rPr>
          <w:rFonts w:hint="eastAsia"/>
        </w:rPr>
        <w:t>在</w:t>
      </w:r>
      <w:r w:rsidR="00E813B8">
        <w:rPr>
          <w:rFonts w:hint="eastAsia"/>
        </w:rPr>
        <w:t>低</w:t>
      </w:r>
      <w:r w:rsidR="00E813B8" w:rsidRPr="005628F7">
        <w:rPr>
          <w:rFonts w:cs="Times New Roman"/>
        </w:rPr>
        <w:t>μ</w:t>
      </w:r>
      <w:r>
        <w:rPr>
          <w:rFonts w:hint="eastAsia"/>
        </w:rPr>
        <w:t>区间的预测</w:t>
      </w:r>
      <w:r w:rsidR="005628F7">
        <w:rPr>
          <w:rFonts w:hint="eastAsia"/>
        </w:rPr>
        <w:t>精度</w:t>
      </w:r>
      <w:r>
        <w:rPr>
          <w:rFonts w:hint="eastAsia"/>
        </w:rPr>
        <w:t>得到了</w:t>
      </w:r>
      <w:r w:rsidR="005628F7">
        <w:rPr>
          <w:rFonts w:hint="eastAsia"/>
        </w:rPr>
        <w:t>明显改进，</w:t>
      </w:r>
      <w:r>
        <w:rPr>
          <w:rFonts w:hint="eastAsia"/>
        </w:rPr>
        <w:t>进一步证明了膜厚</w:t>
      </w:r>
      <w:r>
        <w:rPr>
          <w:rFonts w:hint="eastAsia"/>
        </w:rPr>
        <w:t>h</w:t>
      </w:r>
      <w:r w:rsidR="005628F7">
        <w:rPr>
          <w:rFonts w:hint="eastAsia"/>
        </w:rPr>
        <w:t>作为界面结构特征</w:t>
      </w:r>
      <w:r>
        <w:rPr>
          <w:rFonts w:hint="eastAsia"/>
        </w:rPr>
        <w:t>能够有效补充离</w:t>
      </w:r>
      <w:r w:rsidR="005628F7">
        <w:rPr>
          <w:rFonts w:hint="eastAsia"/>
        </w:rPr>
        <w:t>子结构，固体表面与外界环境三类</w:t>
      </w:r>
      <w:r>
        <w:rPr>
          <w:rFonts w:hint="eastAsia"/>
        </w:rPr>
        <w:t>描述符难以覆盖的界面状态信息，从而显著提升模型</w:t>
      </w:r>
      <w:r w:rsidR="005628F7">
        <w:rPr>
          <w:rFonts w:hint="eastAsia"/>
        </w:rPr>
        <w:t>在跨</w:t>
      </w:r>
      <w:r w:rsidR="005628F7">
        <w:rPr>
          <w:rFonts w:hint="eastAsia"/>
        </w:rPr>
        <w:t>I</w:t>
      </w:r>
      <w:r w:rsidR="005628F7">
        <w:t>L</w:t>
      </w:r>
      <w:r w:rsidR="005628F7">
        <w:rPr>
          <w:rFonts w:hint="eastAsia"/>
        </w:rPr>
        <w:t>s</w:t>
      </w:r>
      <w:r w:rsidR="005628F7">
        <w:t>-</w:t>
      </w:r>
      <w:r w:rsidR="005628F7">
        <w:rPr>
          <w:rFonts w:hint="eastAsia"/>
        </w:rPr>
        <w:t>固体界面体系</w:t>
      </w:r>
      <w:r>
        <w:rPr>
          <w:rFonts w:hint="eastAsia"/>
        </w:rPr>
        <w:t>的</w:t>
      </w:r>
      <w:r w:rsidR="005628F7">
        <w:rPr>
          <w:rFonts w:hint="eastAsia"/>
        </w:rPr>
        <w:t>泛化性</w:t>
      </w:r>
      <w:r>
        <w:rPr>
          <w:rFonts w:hint="eastAsia"/>
        </w:rPr>
        <w:t>。该结论与</w:t>
      </w:r>
      <w:r>
        <w:rPr>
          <w:rFonts w:hint="eastAsia"/>
        </w:rPr>
        <w:lastRenderedPageBreak/>
        <w:t>3.3.1</w:t>
      </w:r>
      <w:r w:rsidR="00796B5A">
        <w:rPr>
          <w:rFonts w:hint="eastAsia"/>
        </w:rPr>
        <w:t>节</w:t>
      </w:r>
      <w:r>
        <w:rPr>
          <w:rFonts w:hint="eastAsia"/>
        </w:rPr>
        <w:t>与</w:t>
      </w:r>
      <w:r>
        <w:rPr>
          <w:rFonts w:hint="eastAsia"/>
        </w:rPr>
        <w:t>3.3.2</w:t>
      </w:r>
      <w:r w:rsidR="00796B5A">
        <w:rPr>
          <w:rFonts w:hint="eastAsia"/>
        </w:rPr>
        <w:t>节</w:t>
      </w:r>
      <w:r>
        <w:rPr>
          <w:rFonts w:hint="eastAsia"/>
        </w:rPr>
        <w:t>的结论一致。</w:t>
      </w:r>
    </w:p>
    <w:p w14:paraId="1F206031" w14:textId="77777777" w:rsidR="003579AB" w:rsidRDefault="003579AB" w:rsidP="003579AB">
      <w:pPr>
        <w:pStyle w:val="3"/>
      </w:pPr>
      <w:r>
        <w:rPr>
          <w:rFonts w:hint="eastAsia"/>
        </w:rPr>
        <w:t>关键特征</w:t>
      </w:r>
      <w:r w:rsidRPr="000F7CF1">
        <w:rPr>
          <w:rFonts w:hint="eastAsia"/>
        </w:rPr>
        <w:t>识别与模型解释</w:t>
      </w:r>
    </w:p>
    <w:p w14:paraId="3816EEE0" w14:textId="77777777" w:rsidR="003579AB" w:rsidRDefault="00A46E15" w:rsidP="003579AB">
      <w:pPr>
        <w:ind w:firstLine="480"/>
      </w:pPr>
      <w:r>
        <w:rPr>
          <w:rFonts w:hint="eastAsia"/>
        </w:rPr>
        <w:t>为进一步解析不含膜厚的</w:t>
      </w:r>
      <w:r w:rsidR="003579AB">
        <w:rPr>
          <w:rFonts w:hint="eastAsia"/>
        </w:rPr>
        <w:t>Dataset-A</w:t>
      </w:r>
      <w:r w:rsidR="003579AB" w:rsidRPr="0054731E">
        <w:rPr>
          <w:rFonts w:hint="eastAsia"/>
        </w:rPr>
        <w:t>与</w:t>
      </w:r>
      <w:r>
        <w:rPr>
          <w:rFonts w:hint="eastAsia"/>
        </w:rPr>
        <w:t>含膜厚</w:t>
      </w:r>
      <w:r w:rsidR="003579AB">
        <w:rPr>
          <w:rFonts w:hint="eastAsia"/>
        </w:rPr>
        <w:t>Dataset-B</w:t>
      </w:r>
      <w:r w:rsidR="003579AB">
        <w:rPr>
          <w:rFonts w:hint="eastAsia"/>
        </w:rPr>
        <w:t>训练的模型</w:t>
      </w:r>
      <w:r>
        <w:rPr>
          <w:rFonts w:hint="eastAsia"/>
        </w:rPr>
        <w:t>在外部验证集</w:t>
      </w:r>
      <w:r w:rsidR="003579AB" w:rsidRPr="0054731E">
        <w:rPr>
          <w:rFonts w:hint="eastAsia"/>
        </w:rPr>
        <w:t>中</w:t>
      </w:r>
      <w:r w:rsidR="00285EDE">
        <w:rPr>
          <w:rFonts w:hint="eastAsia"/>
        </w:rPr>
        <w:t>泛化能力不同</w:t>
      </w:r>
      <w:r w:rsidR="003579AB" w:rsidRPr="0054731E">
        <w:rPr>
          <w:rFonts w:hint="eastAsia"/>
        </w:rPr>
        <w:t>的原因，并识别影响纳米摩擦系数预测的关键因素，</w:t>
      </w:r>
      <w:r>
        <w:rPr>
          <w:rFonts w:hint="eastAsia"/>
        </w:rPr>
        <w:t>根据</w:t>
      </w:r>
      <w:r w:rsidR="003579AB">
        <w:rPr>
          <w:rFonts w:hint="eastAsia"/>
        </w:rPr>
        <w:t>3</w:t>
      </w:r>
      <w:r w:rsidR="003579AB">
        <w:t>.3.1</w:t>
      </w:r>
      <w:r w:rsidR="003579AB">
        <w:rPr>
          <w:rFonts w:hint="eastAsia"/>
        </w:rPr>
        <w:t>和</w:t>
      </w:r>
      <w:r w:rsidR="003579AB">
        <w:rPr>
          <w:rFonts w:hint="eastAsia"/>
        </w:rPr>
        <w:t>3</w:t>
      </w:r>
      <w:r w:rsidR="003579AB">
        <w:t>.3.2</w:t>
      </w:r>
      <w:r>
        <w:rPr>
          <w:rFonts w:hint="eastAsia"/>
        </w:rPr>
        <w:t>节</w:t>
      </w:r>
      <w:r w:rsidR="003579AB">
        <w:rPr>
          <w:rFonts w:hint="eastAsia"/>
        </w:rPr>
        <w:t>的模型性能分析，</w:t>
      </w:r>
      <w:r>
        <w:rPr>
          <w:rFonts w:hint="eastAsia"/>
        </w:rPr>
        <w:t>本节选取</w:t>
      </w:r>
      <w:r w:rsidR="003579AB">
        <w:rPr>
          <w:rFonts w:hint="eastAsia"/>
        </w:rPr>
        <w:t>Dataset-A</w:t>
      </w:r>
      <w:r>
        <w:rPr>
          <w:rFonts w:hint="eastAsia"/>
        </w:rPr>
        <w:t>上综合表现最优</w:t>
      </w:r>
      <w:r w:rsidR="003579AB">
        <w:rPr>
          <w:rFonts w:hint="eastAsia"/>
        </w:rPr>
        <w:t>的</w:t>
      </w:r>
      <w:proofErr w:type="spellStart"/>
      <w:r w:rsidR="003579AB">
        <w:rPr>
          <w:rFonts w:hint="eastAsia"/>
        </w:rPr>
        <w:t>CatBoost</w:t>
      </w:r>
      <w:proofErr w:type="spellEnd"/>
      <w:r w:rsidR="003579AB">
        <w:rPr>
          <w:rFonts w:hint="eastAsia"/>
        </w:rPr>
        <w:t>模型以及</w:t>
      </w:r>
      <w:r w:rsidR="003579AB">
        <w:rPr>
          <w:rFonts w:hint="eastAsia"/>
        </w:rPr>
        <w:t>Dataset-B</w:t>
      </w:r>
      <w:r w:rsidR="004170A4">
        <w:rPr>
          <w:rFonts w:hint="eastAsia"/>
        </w:rPr>
        <w:t>上表现较优</w:t>
      </w:r>
      <w:r w:rsidR="003579AB">
        <w:rPr>
          <w:rFonts w:hint="eastAsia"/>
        </w:rPr>
        <w:t>的</w:t>
      </w:r>
      <w:proofErr w:type="spellStart"/>
      <w:r w:rsidR="003579AB">
        <w:rPr>
          <w:rFonts w:hint="eastAsia"/>
        </w:rPr>
        <w:t>CatBoost</w:t>
      </w:r>
      <w:proofErr w:type="spellEnd"/>
      <w:r>
        <w:rPr>
          <w:rFonts w:hint="eastAsia"/>
        </w:rPr>
        <w:t>、</w:t>
      </w:r>
      <w:r>
        <w:rPr>
          <w:rFonts w:hint="eastAsia"/>
        </w:rPr>
        <w:t>R</w:t>
      </w:r>
      <w:r>
        <w:t>F</w:t>
      </w:r>
      <w:r>
        <w:rPr>
          <w:rFonts w:hint="eastAsia"/>
        </w:rPr>
        <w:t>和</w:t>
      </w:r>
      <w:proofErr w:type="spellStart"/>
      <w:r>
        <w:rPr>
          <w:rFonts w:hint="eastAsia"/>
        </w:rPr>
        <w:t>X</w:t>
      </w:r>
      <w:r>
        <w:t>GB</w:t>
      </w:r>
      <w:r>
        <w:rPr>
          <w:rFonts w:hint="eastAsia"/>
        </w:rPr>
        <w:t>oost</w:t>
      </w:r>
      <w:proofErr w:type="spellEnd"/>
      <w:r w:rsidR="003579AB">
        <w:rPr>
          <w:rFonts w:hint="eastAsia"/>
        </w:rPr>
        <w:t>模型开展</w:t>
      </w:r>
      <w:r w:rsidR="003579AB">
        <w:rPr>
          <w:rFonts w:hint="eastAsia"/>
        </w:rPr>
        <w:t>SHAP</w:t>
      </w:r>
      <w:r w:rsidR="003579AB">
        <w:rPr>
          <w:rFonts w:hint="eastAsia"/>
        </w:rPr>
        <w:t>分析</w:t>
      </w:r>
      <w:r w:rsidR="009A3090">
        <w:rPr>
          <w:rFonts w:hint="eastAsia"/>
        </w:rPr>
        <w:t>，如图</w:t>
      </w:r>
      <w:r w:rsidR="003579AB">
        <w:rPr>
          <w:rFonts w:hint="eastAsia"/>
        </w:rPr>
        <w:t>3</w:t>
      </w:r>
      <w:r w:rsidR="003579AB">
        <w:t>.5</w:t>
      </w:r>
      <w:r w:rsidR="009A3090">
        <w:rPr>
          <w:rFonts w:hint="eastAsia"/>
        </w:rPr>
        <w:t>所示</w:t>
      </w:r>
      <w:r w:rsidR="003579AB">
        <w:rPr>
          <w:rFonts w:hint="eastAsia"/>
        </w:rPr>
        <w:t>。</w:t>
      </w:r>
    </w:p>
    <w:p w14:paraId="62D6CE41" w14:textId="77777777" w:rsidR="003579AB" w:rsidRDefault="003579AB" w:rsidP="003579AB">
      <w:pPr>
        <w:pStyle w:val="ac"/>
      </w:pPr>
      <w:r>
        <w:rPr>
          <w:noProof/>
        </w:rPr>
        <w:drawing>
          <wp:inline distT="0" distB="0" distL="0" distR="0" wp14:anchorId="24E69929" wp14:editId="3D8E6D85">
            <wp:extent cx="4397392" cy="5589905"/>
            <wp:effectExtent l="0" t="0" r="31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setAB-catboost-RF-SHAP 0112.png"/>
                    <pic:cNvPicPr/>
                  </pic:nvPicPr>
                  <pic:blipFill>
                    <a:blip r:embed="rId31">
                      <a:extLst>
                        <a:ext uri="{28A0092B-C50C-407E-A947-70E740481C1C}">
                          <a14:useLocalDpi xmlns:a14="http://schemas.microsoft.com/office/drawing/2010/main" val="0"/>
                        </a:ext>
                      </a:extLst>
                    </a:blip>
                    <a:stretch>
                      <a:fillRect/>
                    </a:stretch>
                  </pic:blipFill>
                  <pic:spPr>
                    <a:xfrm>
                      <a:off x="0" y="0"/>
                      <a:ext cx="4397392" cy="5589905"/>
                    </a:xfrm>
                    <a:prstGeom prst="rect">
                      <a:avLst/>
                    </a:prstGeom>
                  </pic:spPr>
                </pic:pic>
              </a:graphicData>
            </a:graphic>
          </wp:inline>
        </w:drawing>
      </w:r>
    </w:p>
    <w:p w14:paraId="65B38D5F" w14:textId="77777777" w:rsidR="003579AB" w:rsidRDefault="003579AB" w:rsidP="003579AB">
      <w:pPr>
        <w:pStyle w:val="ac"/>
      </w:pPr>
      <w:r>
        <w:rPr>
          <w:rFonts w:hint="eastAsia"/>
        </w:rPr>
        <w:t>图</w:t>
      </w:r>
      <w:r>
        <w:rPr>
          <w:rFonts w:hint="eastAsia"/>
        </w:rPr>
        <w:t>3</w:t>
      </w:r>
      <w:r>
        <w:t xml:space="preserve">.5 </w:t>
      </w:r>
      <w:r>
        <w:rPr>
          <w:rFonts w:hint="eastAsia"/>
        </w:rPr>
        <w:t>Dataset-A</w:t>
      </w:r>
      <w:r w:rsidRPr="00401D02">
        <w:rPr>
          <w:rFonts w:hint="eastAsia"/>
        </w:rPr>
        <w:t>与</w:t>
      </w:r>
      <w:r>
        <w:rPr>
          <w:rFonts w:hint="eastAsia"/>
        </w:rPr>
        <w:t>Dataset-B</w:t>
      </w:r>
      <w:r w:rsidRPr="00401D02">
        <w:rPr>
          <w:rFonts w:hint="eastAsia"/>
        </w:rPr>
        <w:t>上关键特征贡献的</w:t>
      </w:r>
      <w:r>
        <w:rPr>
          <w:rFonts w:hint="eastAsia"/>
        </w:rPr>
        <w:t>SHAP</w:t>
      </w:r>
      <w:r w:rsidRPr="00401D02">
        <w:rPr>
          <w:rFonts w:hint="eastAsia"/>
        </w:rPr>
        <w:t>总结对比</w:t>
      </w:r>
      <w:r w:rsidR="008B604B">
        <w:rPr>
          <w:rFonts w:hint="eastAsia"/>
        </w:rPr>
        <w:t>图，</w:t>
      </w:r>
      <w:r w:rsidR="008B604B">
        <w:rPr>
          <w:rFonts w:hint="eastAsia"/>
        </w:rPr>
        <w:t>(</w:t>
      </w:r>
      <w:r>
        <w:rPr>
          <w:rFonts w:hint="eastAsia"/>
        </w:rPr>
        <w:t>a</w:t>
      </w:r>
      <w:r w:rsidR="008B604B">
        <w:rPr>
          <w:rFonts w:hint="eastAsia"/>
        </w:rPr>
        <w:t>)</w:t>
      </w:r>
      <w:r w:rsidRPr="00401D02">
        <w:rPr>
          <w:rFonts w:hint="eastAsia"/>
        </w:rPr>
        <w:t>Dataset-A</w:t>
      </w:r>
      <w:r w:rsidR="008B604B">
        <w:rPr>
          <w:rFonts w:hint="eastAsia"/>
        </w:rPr>
        <w:t>不含膜厚的</w:t>
      </w:r>
      <w:proofErr w:type="spellStart"/>
      <w:r w:rsidR="004170A4">
        <w:rPr>
          <w:rFonts w:hint="eastAsia"/>
        </w:rPr>
        <w:t>CatBoost</w:t>
      </w:r>
      <w:proofErr w:type="spellEnd"/>
      <w:r w:rsidRPr="00401D02">
        <w:rPr>
          <w:rFonts w:hint="eastAsia"/>
        </w:rPr>
        <w:t>模型</w:t>
      </w:r>
      <w:r w:rsidR="008B604B">
        <w:rPr>
          <w:rFonts w:hint="eastAsia"/>
        </w:rPr>
        <w:t>，</w:t>
      </w:r>
      <w:r w:rsidR="008B604B">
        <w:rPr>
          <w:rFonts w:hint="eastAsia"/>
        </w:rPr>
        <w:t>(</w:t>
      </w:r>
      <w:r>
        <w:rPr>
          <w:rFonts w:hint="eastAsia"/>
        </w:rPr>
        <w:t>b</w:t>
      </w:r>
      <w:r w:rsidR="008B604B">
        <w:rPr>
          <w:rFonts w:hint="eastAsia"/>
        </w:rPr>
        <w:t>)</w:t>
      </w:r>
      <w:r w:rsidRPr="00401D02">
        <w:rPr>
          <w:rFonts w:hint="eastAsia"/>
        </w:rPr>
        <w:t>Dataset-B</w:t>
      </w:r>
      <w:r w:rsidR="008B604B">
        <w:rPr>
          <w:rFonts w:hint="eastAsia"/>
        </w:rPr>
        <w:t>含膜厚的</w:t>
      </w:r>
      <w:proofErr w:type="spellStart"/>
      <w:r w:rsidR="008B604B">
        <w:rPr>
          <w:rFonts w:hint="eastAsia"/>
        </w:rPr>
        <w:t>CatBoost</w:t>
      </w:r>
      <w:proofErr w:type="spellEnd"/>
      <w:r w:rsidRPr="00401D02">
        <w:rPr>
          <w:rFonts w:hint="eastAsia"/>
        </w:rPr>
        <w:t>模型</w:t>
      </w:r>
      <w:r w:rsidR="008B604B">
        <w:rPr>
          <w:rFonts w:hint="eastAsia"/>
        </w:rPr>
        <w:t>，</w:t>
      </w:r>
      <w:r w:rsidR="008B604B">
        <w:rPr>
          <w:rFonts w:hint="eastAsia"/>
        </w:rPr>
        <w:t>(</w:t>
      </w:r>
      <w:r w:rsidR="008B604B">
        <w:t>c)</w:t>
      </w:r>
      <w:r w:rsidRPr="00401D02">
        <w:rPr>
          <w:rFonts w:hint="eastAsia"/>
        </w:rPr>
        <w:t>Dataset-B</w:t>
      </w:r>
      <w:r w:rsidR="00950ABB">
        <w:rPr>
          <w:rFonts w:hint="eastAsia"/>
        </w:rPr>
        <w:t>的</w:t>
      </w:r>
      <w:r w:rsidR="00950ABB">
        <w:rPr>
          <w:rFonts w:hint="eastAsia"/>
        </w:rPr>
        <w:t>RF</w:t>
      </w:r>
      <w:r w:rsidRPr="00401D02">
        <w:rPr>
          <w:rFonts w:hint="eastAsia"/>
        </w:rPr>
        <w:t>模型</w:t>
      </w:r>
      <w:r w:rsidR="00950ABB">
        <w:rPr>
          <w:rFonts w:hint="eastAsia"/>
        </w:rPr>
        <w:t>，</w:t>
      </w:r>
      <w:r w:rsidR="00950ABB">
        <w:rPr>
          <w:rFonts w:hint="eastAsia"/>
        </w:rPr>
        <w:t>(</w:t>
      </w:r>
      <w:r w:rsidR="00950ABB">
        <w:t>d)</w:t>
      </w:r>
      <w:r w:rsidR="00950ABB" w:rsidRPr="00950ABB">
        <w:rPr>
          <w:rFonts w:hint="eastAsia"/>
        </w:rPr>
        <w:t xml:space="preserve"> </w:t>
      </w:r>
      <w:r w:rsidR="00950ABB" w:rsidRPr="00401D02">
        <w:rPr>
          <w:rFonts w:hint="eastAsia"/>
        </w:rPr>
        <w:t>Dataset-B</w:t>
      </w:r>
      <w:r w:rsidR="00950ABB">
        <w:rPr>
          <w:rFonts w:hint="eastAsia"/>
        </w:rPr>
        <w:t>的</w:t>
      </w:r>
      <w:proofErr w:type="spellStart"/>
      <w:r w:rsidR="00950ABB">
        <w:t>XGBoost</w:t>
      </w:r>
      <w:proofErr w:type="spellEnd"/>
      <w:r w:rsidR="00950ABB" w:rsidRPr="00401D02">
        <w:rPr>
          <w:rFonts w:hint="eastAsia"/>
        </w:rPr>
        <w:t>模型</w:t>
      </w:r>
    </w:p>
    <w:p w14:paraId="344355B8" w14:textId="77777777" w:rsidR="003579AB" w:rsidRDefault="00F45B67" w:rsidP="00EB131E">
      <w:pPr>
        <w:ind w:firstLine="480"/>
      </w:pPr>
      <w:r w:rsidRPr="00F45B67">
        <w:rPr>
          <w:rFonts w:hint="eastAsia"/>
        </w:rPr>
        <w:t>该图由</w:t>
      </w:r>
      <w:r w:rsidRPr="00F45B67">
        <w:rPr>
          <w:rFonts w:hint="eastAsia"/>
        </w:rPr>
        <w:t>mean(|SHAP|)</w:t>
      </w:r>
      <w:r w:rsidRPr="00F45B67">
        <w:rPr>
          <w:rFonts w:hint="eastAsia"/>
        </w:rPr>
        <w:t>值排序条形图和</w:t>
      </w:r>
      <w:r w:rsidRPr="00F45B67">
        <w:rPr>
          <w:rFonts w:hint="eastAsia"/>
        </w:rPr>
        <w:t>SHAP</w:t>
      </w:r>
      <w:r w:rsidRPr="00F45B67">
        <w:rPr>
          <w:rFonts w:hint="eastAsia"/>
        </w:rPr>
        <w:t>蜂群图组成。其中浅绿色左轴</w:t>
      </w:r>
      <w:r w:rsidRPr="00F45B67">
        <w:rPr>
          <w:rFonts w:hint="eastAsia"/>
        </w:rPr>
        <w:lastRenderedPageBreak/>
        <w:t>和上方横轴对应</w:t>
      </w:r>
      <w:r w:rsidRPr="00F45B67">
        <w:rPr>
          <w:rFonts w:hint="eastAsia"/>
        </w:rPr>
        <w:t>mean(|SHAP|)</w:t>
      </w:r>
      <w:r w:rsidRPr="00F45B67">
        <w:rPr>
          <w:rFonts w:hint="eastAsia"/>
        </w:rPr>
        <w:t>值排序条形图，</w:t>
      </w:r>
      <w:r>
        <w:rPr>
          <w:rFonts w:hint="eastAsia"/>
        </w:rPr>
        <w:t>从上至下</w:t>
      </w:r>
      <w:r w:rsidRPr="00F45B67">
        <w:rPr>
          <w:rFonts w:hint="eastAsia"/>
        </w:rPr>
        <w:t>按</w:t>
      </w:r>
      <w:r w:rsidRPr="00F45B67">
        <w:rPr>
          <w:rFonts w:hint="eastAsia"/>
        </w:rPr>
        <w:t>mean(|SHAP|)</w:t>
      </w:r>
      <w:r w:rsidRPr="00F45B67">
        <w:rPr>
          <w:rFonts w:hint="eastAsia"/>
        </w:rPr>
        <w:t>值由大到小排序</w:t>
      </w:r>
      <w:r>
        <w:rPr>
          <w:rFonts w:hint="eastAsia"/>
        </w:rPr>
        <w:t>，用于衡量特征对模型输出的全局平均影响并依据其排序。</w:t>
      </w:r>
      <w:r w:rsidRPr="00F45B67">
        <w:rPr>
          <w:rFonts w:hint="eastAsia"/>
        </w:rPr>
        <w:t>彩色散点、下方横轴及右侧颜色条构成了</w:t>
      </w:r>
      <w:r w:rsidRPr="00F45B67">
        <w:rPr>
          <w:rFonts w:hint="eastAsia"/>
        </w:rPr>
        <w:t>SHAP</w:t>
      </w:r>
      <w:r w:rsidRPr="00F45B67">
        <w:rPr>
          <w:rFonts w:hint="eastAsia"/>
        </w:rPr>
        <w:t>蜂群图，图中每个散点代表一个样本在某一特征上的</w:t>
      </w:r>
      <w:r w:rsidRPr="00F45B67">
        <w:rPr>
          <w:rFonts w:hint="eastAsia"/>
        </w:rPr>
        <w:t>SHAP</w:t>
      </w:r>
      <w:r w:rsidRPr="00F45B67">
        <w:rPr>
          <w:rFonts w:hint="eastAsia"/>
        </w:rPr>
        <w:t>值，散点颜色表示特征取值大小，其中红色表示特征值较高，蓝色表示特征值较低。</w:t>
      </w:r>
      <w:r>
        <w:rPr>
          <w:rFonts w:hint="eastAsia"/>
        </w:rPr>
        <w:t>S</w:t>
      </w:r>
      <w:r>
        <w:t>HAP</w:t>
      </w:r>
      <w:r w:rsidRPr="00F45B67">
        <w:rPr>
          <w:rFonts w:hint="eastAsia"/>
        </w:rPr>
        <w:t>符号表示该特征对模型</w:t>
      </w:r>
      <w:r>
        <w:rPr>
          <w:rFonts w:hint="eastAsia"/>
        </w:rPr>
        <w:t>预测</w:t>
      </w:r>
      <w:r w:rsidRPr="00F45B67">
        <w:rPr>
          <w:rFonts w:cs="Times New Roman"/>
        </w:rPr>
        <w:t>μ</w:t>
      </w:r>
      <w:r w:rsidRPr="00F45B67">
        <w:rPr>
          <w:rFonts w:hint="eastAsia"/>
        </w:rPr>
        <w:t>的增大或减小的作用</w:t>
      </w:r>
      <w:r>
        <w:rPr>
          <w:rFonts w:hint="eastAsia"/>
        </w:rPr>
        <w:t>，</w:t>
      </w:r>
      <w:r w:rsidRPr="00F45B67">
        <w:rPr>
          <w:rFonts w:hint="eastAsia"/>
        </w:rPr>
        <w:t>SHAP</w:t>
      </w:r>
      <w:r w:rsidRPr="00F45B67">
        <w:rPr>
          <w:rFonts w:hint="eastAsia"/>
        </w:rPr>
        <w:t>值为正表示该特征会使预测摩擦系数增大，</w:t>
      </w:r>
      <w:r w:rsidRPr="00F45B67">
        <w:rPr>
          <w:rFonts w:hint="eastAsia"/>
        </w:rPr>
        <w:t>SHAP</w:t>
      </w:r>
      <w:r w:rsidRPr="00F45B67">
        <w:rPr>
          <w:rFonts w:hint="eastAsia"/>
        </w:rPr>
        <w:t>值为负表示该特征会使预测摩擦系数减小。其符号表示该特征对模型输出的增大或减小的作用。</w:t>
      </w:r>
      <w:r w:rsidR="003579AB" w:rsidRPr="00712F63">
        <w:rPr>
          <w:rFonts w:hint="eastAsia"/>
        </w:rPr>
        <w:t>基于上述定义，特征取值较高的红色散点若主要分布在</w:t>
      </w:r>
      <w:r w:rsidR="00296F74">
        <w:rPr>
          <w:rFonts w:hint="eastAsia"/>
        </w:rPr>
        <w:t>SHAP&gt;0</w:t>
      </w:r>
      <w:r w:rsidR="003579AB" w:rsidRPr="00712F63">
        <w:rPr>
          <w:rFonts w:hint="eastAsia"/>
        </w:rPr>
        <w:t>区域，表明该特征增大值倾向于提高预测摩擦系数</w:t>
      </w:r>
      <w:r w:rsidR="003579AB" w:rsidRPr="00296F74">
        <w:rPr>
          <w:rFonts w:cs="Times New Roman"/>
        </w:rPr>
        <w:t>μ</w:t>
      </w:r>
      <w:r w:rsidR="003579AB" w:rsidRPr="00712F63">
        <w:rPr>
          <w:rFonts w:hint="eastAsia"/>
        </w:rPr>
        <w:t>；若主要分布在</w:t>
      </w:r>
      <w:r w:rsidR="00296F74">
        <w:rPr>
          <w:rFonts w:hint="eastAsia"/>
        </w:rPr>
        <w:t>SHAP&lt;0</w:t>
      </w:r>
      <w:r w:rsidR="003579AB" w:rsidRPr="00712F63">
        <w:rPr>
          <w:rFonts w:hint="eastAsia"/>
        </w:rPr>
        <w:t>区域，则表明该特征增大值倾向于降低预测</w:t>
      </w:r>
      <w:r w:rsidR="003579AB" w:rsidRPr="007E6E9F">
        <w:rPr>
          <w:rFonts w:cs="Times New Roman"/>
        </w:rPr>
        <w:t>μ</w:t>
      </w:r>
      <w:r w:rsidR="003579AB" w:rsidRPr="00712F63">
        <w:rPr>
          <w:rFonts w:hint="eastAsia"/>
        </w:rPr>
        <w:t>。</w:t>
      </w:r>
    </w:p>
    <w:p w14:paraId="163C5661" w14:textId="77777777" w:rsidR="003579AB" w:rsidRDefault="003579AB" w:rsidP="003579AB">
      <w:pPr>
        <w:pStyle w:val="ac"/>
      </w:pPr>
      <w:r>
        <w:rPr>
          <w:rFonts w:hint="eastAsia"/>
        </w:rPr>
        <w:t>表</w:t>
      </w:r>
      <w:r>
        <w:t xml:space="preserve">3.6 </w:t>
      </w:r>
      <w:r w:rsidR="00581C22">
        <w:rPr>
          <w:rFonts w:hint="eastAsia"/>
        </w:rPr>
        <w:t>四类单模型</w:t>
      </w:r>
      <w:r w:rsidR="00955832">
        <w:rPr>
          <w:rFonts w:hint="eastAsia"/>
        </w:rPr>
        <w:t>贡献排名</w:t>
      </w:r>
      <w:r w:rsidR="00581C22">
        <w:rPr>
          <w:rFonts w:hint="eastAsia"/>
        </w:rPr>
        <w:t>Top</w:t>
      </w:r>
      <w:r w:rsidRPr="00582C38">
        <w:rPr>
          <w:rFonts w:hint="eastAsia"/>
        </w:rPr>
        <w:t>5</w:t>
      </w:r>
      <w:r w:rsidR="00581C22">
        <w:rPr>
          <w:rFonts w:hint="eastAsia"/>
        </w:rPr>
        <w:t>的</w:t>
      </w:r>
      <w:r w:rsidR="00581C22" w:rsidRPr="00581C22">
        <w:rPr>
          <w:rFonts w:hint="eastAsia"/>
        </w:rPr>
        <w:t>关键</w:t>
      </w:r>
      <w:r w:rsidR="00581C22">
        <w:rPr>
          <w:rFonts w:hint="eastAsia"/>
        </w:rPr>
        <w:t>描述符</w:t>
      </w:r>
      <w:r w:rsidRPr="00582C38">
        <w:rPr>
          <w:rFonts w:hint="eastAsia"/>
        </w:rPr>
        <w:t>及</w:t>
      </w:r>
      <w:r>
        <w:rPr>
          <w:rFonts w:hint="eastAsia"/>
        </w:rPr>
        <w:t>mean(|SHAP|)</w:t>
      </w:r>
      <w:r w:rsidRPr="00582C38">
        <w:rPr>
          <w:rFonts w:hint="eastAsia"/>
        </w:rPr>
        <w:t>汇总</w:t>
      </w:r>
    </w:p>
    <w:tbl>
      <w:tblPr>
        <w:tblStyle w:val="af1"/>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4"/>
        <w:gridCol w:w="1130"/>
        <w:gridCol w:w="1846"/>
        <w:gridCol w:w="1701"/>
        <w:gridCol w:w="1925"/>
      </w:tblGrid>
      <w:tr w:rsidR="00921DE4" w14:paraId="6C26E040" w14:textId="77777777" w:rsidTr="00B62D91">
        <w:tc>
          <w:tcPr>
            <w:tcW w:w="1026" w:type="pct"/>
            <w:tcBorders>
              <w:bottom w:val="single" w:sz="6" w:space="0" w:color="auto"/>
            </w:tcBorders>
          </w:tcPr>
          <w:p w14:paraId="23CA753F" w14:textId="77777777" w:rsidR="003579AB" w:rsidRPr="00B62D91" w:rsidRDefault="00921DE4" w:rsidP="00B62D91">
            <w:pPr>
              <w:pStyle w:val="ac"/>
              <w:rPr>
                <w:sz w:val="24"/>
              </w:rPr>
            </w:pPr>
            <w:r w:rsidRPr="00B62D91">
              <w:rPr>
                <w:rFonts w:hint="eastAsia"/>
                <w:sz w:val="24"/>
              </w:rPr>
              <w:t>D</w:t>
            </w:r>
            <w:r w:rsidRPr="00B62D91">
              <w:rPr>
                <w:sz w:val="24"/>
              </w:rPr>
              <w:t>ataset</w:t>
            </w:r>
          </w:p>
        </w:tc>
        <w:tc>
          <w:tcPr>
            <w:tcW w:w="680" w:type="pct"/>
            <w:tcBorders>
              <w:bottom w:val="single" w:sz="6" w:space="0" w:color="auto"/>
            </w:tcBorders>
          </w:tcPr>
          <w:p w14:paraId="2900B998" w14:textId="77777777" w:rsidR="003579AB" w:rsidRPr="00B62D91" w:rsidRDefault="00921DE4" w:rsidP="00B62D91">
            <w:pPr>
              <w:pStyle w:val="ac"/>
              <w:rPr>
                <w:sz w:val="24"/>
              </w:rPr>
            </w:pPr>
            <w:r w:rsidRPr="00B62D91">
              <w:rPr>
                <w:rFonts w:hint="eastAsia"/>
                <w:sz w:val="24"/>
              </w:rPr>
              <w:t>M</w:t>
            </w:r>
            <w:r w:rsidRPr="00B62D91">
              <w:rPr>
                <w:sz w:val="24"/>
              </w:rPr>
              <w:t>odel</w:t>
            </w:r>
          </w:p>
        </w:tc>
        <w:tc>
          <w:tcPr>
            <w:tcW w:w="1111" w:type="pct"/>
            <w:tcBorders>
              <w:bottom w:val="single" w:sz="6" w:space="0" w:color="auto"/>
            </w:tcBorders>
          </w:tcPr>
          <w:p w14:paraId="1BDCCF8B" w14:textId="77777777" w:rsidR="003579AB" w:rsidRDefault="003579AB" w:rsidP="001A5B29">
            <w:pPr>
              <w:ind w:firstLineChars="0" w:firstLine="0"/>
              <w:jc w:val="center"/>
            </w:pPr>
            <w:r>
              <w:rPr>
                <w:rFonts w:hint="eastAsia"/>
              </w:rPr>
              <w:t>R</w:t>
            </w:r>
            <w:r>
              <w:t>anking</w:t>
            </w:r>
          </w:p>
        </w:tc>
        <w:tc>
          <w:tcPr>
            <w:tcW w:w="1024" w:type="pct"/>
            <w:tcBorders>
              <w:bottom w:val="single" w:sz="6" w:space="0" w:color="auto"/>
            </w:tcBorders>
          </w:tcPr>
          <w:p w14:paraId="0112BA60" w14:textId="77777777" w:rsidR="003579AB" w:rsidRDefault="003579AB" w:rsidP="001A5B29">
            <w:pPr>
              <w:ind w:firstLineChars="0" w:firstLine="0"/>
              <w:jc w:val="center"/>
            </w:pPr>
            <w:r>
              <w:rPr>
                <w:rFonts w:hint="eastAsia"/>
              </w:rPr>
              <w:t>D</w:t>
            </w:r>
            <w:r>
              <w:t>escriptor</w:t>
            </w:r>
          </w:p>
        </w:tc>
        <w:tc>
          <w:tcPr>
            <w:tcW w:w="1159" w:type="pct"/>
            <w:tcBorders>
              <w:bottom w:val="single" w:sz="6" w:space="0" w:color="auto"/>
            </w:tcBorders>
          </w:tcPr>
          <w:p w14:paraId="4684B52A" w14:textId="77777777" w:rsidR="003579AB" w:rsidRDefault="003579AB" w:rsidP="001A5B29">
            <w:pPr>
              <w:ind w:firstLineChars="0" w:firstLine="0"/>
              <w:jc w:val="center"/>
            </w:pPr>
            <w:r>
              <w:rPr>
                <w:rFonts w:hint="eastAsia"/>
              </w:rPr>
              <w:t>m</w:t>
            </w:r>
            <w:r w:rsidRPr="00597982">
              <w:t>ean(|SHAP|)</w:t>
            </w:r>
          </w:p>
        </w:tc>
      </w:tr>
      <w:tr w:rsidR="00B62D91" w14:paraId="18FD18B2" w14:textId="77777777" w:rsidTr="00B62D91">
        <w:tc>
          <w:tcPr>
            <w:tcW w:w="1026" w:type="pct"/>
            <w:vMerge w:val="restart"/>
            <w:tcBorders>
              <w:top w:val="single" w:sz="6" w:space="0" w:color="auto"/>
            </w:tcBorders>
          </w:tcPr>
          <w:p w14:paraId="2A75F44F" w14:textId="77777777" w:rsidR="00921DE4" w:rsidRPr="00B62D91" w:rsidRDefault="00921DE4" w:rsidP="00B62D91">
            <w:pPr>
              <w:pStyle w:val="ac"/>
              <w:rPr>
                <w:sz w:val="24"/>
              </w:rPr>
            </w:pPr>
            <w:r w:rsidRPr="00B62D91">
              <w:rPr>
                <w:rFonts w:hint="eastAsia"/>
                <w:sz w:val="24"/>
              </w:rPr>
              <w:t>D</w:t>
            </w:r>
            <w:r w:rsidRPr="00B62D91">
              <w:rPr>
                <w:sz w:val="24"/>
              </w:rPr>
              <w:t>ataset-A</w:t>
            </w:r>
          </w:p>
        </w:tc>
        <w:tc>
          <w:tcPr>
            <w:tcW w:w="680" w:type="pct"/>
            <w:vMerge w:val="restart"/>
            <w:tcBorders>
              <w:top w:val="single" w:sz="6" w:space="0" w:color="auto"/>
            </w:tcBorders>
          </w:tcPr>
          <w:p w14:paraId="0A2A3453" w14:textId="77777777" w:rsidR="00921DE4" w:rsidRPr="00B62D91" w:rsidRDefault="00B62D91" w:rsidP="00B62D91">
            <w:pPr>
              <w:pStyle w:val="ac"/>
              <w:rPr>
                <w:sz w:val="24"/>
              </w:rPr>
            </w:pPr>
            <w:proofErr w:type="spellStart"/>
            <w:r w:rsidRPr="00B62D91">
              <w:rPr>
                <w:rFonts w:hint="eastAsia"/>
                <w:sz w:val="24"/>
              </w:rPr>
              <w:t>C</w:t>
            </w:r>
            <w:r w:rsidRPr="00B62D91">
              <w:rPr>
                <w:sz w:val="24"/>
              </w:rPr>
              <w:t>atboost</w:t>
            </w:r>
            <w:proofErr w:type="spellEnd"/>
          </w:p>
        </w:tc>
        <w:tc>
          <w:tcPr>
            <w:tcW w:w="1111" w:type="pct"/>
            <w:tcBorders>
              <w:top w:val="single" w:sz="6" w:space="0" w:color="auto"/>
              <w:bottom w:val="nil"/>
            </w:tcBorders>
          </w:tcPr>
          <w:p w14:paraId="1025FB6B" w14:textId="77777777" w:rsidR="00921DE4" w:rsidRDefault="00921DE4" w:rsidP="001A5B29">
            <w:pPr>
              <w:ind w:firstLineChars="0" w:firstLine="0"/>
              <w:jc w:val="center"/>
            </w:pPr>
            <w:r>
              <w:rPr>
                <w:rFonts w:hint="eastAsia"/>
              </w:rPr>
              <w:t>1</w:t>
            </w:r>
          </w:p>
        </w:tc>
        <w:tc>
          <w:tcPr>
            <w:tcW w:w="1024" w:type="pct"/>
            <w:tcBorders>
              <w:top w:val="single" w:sz="6" w:space="0" w:color="auto"/>
              <w:bottom w:val="nil"/>
            </w:tcBorders>
          </w:tcPr>
          <w:p w14:paraId="1C2AF23E" w14:textId="77777777" w:rsidR="00921DE4" w:rsidRDefault="00921DE4" w:rsidP="001A5B29">
            <w:pPr>
              <w:ind w:firstLineChars="0" w:firstLine="0"/>
              <w:jc w:val="center"/>
            </w:pPr>
            <w:proofErr w:type="spellStart"/>
            <w:r>
              <w:t>x</w:t>
            </w:r>
            <w:r>
              <w:softHyphen/>
              <w:t>_IL</w:t>
            </w:r>
            <w:proofErr w:type="spellEnd"/>
          </w:p>
        </w:tc>
        <w:tc>
          <w:tcPr>
            <w:tcW w:w="1159" w:type="pct"/>
            <w:tcBorders>
              <w:top w:val="single" w:sz="6" w:space="0" w:color="auto"/>
              <w:bottom w:val="nil"/>
            </w:tcBorders>
          </w:tcPr>
          <w:p w14:paraId="369BFB1B" w14:textId="77777777" w:rsidR="00921DE4" w:rsidRDefault="00921DE4" w:rsidP="001A5B29">
            <w:pPr>
              <w:ind w:firstLineChars="0" w:firstLine="0"/>
              <w:jc w:val="center"/>
            </w:pPr>
            <w:r>
              <w:rPr>
                <w:rFonts w:hint="eastAsia"/>
              </w:rPr>
              <w:t>0</w:t>
            </w:r>
            <w:r>
              <w:t>.048</w:t>
            </w:r>
          </w:p>
        </w:tc>
      </w:tr>
      <w:tr w:rsidR="00B62D91" w14:paraId="35EF74CC" w14:textId="77777777" w:rsidTr="00B62D91">
        <w:tc>
          <w:tcPr>
            <w:tcW w:w="1026" w:type="pct"/>
            <w:vMerge/>
          </w:tcPr>
          <w:p w14:paraId="40A92EFE" w14:textId="77777777" w:rsidR="00921DE4" w:rsidRPr="00B62D91" w:rsidRDefault="00921DE4" w:rsidP="00B62D91">
            <w:pPr>
              <w:pStyle w:val="ac"/>
              <w:rPr>
                <w:sz w:val="24"/>
              </w:rPr>
            </w:pPr>
          </w:p>
        </w:tc>
        <w:tc>
          <w:tcPr>
            <w:tcW w:w="680" w:type="pct"/>
            <w:vMerge/>
          </w:tcPr>
          <w:p w14:paraId="357CA74E" w14:textId="77777777" w:rsidR="00921DE4" w:rsidRPr="00B62D91" w:rsidRDefault="00921DE4" w:rsidP="00B62D91">
            <w:pPr>
              <w:pStyle w:val="ac"/>
              <w:rPr>
                <w:sz w:val="24"/>
              </w:rPr>
            </w:pPr>
          </w:p>
        </w:tc>
        <w:tc>
          <w:tcPr>
            <w:tcW w:w="1111" w:type="pct"/>
            <w:tcBorders>
              <w:top w:val="nil"/>
              <w:bottom w:val="nil"/>
            </w:tcBorders>
          </w:tcPr>
          <w:p w14:paraId="0A2B3DCC" w14:textId="77777777" w:rsidR="00921DE4" w:rsidRDefault="00921DE4" w:rsidP="001A5B29">
            <w:pPr>
              <w:ind w:firstLineChars="0" w:firstLine="0"/>
              <w:jc w:val="center"/>
            </w:pPr>
            <w:r>
              <w:rPr>
                <w:rFonts w:hint="eastAsia"/>
              </w:rPr>
              <w:t>2</w:t>
            </w:r>
          </w:p>
        </w:tc>
        <w:tc>
          <w:tcPr>
            <w:tcW w:w="1024" w:type="pct"/>
            <w:tcBorders>
              <w:top w:val="nil"/>
              <w:bottom w:val="nil"/>
            </w:tcBorders>
          </w:tcPr>
          <w:p w14:paraId="37EE6226" w14:textId="77777777" w:rsidR="00921DE4" w:rsidRDefault="00921DE4" w:rsidP="001A5B29">
            <w:pPr>
              <w:ind w:firstLineChars="0" w:firstLine="0"/>
              <w:jc w:val="center"/>
            </w:pPr>
            <w:proofErr w:type="spellStart"/>
            <w:r w:rsidRPr="00597982">
              <w:t>Rq</w:t>
            </w:r>
            <w:proofErr w:type="spellEnd"/>
          </w:p>
        </w:tc>
        <w:tc>
          <w:tcPr>
            <w:tcW w:w="1159" w:type="pct"/>
            <w:tcBorders>
              <w:top w:val="nil"/>
              <w:bottom w:val="nil"/>
            </w:tcBorders>
          </w:tcPr>
          <w:p w14:paraId="4F3817A2" w14:textId="77777777" w:rsidR="00921DE4" w:rsidRDefault="00921DE4" w:rsidP="001A5B29">
            <w:pPr>
              <w:ind w:firstLineChars="0" w:firstLine="0"/>
              <w:jc w:val="center"/>
            </w:pPr>
            <w:r>
              <w:rPr>
                <w:rFonts w:hint="eastAsia"/>
              </w:rPr>
              <w:t>0</w:t>
            </w:r>
            <w:r>
              <w:t>.045</w:t>
            </w:r>
          </w:p>
        </w:tc>
      </w:tr>
      <w:tr w:rsidR="00B62D91" w14:paraId="1835DE53" w14:textId="77777777" w:rsidTr="00B62D91">
        <w:tc>
          <w:tcPr>
            <w:tcW w:w="1026" w:type="pct"/>
            <w:vMerge/>
          </w:tcPr>
          <w:p w14:paraId="3E6092DF" w14:textId="77777777" w:rsidR="00921DE4" w:rsidRPr="00B62D91" w:rsidRDefault="00921DE4" w:rsidP="00B62D91">
            <w:pPr>
              <w:pStyle w:val="ac"/>
              <w:rPr>
                <w:sz w:val="24"/>
              </w:rPr>
            </w:pPr>
          </w:p>
        </w:tc>
        <w:tc>
          <w:tcPr>
            <w:tcW w:w="680" w:type="pct"/>
            <w:vMerge/>
          </w:tcPr>
          <w:p w14:paraId="19EF49E8" w14:textId="77777777" w:rsidR="00921DE4" w:rsidRPr="00B62D91" w:rsidRDefault="00921DE4" w:rsidP="00B62D91">
            <w:pPr>
              <w:pStyle w:val="ac"/>
              <w:rPr>
                <w:sz w:val="24"/>
              </w:rPr>
            </w:pPr>
          </w:p>
        </w:tc>
        <w:tc>
          <w:tcPr>
            <w:tcW w:w="1111" w:type="pct"/>
            <w:tcBorders>
              <w:top w:val="nil"/>
              <w:bottom w:val="nil"/>
            </w:tcBorders>
          </w:tcPr>
          <w:p w14:paraId="0BF31B68" w14:textId="77777777" w:rsidR="00921DE4" w:rsidRDefault="00921DE4" w:rsidP="001A5B29">
            <w:pPr>
              <w:ind w:firstLineChars="0" w:firstLine="0"/>
              <w:jc w:val="center"/>
            </w:pPr>
            <w:r>
              <w:rPr>
                <w:rFonts w:hint="eastAsia"/>
              </w:rPr>
              <w:t>3</w:t>
            </w:r>
          </w:p>
        </w:tc>
        <w:tc>
          <w:tcPr>
            <w:tcW w:w="1024" w:type="pct"/>
            <w:tcBorders>
              <w:top w:val="nil"/>
              <w:bottom w:val="nil"/>
            </w:tcBorders>
          </w:tcPr>
          <w:p w14:paraId="086F1B42" w14:textId="77777777" w:rsidR="00921DE4" w:rsidRDefault="00921DE4" w:rsidP="001A5B29">
            <w:pPr>
              <w:ind w:firstLineChars="0" w:firstLine="0"/>
              <w:jc w:val="center"/>
            </w:pPr>
            <w:commentRangeStart w:id="12"/>
            <w:r w:rsidRPr="00C60DCC">
              <w:t>Potential</w:t>
            </w:r>
            <w:commentRangeEnd w:id="12"/>
            <w:r w:rsidR="001D0FBB">
              <w:rPr>
                <w:rStyle w:val="af5"/>
              </w:rPr>
              <w:commentReference w:id="12"/>
            </w:r>
          </w:p>
        </w:tc>
        <w:tc>
          <w:tcPr>
            <w:tcW w:w="1159" w:type="pct"/>
            <w:tcBorders>
              <w:top w:val="nil"/>
              <w:bottom w:val="nil"/>
            </w:tcBorders>
          </w:tcPr>
          <w:p w14:paraId="2975687A" w14:textId="77777777" w:rsidR="00921DE4" w:rsidRDefault="00921DE4" w:rsidP="001A5B29">
            <w:pPr>
              <w:ind w:firstLineChars="0" w:firstLine="0"/>
              <w:jc w:val="center"/>
            </w:pPr>
            <w:r>
              <w:rPr>
                <w:rFonts w:hint="eastAsia"/>
              </w:rPr>
              <w:t>0</w:t>
            </w:r>
            <w:r>
              <w:t>.044</w:t>
            </w:r>
          </w:p>
        </w:tc>
      </w:tr>
      <w:tr w:rsidR="00B62D91" w14:paraId="33D69DD9" w14:textId="77777777" w:rsidTr="00B62D91">
        <w:tc>
          <w:tcPr>
            <w:tcW w:w="1026" w:type="pct"/>
            <w:vMerge/>
          </w:tcPr>
          <w:p w14:paraId="659ECCFF" w14:textId="77777777" w:rsidR="00921DE4" w:rsidRPr="00B62D91" w:rsidRDefault="00921DE4" w:rsidP="00B62D91">
            <w:pPr>
              <w:pStyle w:val="ac"/>
              <w:rPr>
                <w:sz w:val="24"/>
              </w:rPr>
            </w:pPr>
          </w:p>
        </w:tc>
        <w:tc>
          <w:tcPr>
            <w:tcW w:w="680" w:type="pct"/>
            <w:vMerge/>
          </w:tcPr>
          <w:p w14:paraId="182B5158" w14:textId="77777777" w:rsidR="00921DE4" w:rsidRPr="00B62D91" w:rsidRDefault="00921DE4" w:rsidP="00B62D91">
            <w:pPr>
              <w:pStyle w:val="ac"/>
              <w:rPr>
                <w:sz w:val="24"/>
              </w:rPr>
            </w:pPr>
          </w:p>
        </w:tc>
        <w:tc>
          <w:tcPr>
            <w:tcW w:w="1111" w:type="pct"/>
            <w:tcBorders>
              <w:top w:val="nil"/>
              <w:bottom w:val="nil"/>
            </w:tcBorders>
          </w:tcPr>
          <w:p w14:paraId="50DC565D" w14:textId="77777777" w:rsidR="00921DE4" w:rsidRDefault="00921DE4" w:rsidP="001A5B29">
            <w:pPr>
              <w:ind w:firstLineChars="0" w:firstLine="0"/>
              <w:jc w:val="center"/>
            </w:pPr>
            <w:r>
              <w:t>4</w:t>
            </w:r>
          </w:p>
        </w:tc>
        <w:tc>
          <w:tcPr>
            <w:tcW w:w="1024" w:type="pct"/>
            <w:tcBorders>
              <w:top w:val="nil"/>
              <w:bottom w:val="nil"/>
            </w:tcBorders>
          </w:tcPr>
          <w:p w14:paraId="2FEA0CDF" w14:textId="77777777" w:rsidR="00921DE4" w:rsidRDefault="00921DE4" w:rsidP="001A5B29">
            <w:pPr>
              <w:ind w:firstLineChars="0" w:firstLine="0"/>
              <w:jc w:val="center"/>
            </w:pPr>
            <w:proofErr w:type="spellStart"/>
            <w:r w:rsidRPr="00C60DCC">
              <w:t>Bertz_an</w:t>
            </w:r>
            <w:proofErr w:type="spellEnd"/>
          </w:p>
        </w:tc>
        <w:tc>
          <w:tcPr>
            <w:tcW w:w="1159" w:type="pct"/>
            <w:tcBorders>
              <w:top w:val="nil"/>
              <w:bottom w:val="nil"/>
            </w:tcBorders>
          </w:tcPr>
          <w:p w14:paraId="40FC8DBF" w14:textId="77777777" w:rsidR="00921DE4" w:rsidRDefault="00921DE4" w:rsidP="001A5B29">
            <w:pPr>
              <w:ind w:firstLineChars="0" w:firstLine="0"/>
              <w:jc w:val="center"/>
            </w:pPr>
            <w:r>
              <w:rPr>
                <w:rFonts w:hint="eastAsia"/>
              </w:rPr>
              <w:t>0</w:t>
            </w:r>
            <w:r>
              <w:t>.035</w:t>
            </w:r>
          </w:p>
        </w:tc>
      </w:tr>
      <w:tr w:rsidR="00B62D91" w14:paraId="36AF65E6" w14:textId="77777777" w:rsidTr="00B62D91">
        <w:tc>
          <w:tcPr>
            <w:tcW w:w="1026" w:type="pct"/>
            <w:vMerge/>
            <w:tcBorders>
              <w:bottom w:val="dashSmallGap" w:sz="8" w:space="0" w:color="auto"/>
            </w:tcBorders>
          </w:tcPr>
          <w:p w14:paraId="4B724FEB" w14:textId="77777777" w:rsidR="00921DE4" w:rsidRPr="00B62D91" w:rsidRDefault="00921DE4" w:rsidP="00B62D91">
            <w:pPr>
              <w:pStyle w:val="ac"/>
              <w:rPr>
                <w:sz w:val="24"/>
              </w:rPr>
            </w:pPr>
          </w:p>
        </w:tc>
        <w:tc>
          <w:tcPr>
            <w:tcW w:w="680" w:type="pct"/>
            <w:vMerge/>
            <w:tcBorders>
              <w:bottom w:val="dashSmallGap" w:sz="8" w:space="0" w:color="auto"/>
            </w:tcBorders>
          </w:tcPr>
          <w:p w14:paraId="7B70CC26" w14:textId="77777777" w:rsidR="00921DE4" w:rsidRPr="00B62D91" w:rsidRDefault="00921DE4" w:rsidP="00B62D91">
            <w:pPr>
              <w:pStyle w:val="ac"/>
              <w:rPr>
                <w:sz w:val="24"/>
              </w:rPr>
            </w:pPr>
          </w:p>
        </w:tc>
        <w:tc>
          <w:tcPr>
            <w:tcW w:w="1111" w:type="pct"/>
            <w:tcBorders>
              <w:top w:val="nil"/>
              <w:bottom w:val="dashSmallGap" w:sz="8" w:space="0" w:color="auto"/>
            </w:tcBorders>
          </w:tcPr>
          <w:p w14:paraId="3154CF95" w14:textId="77777777" w:rsidR="00921DE4" w:rsidRDefault="00921DE4" w:rsidP="001A5B29">
            <w:pPr>
              <w:ind w:firstLineChars="0" w:firstLine="0"/>
              <w:jc w:val="center"/>
            </w:pPr>
            <w:r>
              <w:rPr>
                <w:rFonts w:hint="eastAsia"/>
              </w:rPr>
              <w:t>5</w:t>
            </w:r>
          </w:p>
        </w:tc>
        <w:tc>
          <w:tcPr>
            <w:tcW w:w="1024" w:type="pct"/>
            <w:tcBorders>
              <w:top w:val="nil"/>
              <w:bottom w:val="dashSmallGap" w:sz="8" w:space="0" w:color="auto"/>
            </w:tcBorders>
          </w:tcPr>
          <w:p w14:paraId="1DAC51AF" w14:textId="77777777" w:rsidR="00921DE4" w:rsidRPr="0077309A" w:rsidRDefault="00921DE4" w:rsidP="001A5B29">
            <w:pPr>
              <w:ind w:firstLineChars="0" w:firstLine="0"/>
              <w:jc w:val="center"/>
              <w:rPr>
                <w:rFonts w:cs="Times New Roman"/>
              </w:rPr>
            </w:pPr>
            <w:proofErr w:type="spellStart"/>
            <w:r w:rsidRPr="0077309A">
              <w:rPr>
                <w:rFonts w:cs="Times New Roman"/>
              </w:rPr>
              <w:t>γ</w:t>
            </w:r>
            <w:r w:rsidRPr="0077309A">
              <w:rPr>
                <w:rFonts w:cs="Times New Roman"/>
              </w:rPr>
              <w:softHyphen/>
            </w:r>
            <w:r w:rsidRPr="0077309A">
              <w:rPr>
                <w:rFonts w:cs="Times New Roman"/>
              </w:rPr>
              <w:softHyphen/>
            </w:r>
            <w:r w:rsidRPr="0077309A">
              <w:rPr>
                <w:rFonts w:cs="Times New Roman"/>
              </w:rPr>
              <w:softHyphen/>
              <w:t>_s</w:t>
            </w:r>
            <w:proofErr w:type="spellEnd"/>
          </w:p>
        </w:tc>
        <w:tc>
          <w:tcPr>
            <w:tcW w:w="1159" w:type="pct"/>
            <w:tcBorders>
              <w:top w:val="nil"/>
              <w:bottom w:val="dashSmallGap" w:sz="8" w:space="0" w:color="auto"/>
            </w:tcBorders>
          </w:tcPr>
          <w:p w14:paraId="76C67625" w14:textId="77777777" w:rsidR="00921DE4" w:rsidRDefault="00921DE4" w:rsidP="001A5B29">
            <w:pPr>
              <w:ind w:firstLineChars="0" w:firstLine="0"/>
              <w:jc w:val="center"/>
            </w:pPr>
            <w:r>
              <w:rPr>
                <w:rFonts w:hint="eastAsia"/>
              </w:rPr>
              <w:t>0</w:t>
            </w:r>
            <w:r>
              <w:t>.030</w:t>
            </w:r>
          </w:p>
        </w:tc>
      </w:tr>
      <w:tr w:rsidR="00B62D91" w14:paraId="644D20F9" w14:textId="77777777" w:rsidTr="00B62D91">
        <w:tc>
          <w:tcPr>
            <w:tcW w:w="1026" w:type="pct"/>
            <w:vMerge w:val="restart"/>
            <w:tcBorders>
              <w:top w:val="dashSmallGap" w:sz="8" w:space="0" w:color="auto"/>
            </w:tcBorders>
          </w:tcPr>
          <w:p w14:paraId="01E4F729" w14:textId="77777777" w:rsidR="00921DE4" w:rsidRPr="00B62D91" w:rsidRDefault="00B62D91" w:rsidP="00B62D91">
            <w:pPr>
              <w:pStyle w:val="ac"/>
              <w:rPr>
                <w:sz w:val="24"/>
              </w:rPr>
            </w:pPr>
            <w:r w:rsidRPr="00B62D91">
              <w:rPr>
                <w:rFonts w:hint="eastAsia"/>
                <w:sz w:val="24"/>
              </w:rPr>
              <w:t>D</w:t>
            </w:r>
            <w:r w:rsidRPr="00B62D91">
              <w:rPr>
                <w:sz w:val="24"/>
              </w:rPr>
              <w:t>at</w:t>
            </w:r>
            <w:r>
              <w:rPr>
                <w:sz w:val="24"/>
              </w:rPr>
              <w:t>aset-B</w:t>
            </w:r>
          </w:p>
        </w:tc>
        <w:tc>
          <w:tcPr>
            <w:tcW w:w="680" w:type="pct"/>
            <w:vMerge w:val="restart"/>
            <w:tcBorders>
              <w:top w:val="dashSmallGap" w:sz="8" w:space="0" w:color="auto"/>
            </w:tcBorders>
          </w:tcPr>
          <w:p w14:paraId="47EA81C3" w14:textId="77777777" w:rsidR="00921DE4" w:rsidRPr="00B62D91" w:rsidRDefault="00B62D91" w:rsidP="00B62D91">
            <w:pPr>
              <w:pStyle w:val="ac"/>
              <w:rPr>
                <w:sz w:val="24"/>
              </w:rPr>
            </w:pPr>
            <w:proofErr w:type="spellStart"/>
            <w:r w:rsidRPr="00B62D91">
              <w:rPr>
                <w:rFonts w:hint="eastAsia"/>
                <w:sz w:val="24"/>
              </w:rPr>
              <w:t>C</w:t>
            </w:r>
            <w:r w:rsidRPr="00B62D91">
              <w:rPr>
                <w:sz w:val="24"/>
              </w:rPr>
              <w:t>atboost</w:t>
            </w:r>
            <w:proofErr w:type="spellEnd"/>
          </w:p>
        </w:tc>
        <w:tc>
          <w:tcPr>
            <w:tcW w:w="1111" w:type="pct"/>
            <w:tcBorders>
              <w:top w:val="dashSmallGap" w:sz="8" w:space="0" w:color="auto"/>
            </w:tcBorders>
          </w:tcPr>
          <w:p w14:paraId="0A80F395" w14:textId="77777777" w:rsidR="00921DE4" w:rsidRDefault="00921DE4" w:rsidP="001A5B29">
            <w:pPr>
              <w:ind w:firstLineChars="0" w:firstLine="0"/>
              <w:jc w:val="center"/>
            </w:pPr>
            <w:r>
              <w:rPr>
                <w:rFonts w:hint="eastAsia"/>
              </w:rPr>
              <w:t>1</w:t>
            </w:r>
          </w:p>
        </w:tc>
        <w:tc>
          <w:tcPr>
            <w:tcW w:w="1024" w:type="pct"/>
            <w:tcBorders>
              <w:top w:val="dashSmallGap" w:sz="8" w:space="0" w:color="auto"/>
            </w:tcBorders>
          </w:tcPr>
          <w:p w14:paraId="100D482A" w14:textId="77777777" w:rsidR="00921DE4" w:rsidRPr="00C60DCC" w:rsidRDefault="00921DE4" w:rsidP="001A5B29">
            <w:pPr>
              <w:ind w:firstLineChars="0" w:firstLine="0"/>
              <w:jc w:val="center"/>
            </w:pPr>
            <w:r w:rsidRPr="00350C2D">
              <w:t>h</w:t>
            </w:r>
          </w:p>
        </w:tc>
        <w:tc>
          <w:tcPr>
            <w:tcW w:w="1159" w:type="pct"/>
            <w:tcBorders>
              <w:top w:val="dashSmallGap" w:sz="8" w:space="0" w:color="auto"/>
            </w:tcBorders>
          </w:tcPr>
          <w:p w14:paraId="68962D1A" w14:textId="77777777" w:rsidR="00921DE4" w:rsidRDefault="00921DE4" w:rsidP="001A5B29">
            <w:pPr>
              <w:ind w:firstLineChars="0" w:firstLine="0"/>
              <w:jc w:val="center"/>
            </w:pPr>
            <w:r>
              <w:rPr>
                <w:rFonts w:hint="eastAsia"/>
              </w:rPr>
              <w:t>0</w:t>
            </w:r>
            <w:r>
              <w:t>.332</w:t>
            </w:r>
          </w:p>
        </w:tc>
      </w:tr>
      <w:tr w:rsidR="00B62D91" w14:paraId="2DB6197F" w14:textId="77777777" w:rsidTr="00B62D91">
        <w:tc>
          <w:tcPr>
            <w:tcW w:w="1026" w:type="pct"/>
            <w:vMerge/>
          </w:tcPr>
          <w:p w14:paraId="7DF6EB30" w14:textId="77777777" w:rsidR="00921DE4" w:rsidRPr="00B62D91" w:rsidRDefault="00921DE4" w:rsidP="00B62D91">
            <w:pPr>
              <w:pStyle w:val="ac"/>
              <w:rPr>
                <w:sz w:val="24"/>
              </w:rPr>
            </w:pPr>
          </w:p>
        </w:tc>
        <w:tc>
          <w:tcPr>
            <w:tcW w:w="680" w:type="pct"/>
            <w:vMerge/>
          </w:tcPr>
          <w:p w14:paraId="04A97E83" w14:textId="77777777" w:rsidR="00921DE4" w:rsidRPr="00B62D91" w:rsidRDefault="00921DE4" w:rsidP="00B62D91">
            <w:pPr>
              <w:pStyle w:val="ac"/>
              <w:rPr>
                <w:sz w:val="24"/>
              </w:rPr>
            </w:pPr>
          </w:p>
        </w:tc>
        <w:tc>
          <w:tcPr>
            <w:tcW w:w="1111" w:type="pct"/>
          </w:tcPr>
          <w:p w14:paraId="7567149E" w14:textId="77777777" w:rsidR="00921DE4" w:rsidRDefault="00921DE4" w:rsidP="001A5B29">
            <w:pPr>
              <w:ind w:firstLineChars="0" w:firstLine="0"/>
              <w:jc w:val="center"/>
            </w:pPr>
            <w:r>
              <w:rPr>
                <w:rFonts w:hint="eastAsia"/>
              </w:rPr>
              <w:t>2</w:t>
            </w:r>
          </w:p>
        </w:tc>
        <w:tc>
          <w:tcPr>
            <w:tcW w:w="1024" w:type="pct"/>
          </w:tcPr>
          <w:p w14:paraId="0E8EF7F9" w14:textId="77777777" w:rsidR="00921DE4" w:rsidRPr="00C60DCC" w:rsidRDefault="00921DE4" w:rsidP="001A5B29">
            <w:pPr>
              <w:ind w:firstLineChars="0" w:firstLine="0"/>
              <w:jc w:val="center"/>
            </w:pPr>
            <w:proofErr w:type="spellStart"/>
            <w:r w:rsidRPr="00350C2D">
              <w:t>r_cat</w:t>
            </w:r>
            <w:proofErr w:type="spellEnd"/>
          </w:p>
        </w:tc>
        <w:tc>
          <w:tcPr>
            <w:tcW w:w="1159" w:type="pct"/>
          </w:tcPr>
          <w:p w14:paraId="1DCBC7A0" w14:textId="77777777" w:rsidR="00921DE4" w:rsidRDefault="00921DE4" w:rsidP="001A5B29">
            <w:pPr>
              <w:ind w:firstLineChars="0" w:firstLine="0"/>
              <w:jc w:val="center"/>
            </w:pPr>
            <w:r w:rsidRPr="00350C2D">
              <w:t>0.151</w:t>
            </w:r>
          </w:p>
        </w:tc>
      </w:tr>
      <w:tr w:rsidR="00B62D91" w14:paraId="6D2CF317" w14:textId="77777777" w:rsidTr="00B62D91">
        <w:tc>
          <w:tcPr>
            <w:tcW w:w="1026" w:type="pct"/>
            <w:vMerge/>
          </w:tcPr>
          <w:p w14:paraId="3DFCE4D8" w14:textId="77777777" w:rsidR="00921DE4" w:rsidRPr="00B62D91" w:rsidRDefault="00921DE4" w:rsidP="00B62D91">
            <w:pPr>
              <w:pStyle w:val="ac"/>
              <w:rPr>
                <w:sz w:val="24"/>
              </w:rPr>
            </w:pPr>
          </w:p>
        </w:tc>
        <w:tc>
          <w:tcPr>
            <w:tcW w:w="680" w:type="pct"/>
            <w:vMerge/>
          </w:tcPr>
          <w:p w14:paraId="29E405CA" w14:textId="77777777" w:rsidR="00921DE4" w:rsidRPr="00B62D91" w:rsidRDefault="00921DE4" w:rsidP="00B62D91">
            <w:pPr>
              <w:pStyle w:val="ac"/>
              <w:rPr>
                <w:sz w:val="24"/>
              </w:rPr>
            </w:pPr>
          </w:p>
        </w:tc>
        <w:tc>
          <w:tcPr>
            <w:tcW w:w="1111" w:type="pct"/>
          </w:tcPr>
          <w:p w14:paraId="2BBEEFA0" w14:textId="77777777" w:rsidR="00921DE4" w:rsidRDefault="00921DE4" w:rsidP="001A5B29">
            <w:pPr>
              <w:ind w:firstLineChars="0" w:firstLine="0"/>
              <w:jc w:val="center"/>
            </w:pPr>
            <w:r>
              <w:rPr>
                <w:rFonts w:hint="eastAsia"/>
              </w:rPr>
              <w:t>3</w:t>
            </w:r>
          </w:p>
        </w:tc>
        <w:tc>
          <w:tcPr>
            <w:tcW w:w="1024" w:type="pct"/>
          </w:tcPr>
          <w:p w14:paraId="56FB8D6A" w14:textId="77777777" w:rsidR="00921DE4" w:rsidRPr="00C60DCC" w:rsidRDefault="00921DE4" w:rsidP="001A5B29">
            <w:pPr>
              <w:ind w:firstLineChars="0" w:firstLine="0"/>
              <w:jc w:val="center"/>
            </w:pPr>
            <w:proofErr w:type="spellStart"/>
            <w:r w:rsidRPr="00350C2D">
              <w:t>N_rot_cat</w:t>
            </w:r>
            <w:proofErr w:type="spellEnd"/>
          </w:p>
        </w:tc>
        <w:tc>
          <w:tcPr>
            <w:tcW w:w="1159" w:type="pct"/>
          </w:tcPr>
          <w:p w14:paraId="0B6CEF82" w14:textId="77777777" w:rsidR="00921DE4" w:rsidRDefault="00921DE4" w:rsidP="001A5B29">
            <w:pPr>
              <w:ind w:firstLineChars="0" w:firstLine="0"/>
              <w:jc w:val="center"/>
            </w:pPr>
            <w:r w:rsidRPr="00350C2D">
              <w:t>0.097</w:t>
            </w:r>
          </w:p>
        </w:tc>
      </w:tr>
      <w:tr w:rsidR="00B62D91" w14:paraId="0242FC06" w14:textId="77777777" w:rsidTr="00B62D91">
        <w:tc>
          <w:tcPr>
            <w:tcW w:w="1026" w:type="pct"/>
            <w:vMerge/>
          </w:tcPr>
          <w:p w14:paraId="7076A147" w14:textId="77777777" w:rsidR="00921DE4" w:rsidRPr="00B62D91" w:rsidRDefault="00921DE4" w:rsidP="00B62D91">
            <w:pPr>
              <w:pStyle w:val="ac"/>
              <w:rPr>
                <w:sz w:val="24"/>
              </w:rPr>
            </w:pPr>
          </w:p>
        </w:tc>
        <w:tc>
          <w:tcPr>
            <w:tcW w:w="680" w:type="pct"/>
            <w:vMerge/>
          </w:tcPr>
          <w:p w14:paraId="12161E9A" w14:textId="77777777" w:rsidR="00921DE4" w:rsidRPr="00B62D91" w:rsidRDefault="00921DE4" w:rsidP="00B62D91">
            <w:pPr>
              <w:pStyle w:val="ac"/>
              <w:rPr>
                <w:sz w:val="24"/>
              </w:rPr>
            </w:pPr>
          </w:p>
        </w:tc>
        <w:tc>
          <w:tcPr>
            <w:tcW w:w="1111" w:type="pct"/>
          </w:tcPr>
          <w:p w14:paraId="75A0AC85" w14:textId="77777777" w:rsidR="00921DE4" w:rsidRDefault="00921DE4" w:rsidP="001A5B29">
            <w:pPr>
              <w:ind w:firstLineChars="0" w:firstLine="0"/>
              <w:jc w:val="center"/>
            </w:pPr>
            <w:r>
              <w:rPr>
                <w:rFonts w:hint="eastAsia"/>
              </w:rPr>
              <w:t>4</w:t>
            </w:r>
          </w:p>
        </w:tc>
        <w:tc>
          <w:tcPr>
            <w:tcW w:w="1024" w:type="pct"/>
          </w:tcPr>
          <w:p w14:paraId="30075B76" w14:textId="77777777" w:rsidR="00921DE4" w:rsidRPr="00C60DCC" w:rsidRDefault="00BE2FDB" w:rsidP="001A5B29">
            <w:pPr>
              <w:ind w:firstLineChars="0" w:firstLine="0"/>
              <w:jc w:val="center"/>
            </w:pPr>
            <w:r w:rsidRPr="00BE2FDB">
              <w:t>velocity</w:t>
            </w:r>
          </w:p>
        </w:tc>
        <w:tc>
          <w:tcPr>
            <w:tcW w:w="1159" w:type="pct"/>
          </w:tcPr>
          <w:p w14:paraId="254C7C22" w14:textId="77777777" w:rsidR="00921DE4" w:rsidRDefault="00921DE4" w:rsidP="001A5B29">
            <w:pPr>
              <w:ind w:firstLineChars="0" w:firstLine="0"/>
              <w:jc w:val="center"/>
            </w:pPr>
            <w:r>
              <w:rPr>
                <w:rFonts w:hint="eastAsia"/>
              </w:rPr>
              <w:t>0</w:t>
            </w:r>
            <w:r w:rsidR="00BE2FDB">
              <w:t>.</w:t>
            </w:r>
            <w:r w:rsidR="004E4584">
              <w:t>092</w:t>
            </w:r>
          </w:p>
        </w:tc>
      </w:tr>
      <w:tr w:rsidR="00B62D91" w14:paraId="718514CC" w14:textId="77777777" w:rsidTr="00581C22">
        <w:tc>
          <w:tcPr>
            <w:tcW w:w="1026" w:type="pct"/>
            <w:vMerge/>
            <w:tcBorders>
              <w:bottom w:val="dashSmallGap" w:sz="8" w:space="0" w:color="auto"/>
            </w:tcBorders>
          </w:tcPr>
          <w:p w14:paraId="5ECB1339" w14:textId="77777777" w:rsidR="00921DE4" w:rsidRPr="00B62D91" w:rsidRDefault="00921DE4" w:rsidP="00B62D91">
            <w:pPr>
              <w:pStyle w:val="ac"/>
              <w:rPr>
                <w:sz w:val="24"/>
              </w:rPr>
            </w:pPr>
          </w:p>
        </w:tc>
        <w:tc>
          <w:tcPr>
            <w:tcW w:w="680" w:type="pct"/>
            <w:vMerge/>
            <w:tcBorders>
              <w:bottom w:val="dashSmallGap" w:sz="8" w:space="0" w:color="auto"/>
            </w:tcBorders>
          </w:tcPr>
          <w:p w14:paraId="2FAD4F85" w14:textId="77777777" w:rsidR="00921DE4" w:rsidRPr="00B62D91" w:rsidRDefault="00921DE4" w:rsidP="00B62D91">
            <w:pPr>
              <w:pStyle w:val="ac"/>
              <w:rPr>
                <w:sz w:val="24"/>
              </w:rPr>
            </w:pPr>
          </w:p>
        </w:tc>
        <w:tc>
          <w:tcPr>
            <w:tcW w:w="1111" w:type="pct"/>
            <w:tcBorders>
              <w:bottom w:val="dashSmallGap" w:sz="8" w:space="0" w:color="auto"/>
            </w:tcBorders>
          </w:tcPr>
          <w:p w14:paraId="26D07BAF" w14:textId="77777777" w:rsidR="00921DE4" w:rsidRDefault="00921DE4" w:rsidP="001A5B29">
            <w:pPr>
              <w:ind w:firstLineChars="0" w:firstLine="0"/>
              <w:jc w:val="center"/>
            </w:pPr>
            <w:r>
              <w:rPr>
                <w:rFonts w:hint="eastAsia"/>
              </w:rPr>
              <w:t>5</w:t>
            </w:r>
          </w:p>
        </w:tc>
        <w:tc>
          <w:tcPr>
            <w:tcW w:w="1024" w:type="pct"/>
            <w:tcBorders>
              <w:bottom w:val="dashSmallGap" w:sz="8" w:space="0" w:color="auto"/>
            </w:tcBorders>
          </w:tcPr>
          <w:p w14:paraId="27259E4D" w14:textId="77777777" w:rsidR="00921DE4" w:rsidRPr="00C60DCC" w:rsidRDefault="00BE2FDB" w:rsidP="001A5B29">
            <w:pPr>
              <w:ind w:firstLineChars="0" w:firstLine="0"/>
              <w:jc w:val="center"/>
            </w:pPr>
            <w:proofErr w:type="spellStart"/>
            <w:r w:rsidRPr="00BE2FDB">
              <w:rPr>
                <w:rFonts w:cs="Times New Roman"/>
              </w:rPr>
              <w:t>Bertz_cat</w:t>
            </w:r>
            <w:proofErr w:type="spellEnd"/>
          </w:p>
        </w:tc>
        <w:tc>
          <w:tcPr>
            <w:tcW w:w="1159" w:type="pct"/>
            <w:tcBorders>
              <w:bottom w:val="dashSmallGap" w:sz="8" w:space="0" w:color="auto"/>
            </w:tcBorders>
          </w:tcPr>
          <w:p w14:paraId="6936AC83" w14:textId="77777777" w:rsidR="00921DE4" w:rsidRDefault="00921DE4" w:rsidP="001A5B29">
            <w:pPr>
              <w:ind w:firstLineChars="0" w:firstLine="0"/>
              <w:jc w:val="center"/>
            </w:pPr>
            <w:r>
              <w:rPr>
                <w:rFonts w:hint="eastAsia"/>
              </w:rPr>
              <w:t>0</w:t>
            </w:r>
            <w:r w:rsidR="00BE2FDB">
              <w:t>.090</w:t>
            </w:r>
          </w:p>
        </w:tc>
      </w:tr>
      <w:tr w:rsidR="00B62D91" w14:paraId="04067D47" w14:textId="77777777" w:rsidTr="00581C22">
        <w:tc>
          <w:tcPr>
            <w:tcW w:w="1026" w:type="pct"/>
            <w:vMerge w:val="restart"/>
            <w:tcBorders>
              <w:top w:val="dashSmallGap" w:sz="8" w:space="0" w:color="auto"/>
              <w:bottom w:val="nil"/>
            </w:tcBorders>
          </w:tcPr>
          <w:p w14:paraId="197BD5F1" w14:textId="77777777" w:rsidR="00921DE4" w:rsidRPr="00B62D91" w:rsidRDefault="00B62D91" w:rsidP="00B62D91">
            <w:pPr>
              <w:pStyle w:val="ac"/>
              <w:rPr>
                <w:sz w:val="24"/>
              </w:rPr>
            </w:pPr>
            <w:r w:rsidRPr="00B62D91">
              <w:rPr>
                <w:rFonts w:hint="eastAsia"/>
                <w:sz w:val="24"/>
              </w:rPr>
              <w:t>D</w:t>
            </w:r>
            <w:r w:rsidRPr="00B62D91">
              <w:rPr>
                <w:sz w:val="24"/>
              </w:rPr>
              <w:t>at</w:t>
            </w:r>
            <w:r>
              <w:rPr>
                <w:sz w:val="24"/>
              </w:rPr>
              <w:t>aset-B</w:t>
            </w:r>
          </w:p>
        </w:tc>
        <w:tc>
          <w:tcPr>
            <w:tcW w:w="680" w:type="pct"/>
            <w:vMerge w:val="restart"/>
            <w:tcBorders>
              <w:top w:val="dashSmallGap" w:sz="8" w:space="0" w:color="auto"/>
              <w:bottom w:val="nil"/>
            </w:tcBorders>
          </w:tcPr>
          <w:p w14:paraId="3ECB2D88" w14:textId="77777777" w:rsidR="00921DE4" w:rsidRPr="00B62D91" w:rsidRDefault="00B62D91" w:rsidP="00B62D91">
            <w:pPr>
              <w:pStyle w:val="ac"/>
              <w:rPr>
                <w:sz w:val="24"/>
              </w:rPr>
            </w:pPr>
            <w:r>
              <w:rPr>
                <w:rFonts w:hint="eastAsia"/>
                <w:sz w:val="24"/>
              </w:rPr>
              <w:t>R</w:t>
            </w:r>
            <w:r>
              <w:rPr>
                <w:sz w:val="24"/>
              </w:rPr>
              <w:t>F</w:t>
            </w:r>
          </w:p>
        </w:tc>
        <w:tc>
          <w:tcPr>
            <w:tcW w:w="1111" w:type="pct"/>
            <w:tcBorders>
              <w:top w:val="dashSmallGap" w:sz="8" w:space="0" w:color="auto"/>
              <w:bottom w:val="nil"/>
            </w:tcBorders>
          </w:tcPr>
          <w:p w14:paraId="139E8FFA" w14:textId="77777777" w:rsidR="00921DE4" w:rsidRDefault="00921DE4" w:rsidP="001A5B29">
            <w:pPr>
              <w:ind w:firstLineChars="0" w:firstLine="0"/>
              <w:jc w:val="center"/>
            </w:pPr>
            <w:r>
              <w:rPr>
                <w:rFonts w:hint="eastAsia"/>
              </w:rPr>
              <w:t>1</w:t>
            </w:r>
          </w:p>
        </w:tc>
        <w:tc>
          <w:tcPr>
            <w:tcW w:w="1024" w:type="pct"/>
            <w:tcBorders>
              <w:top w:val="dashSmallGap" w:sz="8" w:space="0" w:color="auto"/>
              <w:bottom w:val="nil"/>
            </w:tcBorders>
          </w:tcPr>
          <w:p w14:paraId="45062DEE" w14:textId="77777777" w:rsidR="00921DE4" w:rsidRPr="00C60DCC" w:rsidRDefault="00921DE4" w:rsidP="001A5B29">
            <w:pPr>
              <w:ind w:firstLineChars="0" w:firstLine="0"/>
              <w:jc w:val="center"/>
            </w:pPr>
            <w:r w:rsidRPr="00697297">
              <w:t>h</w:t>
            </w:r>
          </w:p>
        </w:tc>
        <w:tc>
          <w:tcPr>
            <w:tcW w:w="1159" w:type="pct"/>
            <w:tcBorders>
              <w:top w:val="dashSmallGap" w:sz="8" w:space="0" w:color="auto"/>
              <w:bottom w:val="nil"/>
            </w:tcBorders>
          </w:tcPr>
          <w:p w14:paraId="191CE193" w14:textId="77777777" w:rsidR="00921DE4" w:rsidRDefault="00921DE4" w:rsidP="001A5B29">
            <w:pPr>
              <w:ind w:firstLineChars="0" w:firstLine="0"/>
              <w:jc w:val="center"/>
            </w:pPr>
            <w:r>
              <w:t>0.295</w:t>
            </w:r>
          </w:p>
        </w:tc>
      </w:tr>
      <w:tr w:rsidR="00B62D91" w14:paraId="03969858" w14:textId="77777777" w:rsidTr="00581C22">
        <w:tc>
          <w:tcPr>
            <w:tcW w:w="1026" w:type="pct"/>
            <w:vMerge/>
            <w:tcBorders>
              <w:top w:val="nil"/>
              <w:bottom w:val="nil"/>
            </w:tcBorders>
          </w:tcPr>
          <w:p w14:paraId="0800BB1A" w14:textId="77777777" w:rsidR="00921DE4" w:rsidRPr="00B62D91" w:rsidRDefault="00921DE4" w:rsidP="00B62D91">
            <w:pPr>
              <w:pStyle w:val="ac"/>
              <w:rPr>
                <w:sz w:val="24"/>
              </w:rPr>
            </w:pPr>
          </w:p>
        </w:tc>
        <w:tc>
          <w:tcPr>
            <w:tcW w:w="680" w:type="pct"/>
            <w:vMerge/>
            <w:tcBorders>
              <w:top w:val="nil"/>
              <w:bottom w:val="nil"/>
            </w:tcBorders>
          </w:tcPr>
          <w:p w14:paraId="1F1691AA" w14:textId="77777777" w:rsidR="00921DE4" w:rsidRPr="00B62D91" w:rsidRDefault="00921DE4" w:rsidP="00B62D91">
            <w:pPr>
              <w:pStyle w:val="ac"/>
              <w:rPr>
                <w:sz w:val="24"/>
              </w:rPr>
            </w:pPr>
          </w:p>
        </w:tc>
        <w:tc>
          <w:tcPr>
            <w:tcW w:w="1111" w:type="pct"/>
            <w:tcBorders>
              <w:top w:val="nil"/>
              <w:bottom w:val="nil"/>
            </w:tcBorders>
          </w:tcPr>
          <w:p w14:paraId="3FDEE998" w14:textId="77777777" w:rsidR="00921DE4" w:rsidRDefault="00921DE4" w:rsidP="001A5B29">
            <w:pPr>
              <w:ind w:firstLineChars="0" w:firstLine="0"/>
              <w:jc w:val="center"/>
            </w:pPr>
            <w:r>
              <w:rPr>
                <w:rFonts w:hint="eastAsia"/>
              </w:rPr>
              <w:t>2</w:t>
            </w:r>
          </w:p>
        </w:tc>
        <w:tc>
          <w:tcPr>
            <w:tcW w:w="1024" w:type="pct"/>
            <w:tcBorders>
              <w:top w:val="nil"/>
              <w:bottom w:val="nil"/>
            </w:tcBorders>
          </w:tcPr>
          <w:p w14:paraId="65B446F4" w14:textId="77777777" w:rsidR="00921DE4" w:rsidRPr="00C60DCC" w:rsidRDefault="00921DE4" w:rsidP="001A5B29">
            <w:pPr>
              <w:ind w:firstLineChars="0" w:firstLine="0"/>
              <w:jc w:val="center"/>
            </w:pPr>
            <w:proofErr w:type="spellStart"/>
            <w:r w:rsidRPr="00697297">
              <w:t>logP_cat</w:t>
            </w:r>
            <w:proofErr w:type="spellEnd"/>
          </w:p>
        </w:tc>
        <w:tc>
          <w:tcPr>
            <w:tcW w:w="1159" w:type="pct"/>
            <w:tcBorders>
              <w:top w:val="nil"/>
              <w:bottom w:val="nil"/>
            </w:tcBorders>
          </w:tcPr>
          <w:p w14:paraId="5012FD92" w14:textId="77777777" w:rsidR="00921DE4" w:rsidRDefault="00921DE4" w:rsidP="001A5B29">
            <w:pPr>
              <w:ind w:firstLineChars="0" w:firstLine="0"/>
              <w:jc w:val="center"/>
            </w:pPr>
            <w:r>
              <w:rPr>
                <w:rFonts w:hint="eastAsia"/>
              </w:rPr>
              <w:t>0</w:t>
            </w:r>
            <w:r>
              <w:t>.191</w:t>
            </w:r>
          </w:p>
        </w:tc>
      </w:tr>
      <w:tr w:rsidR="00B62D91" w14:paraId="5019416E" w14:textId="77777777" w:rsidTr="00581C22">
        <w:tc>
          <w:tcPr>
            <w:tcW w:w="1026" w:type="pct"/>
            <w:vMerge/>
            <w:tcBorders>
              <w:top w:val="nil"/>
              <w:bottom w:val="nil"/>
            </w:tcBorders>
          </w:tcPr>
          <w:p w14:paraId="435F1454" w14:textId="77777777" w:rsidR="00921DE4" w:rsidRPr="00B62D91" w:rsidRDefault="00921DE4" w:rsidP="00B62D91">
            <w:pPr>
              <w:pStyle w:val="ac"/>
              <w:rPr>
                <w:sz w:val="24"/>
              </w:rPr>
            </w:pPr>
          </w:p>
        </w:tc>
        <w:tc>
          <w:tcPr>
            <w:tcW w:w="680" w:type="pct"/>
            <w:vMerge/>
            <w:tcBorders>
              <w:top w:val="nil"/>
              <w:bottom w:val="nil"/>
            </w:tcBorders>
          </w:tcPr>
          <w:p w14:paraId="319BA260" w14:textId="77777777" w:rsidR="00921DE4" w:rsidRPr="00B62D91" w:rsidRDefault="00921DE4" w:rsidP="00B62D91">
            <w:pPr>
              <w:pStyle w:val="ac"/>
              <w:rPr>
                <w:sz w:val="24"/>
              </w:rPr>
            </w:pPr>
          </w:p>
        </w:tc>
        <w:tc>
          <w:tcPr>
            <w:tcW w:w="1111" w:type="pct"/>
            <w:tcBorders>
              <w:top w:val="nil"/>
              <w:bottom w:val="nil"/>
            </w:tcBorders>
          </w:tcPr>
          <w:p w14:paraId="3AB0F7C5" w14:textId="77777777" w:rsidR="00921DE4" w:rsidRDefault="00921DE4" w:rsidP="001A5B29">
            <w:pPr>
              <w:ind w:firstLineChars="0" w:firstLine="0"/>
              <w:jc w:val="center"/>
            </w:pPr>
            <w:r>
              <w:rPr>
                <w:rFonts w:hint="eastAsia"/>
              </w:rPr>
              <w:t>3</w:t>
            </w:r>
          </w:p>
        </w:tc>
        <w:tc>
          <w:tcPr>
            <w:tcW w:w="1024" w:type="pct"/>
            <w:tcBorders>
              <w:top w:val="nil"/>
              <w:bottom w:val="nil"/>
            </w:tcBorders>
          </w:tcPr>
          <w:p w14:paraId="321E1191" w14:textId="77777777" w:rsidR="00921DE4" w:rsidRPr="00C60DCC" w:rsidRDefault="00921DE4" w:rsidP="001A5B29">
            <w:pPr>
              <w:ind w:firstLineChars="0" w:firstLine="0"/>
              <w:jc w:val="center"/>
            </w:pPr>
            <w:r w:rsidRPr="00697297">
              <w:t>velocity</w:t>
            </w:r>
          </w:p>
        </w:tc>
        <w:tc>
          <w:tcPr>
            <w:tcW w:w="1159" w:type="pct"/>
            <w:tcBorders>
              <w:top w:val="nil"/>
              <w:bottom w:val="nil"/>
            </w:tcBorders>
          </w:tcPr>
          <w:p w14:paraId="4694A8B7" w14:textId="77777777" w:rsidR="00921DE4" w:rsidRDefault="00921DE4" w:rsidP="001A5B29">
            <w:pPr>
              <w:ind w:firstLineChars="0" w:firstLine="0"/>
              <w:jc w:val="center"/>
            </w:pPr>
            <w:r>
              <w:rPr>
                <w:rFonts w:hint="eastAsia"/>
              </w:rPr>
              <w:t>0</w:t>
            </w:r>
            <w:r>
              <w:t>.101</w:t>
            </w:r>
          </w:p>
        </w:tc>
      </w:tr>
      <w:tr w:rsidR="00B62D91" w14:paraId="67E383E3" w14:textId="77777777" w:rsidTr="00581C22">
        <w:tc>
          <w:tcPr>
            <w:tcW w:w="1026" w:type="pct"/>
            <w:vMerge/>
            <w:tcBorders>
              <w:top w:val="nil"/>
              <w:bottom w:val="nil"/>
            </w:tcBorders>
          </w:tcPr>
          <w:p w14:paraId="73F007B4" w14:textId="77777777" w:rsidR="00921DE4" w:rsidRPr="00B62D91" w:rsidRDefault="00921DE4" w:rsidP="00B62D91">
            <w:pPr>
              <w:pStyle w:val="ac"/>
              <w:rPr>
                <w:sz w:val="24"/>
              </w:rPr>
            </w:pPr>
          </w:p>
        </w:tc>
        <w:tc>
          <w:tcPr>
            <w:tcW w:w="680" w:type="pct"/>
            <w:vMerge/>
            <w:tcBorders>
              <w:top w:val="nil"/>
              <w:bottom w:val="nil"/>
            </w:tcBorders>
          </w:tcPr>
          <w:p w14:paraId="5A647010" w14:textId="77777777" w:rsidR="00921DE4" w:rsidRPr="00B62D91" w:rsidRDefault="00921DE4" w:rsidP="00B62D91">
            <w:pPr>
              <w:pStyle w:val="ac"/>
              <w:rPr>
                <w:sz w:val="24"/>
              </w:rPr>
            </w:pPr>
          </w:p>
        </w:tc>
        <w:tc>
          <w:tcPr>
            <w:tcW w:w="1111" w:type="pct"/>
            <w:tcBorders>
              <w:top w:val="nil"/>
              <w:bottom w:val="nil"/>
            </w:tcBorders>
          </w:tcPr>
          <w:p w14:paraId="5A2BF066" w14:textId="77777777" w:rsidR="00921DE4" w:rsidRDefault="00921DE4" w:rsidP="001A5B29">
            <w:pPr>
              <w:ind w:firstLineChars="0" w:firstLine="0"/>
              <w:jc w:val="center"/>
            </w:pPr>
            <w:r>
              <w:rPr>
                <w:rFonts w:hint="eastAsia"/>
              </w:rPr>
              <w:t>4</w:t>
            </w:r>
          </w:p>
        </w:tc>
        <w:tc>
          <w:tcPr>
            <w:tcW w:w="1024" w:type="pct"/>
            <w:tcBorders>
              <w:top w:val="nil"/>
              <w:bottom w:val="nil"/>
            </w:tcBorders>
          </w:tcPr>
          <w:p w14:paraId="62B26A0B" w14:textId="77777777" w:rsidR="00921DE4" w:rsidRPr="00C60DCC" w:rsidRDefault="00921DE4" w:rsidP="001A5B29">
            <w:pPr>
              <w:ind w:firstLineChars="0" w:firstLine="0"/>
              <w:jc w:val="center"/>
            </w:pPr>
            <w:proofErr w:type="spellStart"/>
            <w:r w:rsidRPr="0077309A">
              <w:rPr>
                <w:rFonts w:cs="Times New Roman"/>
              </w:rPr>
              <w:t>γ</w:t>
            </w:r>
            <w:r w:rsidRPr="0077309A">
              <w:rPr>
                <w:rFonts w:cs="Times New Roman"/>
              </w:rPr>
              <w:softHyphen/>
            </w:r>
            <w:r w:rsidRPr="0077309A">
              <w:rPr>
                <w:rFonts w:cs="Times New Roman"/>
              </w:rPr>
              <w:softHyphen/>
            </w:r>
            <w:r w:rsidRPr="0077309A">
              <w:rPr>
                <w:rFonts w:cs="Times New Roman"/>
              </w:rPr>
              <w:softHyphen/>
              <w:t>_s</w:t>
            </w:r>
            <w:proofErr w:type="spellEnd"/>
          </w:p>
        </w:tc>
        <w:tc>
          <w:tcPr>
            <w:tcW w:w="1159" w:type="pct"/>
            <w:tcBorders>
              <w:top w:val="nil"/>
              <w:bottom w:val="nil"/>
            </w:tcBorders>
          </w:tcPr>
          <w:p w14:paraId="719B24E6" w14:textId="77777777" w:rsidR="00921DE4" w:rsidRDefault="00921DE4" w:rsidP="001A5B29">
            <w:pPr>
              <w:ind w:firstLineChars="0" w:firstLine="0"/>
              <w:jc w:val="center"/>
            </w:pPr>
            <w:r>
              <w:rPr>
                <w:rFonts w:hint="eastAsia"/>
              </w:rPr>
              <w:t>0</w:t>
            </w:r>
            <w:r>
              <w:t>.075</w:t>
            </w:r>
          </w:p>
        </w:tc>
      </w:tr>
      <w:tr w:rsidR="00B62D91" w14:paraId="7BAD03C8" w14:textId="77777777" w:rsidTr="00581C22">
        <w:tc>
          <w:tcPr>
            <w:tcW w:w="1026" w:type="pct"/>
            <w:vMerge/>
            <w:tcBorders>
              <w:top w:val="nil"/>
              <w:bottom w:val="dashSmallGap" w:sz="8" w:space="0" w:color="auto"/>
            </w:tcBorders>
          </w:tcPr>
          <w:p w14:paraId="1E4790E1" w14:textId="77777777" w:rsidR="00921DE4" w:rsidRPr="00B62D91" w:rsidRDefault="00921DE4" w:rsidP="00B62D91">
            <w:pPr>
              <w:pStyle w:val="ac"/>
              <w:rPr>
                <w:sz w:val="24"/>
              </w:rPr>
            </w:pPr>
          </w:p>
        </w:tc>
        <w:tc>
          <w:tcPr>
            <w:tcW w:w="680" w:type="pct"/>
            <w:vMerge/>
            <w:tcBorders>
              <w:top w:val="nil"/>
              <w:bottom w:val="dashSmallGap" w:sz="8" w:space="0" w:color="auto"/>
            </w:tcBorders>
          </w:tcPr>
          <w:p w14:paraId="3A8DD36B" w14:textId="77777777" w:rsidR="00921DE4" w:rsidRPr="00B62D91" w:rsidRDefault="00921DE4" w:rsidP="00B62D91">
            <w:pPr>
              <w:pStyle w:val="ac"/>
              <w:rPr>
                <w:sz w:val="24"/>
              </w:rPr>
            </w:pPr>
          </w:p>
        </w:tc>
        <w:tc>
          <w:tcPr>
            <w:tcW w:w="1111" w:type="pct"/>
            <w:tcBorders>
              <w:top w:val="nil"/>
              <w:bottom w:val="dashSmallGap" w:sz="8" w:space="0" w:color="auto"/>
            </w:tcBorders>
          </w:tcPr>
          <w:p w14:paraId="6DF474E1" w14:textId="77777777" w:rsidR="00921DE4" w:rsidRDefault="00921DE4" w:rsidP="001A5B29">
            <w:pPr>
              <w:ind w:firstLineChars="0" w:firstLine="0"/>
              <w:jc w:val="center"/>
            </w:pPr>
            <w:r>
              <w:rPr>
                <w:rFonts w:hint="eastAsia"/>
              </w:rPr>
              <w:t>5</w:t>
            </w:r>
          </w:p>
        </w:tc>
        <w:tc>
          <w:tcPr>
            <w:tcW w:w="1024" w:type="pct"/>
            <w:tcBorders>
              <w:top w:val="nil"/>
              <w:bottom w:val="dashSmallGap" w:sz="8" w:space="0" w:color="auto"/>
            </w:tcBorders>
          </w:tcPr>
          <w:p w14:paraId="5634C0BE" w14:textId="77777777" w:rsidR="00921DE4" w:rsidRPr="0077309A" w:rsidRDefault="00921DE4" w:rsidP="001A5B29">
            <w:pPr>
              <w:ind w:firstLineChars="0" w:firstLine="0"/>
              <w:jc w:val="center"/>
              <w:rPr>
                <w:rFonts w:cs="Times New Roman"/>
              </w:rPr>
            </w:pPr>
            <w:proofErr w:type="spellStart"/>
            <w:r w:rsidRPr="00445446">
              <w:rPr>
                <w:rFonts w:cs="Times New Roman"/>
              </w:rPr>
              <w:t>N_rot_cat</w:t>
            </w:r>
            <w:proofErr w:type="spellEnd"/>
          </w:p>
        </w:tc>
        <w:tc>
          <w:tcPr>
            <w:tcW w:w="1159" w:type="pct"/>
            <w:tcBorders>
              <w:top w:val="nil"/>
              <w:bottom w:val="dashSmallGap" w:sz="8" w:space="0" w:color="auto"/>
            </w:tcBorders>
          </w:tcPr>
          <w:p w14:paraId="40D30D2B" w14:textId="77777777" w:rsidR="00921DE4" w:rsidRDefault="00921DE4" w:rsidP="001A5B29">
            <w:pPr>
              <w:ind w:firstLineChars="0" w:firstLine="0"/>
              <w:jc w:val="center"/>
            </w:pPr>
            <w:r w:rsidRPr="00445446">
              <w:t>0.07</w:t>
            </w:r>
            <w:r>
              <w:t>0</w:t>
            </w:r>
          </w:p>
        </w:tc>
      </w:tr>
      <w:tr w:rsidR="00B62D91" w14:paraId="5F8C6DBF" w14:textId="77777777" w:rsidTr="00581C22">
        <w:tc>
          <w:tcPr>
            <w:tcW w:w="1026" w:type="pct"/>
            <w:vMerge w:val="restart"/>
            <w:tcBorders>
              <w:top w:val="dashSmallGap" w:sz="8" w:space="0" w:color="auto"/>
            </w:tcBorders>
          </w:tcPr>
          <w:p w14:paraId="377715B4" w14:textId="77777777" w:rsidR="00921DE4" w:rsidRPr="00B62D91" w:rsidRDefault="00B62D91" w:rsidP="00B62D91">
            <w:pPr>
              <w:pStyle w:val="ac"/>
              <w:rPr>
                <w:sz w:val="24"/>
              </w:rPr>
            </w:pPr>
            <w:r w:rsidRPr="00B62D91">
              <w:rPr>
                <w:rFonts w:hint="eastAsia"/>
                <w:sz w:val="24"/>
              </w:rPr>
              <w:t>D</w:t>
            </w:r>
            <w:r w:rsidRPr="00B62D91">
              <w:rPr>
                <w:sz w:val="24"/>
              </w:rPr>
              <w:t>at</w:t>
            </w:r>
            <w:r>
              <w:rPr>
                <w:sz w:val="24"/>
              </w:rPr>
              <w:t>aset-B</w:t>
            </w:r>
          </w:p>
        </w:tc>
        <w:tc>
          <w:tcPr>
            <w:tcW w:w="680" w:type="pct"/>
            <w:vMerge w:val="restart"/>
            <w:tcBorders>
              <w:top w:val="dashSmallGap" w:sz="8" w:space="0" w:color="auto"/>
            </w:tcBorders>
          </w:tcPr>
          <w:p w14:paraId="6E887294" w14:textId="77777777" w:rsidR="00921DE4" w:rsidRPr="00B62D91" w:rsidRDefault="00B62D91" w:rsidP="00B62D91">
            <w:pPr>
              <w:pStyle w:val="ac"/>
              <w:rPr>
                <w:sz w:val="24"/>
              </w:rPr>
            </w:pPr>
            <w:proofErr w:type="spellStart"/>
            <w:r>
              <w:rPr>
                <w:rFonts w:hint="eastAsia"/>
                <w:sz w:val="24"/>
              </w:rPr>
              <w:t>X</w:t>
            </w:r>
            <w:r>
              <w:rPr>
                <w:sz w:val="24"/>
              </w:rPr>
              <w:t>GBoost</w:t>
            </w:r>
            <w:proofErr w:type="spellEnd"/>
          </w:p>
        </w:tc>
        <w:tc>
          <w:tcPr>
            <w:tcW w:w="1111" w:type="pct"/>
            <w:tcBorders>
              <w:top w:val="dashSmallGap" w:sz="8" w:space="0" w:color="auto"/>
            </w:tcBorders>
          </w:tcPr>
          <w:p w14:paraId="03A08FF4" w14:textId="77777777" w:rsidR="00921DE4" w:rsidRDefault="00921DE4" w:rsidP="001A5B29">
            <w:pPr>
              <w:ind w:firstLineChars="0" w:firstLine="0"/>
              <w:jc w:val="center"/>
            </w:pPr>
            <w:r>
              <w:rPr>
                <w:rFonts w:hint="eastAsia"/>
              </w:rPr>
              <w:t>1</w:t>
            </w:r>
          </w:p>
        </w:tc>
        <w:tc>
          <w:tcPr>
            <w:tcW w:w="1024" w:type="pct"/>
            <w:tcBorders>
              <w:top w:val="dashSmallGap" w:sz="8" w:space="0" w:color="auto"/>
            </w:tcBorders>
          </w:tcPr>
          <w:p w14:paraId="41BF449B" w14:textId="77777777" w:rsidR="00921DE4" w:rsidRPr="0077309A" w:rsidRDefault="00EB131E" w:rsidP="001A5B29">
            <w:pPr>
              <w:ind w:firstLineChars="0" w:firstLine="0"/>
              <w:jc w:val="center"/>
              <w:rPr>
                <w:rFonts w:cs="Times New Roman"/>
              </w:rPr>
            </w:pPr>
            <w:r>
              <w:rPr>
                <w:rFonts w:cs="Times New Roman" w:hint="eastAsia"/>
              </w:rPr>
              <w:t>h</w:t>
            </w:r>
          </w:p>
        </w:tc>
        <w:tc>
          <w:tcPr>
            <w:tcW w:w="1159" w:type="pct"/>
            <w:tcBorders>
              <w:top w:val="dashSmallGap" w:sz="8" w:space="0" w:color="auto"/>
            </w:tcBorders>
          </w:tcPr>
          <w:p w14:paraId="61B7B44A" w14:textId="77777777" w:rsidR="00921DE4" w:rsidRDefault="00EB131E" w:rsidP="001A5B29">
            <w:pPr>
              <w:ind w:firstLineChars="0" w:firstLine="0"/>
              <w:jc w:val="center"/>
            </w:pPr>
            <w:r>
              <w:rPr>
                <w:rFonts w:hint="eastAsia"/>
              </w:rPr>
              <w:t>0</w:t>
            </w:r>
            <w:r>
              <w:t>.361</w:t>
            </w:r>
          </w:p>
        </w:tc>
      </w:tr>
      <w:tr w:rsidR="00921DE4" w14:paraId="0A8D51E7" w14:textId="77777777" w:rsidTr="00B62D91">
        <w:tc>
          <w:tcPr>
            <w:tcW w:w="1026" w:type="pct"/>
            <w:vMerge/>
          </w:tcPr>
          <w:p w14:paraId="295B23B0" w14:textId="77777777" w:rsidR="00921DE4" w:rsidRDefault="00921DE4" w:rsidP="00921DE4">
            <w:pPr>
              <w:ind w:firstLine="480"/>
              <w:jc w:val="center"/>
            </w:pPr>
          </w:p>
        </w:tc>
        <w:tc>
          <w:tcPr>
            <w:tcW w:w="680" w:type="pct"/>
            <w:vMerge/>
          </w:tcPr>
          <w:p w14:paraId="2874CE9C" w14:textId="77777777" w:rsidR="00921DE4" w:rsidRDefault="00921DE4" w:rsidP="00921DE4">
            <w:pPr>
              <w:ind w:firstLine="480"/>
              <w:jc w:val="center"/>
            </w:pPr>
          </w:p>
        </w:tc>
        <w:tc>
          <w:tcPr>
            <w:tcW w:w="1111" w:type="pct"/>
          </w:tcPr>
          <w:p w14:paraId="24270EF0" w14:textId="77777777" w:rsidR="00921DE4" w:rsidRDefault="00921DE4" w:rsidP="001A5B29">
            <w:pPr>
              <w:ind w:firstLineChars="0" w:firstLine="0"/>
              <w:jc w:val="center"/>
            </w:pPr>
            <w:r>
              <w:rPr>
                <w:rFonts w:hint="eastAsia"/>
              </w:rPr>
              <w:t>2</w:t>
            </w:r>
          </w:p>
        </w:tc>
        <w:tc>
          <w:tcPr>
            <w:tcW w:w="1024" w:type="pct"/>
          </w:tcPr>
          <w:p w14:paraId="0974E5FB" w14:textId="77777777" w:rsidR="00921DE4" w:rsidRPr="0077309A" w:rsidRDefault="00EB131E" w:rsidP="001A5B29">
            <w:pPr>
              <w:ind w:firstLineChars="0" w:firstLine="0"/>
              <w:jc w:val="center"/>
              <w:rPr>
                <w:rFonts w:cs="Times New Roman"/>
              </w:rPr>
            </w:pPr>
            <w:proofErr w:type="spellStart"/>
            <w:r w:rsidRPr="00EB131E">
              <w:rPr>
                <w:rFonts w:cs="Times New Roman"/>
              </w:rPr>
              <w:t>logP_cat</w:t>
            </w:r>
            <w:proofErr w:type="spellEnd"/>
          </w:p>
        </w:tc>
        <w:tc>
          <w:tcPr>
            <w:tcW w:w="1159" w:type="pct"/>
          </w:tcPr>
          <w:p w14:paraId="64A78B06" w14:textId="77777777" w:rsidR="00921DE4" w:rsidRDefault="00EB131E" w:rsidP="001A5B29">
            <w:pPr>
              <w:ind w:firstLineChars="0" w:firstLine="0"/>
              <w:jc w:val="center"/>
            </w:pPr>
            <w:r>
              <w:rPr>
                <w:rFonts w:hint="eastAsia"/>
              </w:rPr>
              <w:t>0</w:t>
            </w:r>
            <w:r>
              <w:t>.302</w:t>
            </w:r>
          </w:p>
        </w:tc>
      </w:tr>
      <w:tr w:rsidR="00921DE4" w14:paraId="58D866CE" w14:textId="77777777" w:rsidTr="00B62D91">
        <w:tc>
          <w:tcPr>
            <w:tcW w:w="1026" w:type="pct"/>
            <w:vMerge/>
          </w:tcPr>
          <w:p w14:paraId="6A8BD3E5" w14:textId="77777777" w:rsidR="00921DE4" w:rsidRDefault="00921DE4" w:rsidP="00921DE4">
            <w:pPr>
              <w:ind w:firstLine="480"/>
              <w:jc w:val="center"/>
            </w:pPr>
          </w:p>
        </w:tc>
        <w:tc>
          <w:tcPr>
            <w:tcW w:w="680" w:type="pct"/>
            <w:vMerge/>
          </w:tcPr>
          <w:p w14:paraId="114CF540" w14:textId="77777777" w:rsidR="00921DE4" w:rsidRDefault="00921DE4" w:rsidP="00921DE4">
            <w:pPr>
              <w:ind w:firstLine="480"/>
              <w:jc w:val="center"/>
            </w:pPr>
          </w:p>
        </w:tc>
        <w:tc>
          <w:tcPr>
            <w:tcW w:w="1111" w:type="pct"/>
          </w:tcPr>
          <w:p w14:paraId="506951CB" w14:textId="77777777" w:rsidR="00921DE4" w:rsidRDefault="00921DE4" w:rsidP="001A5B29">
            <w:pPr>
              <w:ind w:firstLineChars="0" w:firstLine="0"/>
              <w:jc w:val="center"/>
            </w:pPr>
            <w:r>
              <w:rPr>
                <w:rFonts w:hint="eastAsia"/>
              </w:rPr>
              <w:t>3</w:t>
            </w:r>
          </w:p>
        </w:tc>
        <w:tc>
          <w:tcPr>
            <w:tcW w:w="1024" w:type="pct"/>
          </w:tcPr>
          <w:p w14:paraId="7373C5C4" w14:textId="77777777" w:rsidR="00921DE4" w:rsidRPr="0077309A" w:rsidRDefault="00EB131E" w:rsidP="001A5B29">
            <w:pPr>
              <w:ind w:firstLineChars="0" w:firstLine="0"/>
              <w:jc w:val="center"/>
              <w:rPr>
                <w:rFonts w:cs="Times New Roman"/>
              </w:rPr>
            </w:pPr>
            <w:r w:rsidRPr="00EB131E">
              <w:rPr>
                <w:rFonts w:cs="Times New Roman"/>
              </w:rPr>
              <w:t>velocity</w:t>
            </w:r>
          </w:p>
        </w:tc>
        <w:tc>
          <w:tcPr>
            <w:tcW w:w="1159" w:type="pct"/>
          </w:tcPr>
          <w:p w14:paraId="3B76D50F" w14:textId="77777777" w:rsidR="00921DE4" w:rsidRDefault="00EB131E" w:rsidP="001A5B29">
            <w:pPr>
              <w:ind w:firstLineChars="0" w:firstLine="0"/>
              <w:jc w:val="center"/>
            </w:pPr>
            <w:r>
              <w:rPr>
                <w:rFonts w:hint="eastAsia"/>
              </w:rPr>
              <w:t>0</w:t>
            </w:r>
            <w:r>
              <w:t>.135</w:t>
            </w:r>
          </w:p>
        </w:tc>
      </w:tr>
      <w:tr w:rsidR="00921DE4" w14:paraId="5AEA6F7E" w14:textId="77777777" w:rsidTr="00B62D91">
        <w:tc>
          <w:tcPr>
            <w:tcW w:w="1026" w:type="pct"/>
            <w:vMerge/>
          </w:tcPr>
          <w:p w14:paraId="00ECDC2F" w14:textId="77777777" w:rsidR="00921DE4" w:rsidRDefault="00921DE4" w:rsidP="00921DE4">
            <w:pPr>
              <w:ind w:firstLine="480"/>
              <w:jc w:val="center"/>
            </w:pPr>
          </w:p>
        </w:tc>
        <w:tc>
          <w:tcPr>
            <w:tcW w:w="680" w:type="pct"/>
            <w:vMerge/>
          </w:tcPr>
          <w:p w14:paraId="19C7A768" w14:textId="77777777" w:rsidR="00921DE4" w:rsidRDefault="00921DE4" w:rsidP="00921DE4">
            <w:pPr>
              <w:ind w:firstLine="480"/>
              <w:jc w:val="center"/>
            </w:pPr>
          </w:p>
        </w:tc>
        <w:tc>
          <w:tcPr>
            <w:tcW w:w="1111" w:type="pct"/>
          </w:tcPr>
          <w:p w14:paraId="1B6DFA54" w14:textId="77777777" w:rsidR="00921DE4" w:rsidRDefault="00921DE4" w:rsidP="001A5B29">
            <w:pPr>
              <w:ind w:firstLineChars="0" w:firstLine="0"/>
              <w:jc w:val="center"/>
            </w:pPr>
            <w:r>
              <w:rPr>
                <w:rFonts w:hint="eastAsia"/>
              </w:rPr>
              <w:t>4</w:t>
            </w:r>
          </w:p>
        </w:tc>
        <w:tc>
          <w:tcPr>
            <w:tcW w:w="1024" w:type="pct"/>
          </w:tcPr>
          <w:p w14:paraId="65293AAC" w14:textId="77777777" w:rsidR="00921DE4" w:rsidRPr="0077309A" w:rsidRDefault="00EB131E" w:rsidP="001A5B29">
            <w:pPr>
              <w:ind w:firstLineChars="0" w:firstLine="0"/>
              <w:jc w:val="center"/>
              <w:rPr>
                <w:rFonts w:cs="Times New Roman"/>
              </w:rPr>
            </w:pPr>
            <w:proofErr w:type="spellStart"/>
            <w:r w:rsidRPr="00EB131E">
              <w:rPr>
                <w:rFonts w:cs="Times New Roman"/>
              </w:rPr>
              <w:t>I_ss</w:t>
            </w:r>
            <w:proofErr w:type="spellEnd"/>
          </w:p>
        </w:tc>
        <w:tc>
          <w:tcPr>
            <w:tcW w:w="1159" w:type="pct"/>
          </w:tcPr>
          <w:p w14:paraId="79BCCBFC" w14:textId="77777777" w:rsidR="00921DE4" w:rsidRDefault="00EB131E" w:rsidP="001A5B29">
            <w:pPr>
              <w:ind w:firstLineChars="0" w:firstLine="0"/>
              <w:jc w:val="center"/>
            </w:pPr>
            <w:r>
              <w:rPr>
                <w:rFonts w:hint="eastAsia"/>
              </w:rPr>
              <w:t>0</w:t>
            </w:r>
            <w:r>
              <w:t>.104</w:t>
            </w:r>
          </w:p>
        </w:tc>
      </w:tr>
      <w:tr w:rsidR="00921DE4" w14:paraId="7A8C7568" w14:textId="77777777" w:rsidTr="00B62D91">
        <w:tc>
          <w:tcPr>
            <w:tcW w:w="1026" w:type="pct"/>
            <w:vMerge/>
          </w:tcPr>
          <w:p w14:paraId="6EC412CE" w14:textId="77777777" w:rsidR="00921DE4" w:rsidRDefault="00921DE4" w:rsidP="00921DE4">
            <w:pPr>
              <w:ind w:firstLine="480"/>
              <w:jc w:val="center"/>
            </w:pPr>
          </w:p>
        </w:tc>
        <w:tc>
          <w:tcPr>
            <w:tcW w:w="680" w:type="pct"/>
            <w:vMerge/>
          </w:tcPr>
          <w:p w14:paraId="73126776" w14:textId="77777777" w:rsidR="00921DE4" w:rsidRDefault="00921DE4" w:rsidP="00921DE4">
            <w:pPr>
              <w:ind w:firstLine="480"/>
              <w:jc w:val="center"/>
            </w:pPr>
          </w:p>
        </w:tc>
        <w:tc>
          <w:tcPr>
            <w:tcW w:w="1111" w:type="pct"/>
          </w:tcPr>
          <w:p w14:paraId="2418192C" w14:textId="77777777" w:rsidR="00921DE4" w:rsidRDefault="00921DE4" w:rsidP="001A5B29">
            <w:pPr>
              <w:ind w:firstLineChars="0" w:firstLine="0"/>
              <w:jc w:val="center"/>
            </w:pPr>
            <w:r>
              <w:rPr>
                <w:rFonts w:hint="eastAsia"/>
              </w:rPr>
              <w:t>5</w:t>
            </w:r>
          </w:p>
        </w:tc>
        <w:tc>
          <w:tcPr>
            <w:tcW w:w="1024" w:type="pct"/>
          </w:tcPr>
          <w:p w14:paraId="4B8A77D6" w14:textId="77777777" w:rsidR="00921DE4" w:rsidRPr="00EB131E" w:rsidRDefault="00EB131E" w:rsidP="001A5B29">
            <w:pPr>
              <w:ind w:firstLineChars="0" w:firstLine="0"/>
              <w:jc w:val="center"/>
              <w:rPr>
                <w:rFonts w:cs="Times New Roman"/>
              </w:rPr>
            </w:pPr>
            <w:proofErr w:type="spellStart"/>
            <w:r w:rsidRPr="00EB131E">
              <w:rPr>
                <w:rFonts w:cs="Times New Roman"/>
              </w:rPr>
              <w:t>σ_s</w:t>
            </w:r>
            <w:proofErr w:type="spellEnd"/>
          </w:p>
        </w:tc>
        <w:tc>
          <w:tcPr>
            <w:tcW w:w="1159" w:type="pct"/>
          </w:tcPr>
          <w:p w14:paraId="1A243831" w14:textId="77777777" w:rsidR="00921DE4" w:rsidRDefault="00EB131E" w:rsidP="001A5B29">
            <w:pPr>
              <w:ind w:firstLineChars="0" w:firstLine="0"/>
              <w:jc w:val="center"/>
            </w:pPr>
            <w:r>
              <w:rPr>
                <w:rFonts w:hint="eastAsia"/>
              </w:rPr>
              <w:t>0</w:t>
            </w:r>
            <w:r>
              <w:t>.052</w:t>
            </w:r>
          </w:p>
        </w:tc>
      </w:tr>
    </w:tbl>
    <w:p w14:paraId="79810D2A" w14:textId="77777777" w:rsidR="00B62D91" w:rsidRPr="00B62D91" w:rsidRDefault="00B62D91" w:rsidP="00EA3B4A">
      <w:pPr>
        <w:ind w:firstLine="480"/>
      </w:pPr>
      <w:r w:rsidRPr="00CD3A91">
        <w:rPr>
          <w:rFonts w:hint="eastAsia"/>
        </w:rPr>
        <w:t>为便于跨数据集与跨模型对比，本文将</w:t>
      </w:r>
      <w:r w:rsidR="00581C22">
        <w:t>4</w:t>
      </w:r>
      <w:r w:rsidR="00581C22">
        <w:rPr>
          <w:rFonts w:hint="eastAsia"/>
        </w:rPr>
        <w:t>类模型的贡献排名</w:t>
      </w:r>
      <w:r w:rsidR="00581C22">
        <w:rPr>
          <w:rFonts w:hint="eastAsia"/>
        </w:rPr>
        <w:t>Top</w:t>
      </w:r>
      <w:r w:rsidR="00581C22" w:rsidRPr="00582C38">
        <w:rPr>
          <w:rFonts w:hint="eastAsia"/>
        </w:rPr>
        <w:t>5</w:t>
      </w:r>
      <w:r w:rsidR="00581C22">
        <w:rPr>
          <w:rFonts w:hint="eastAsia"/>
        </w:rPr>
        <w:t>的关键描</w:t>
      </w:r>
      <w:r w:rsidR="00581C22">
        <w:rPr>
          <w:rFonts w:hint="eastAsia"/>
        </w:rPr>
        <w:lastRenderedPageBreak/>
        <w:t>述符</w:t>
      </w:r>
      <w:r w:rsidRPr="00CD3A91">
        <w:rPr>
          <w:rFonts w:hint="eastAsia"/>
        </w:rPr>
        <w:t>汇总于表</w:t>
      </w:r>
      <w:r>
        <w:rPr>
          <w:rFonts w:hint="eastAsia"/>
        </w:rPr>
        <w:t>3</w:t>
      </w:r>
      <w:r>
        <w:t>.6</w:t>
      </w:r>
      <w:r>
        <w:rPr>
          <w:rFonts w:hint="eastAsia"/>
        </w:rPr>
        <w:t>。分析图表可知</w:t>
      </w:r>
      <w:r w:rsidR="00581C22">
        <w:rPr>
          <w:rFonts w:hint="eastAsia"/>
        </w:rPr>
        <w:t>：</w:t>
      </w:r>
      <w:r>
        <w:rPr>
          <w:rFonts w:hint="eastAsia"/>
        </w:rPr>
        <w:t>对</w:t>
      </w:r>
      <w:r w:rsidR="00581C22">
        <w:rPr>
          <w:rFonts w:hint="eastAsia"/>
        </w:rPr>
        <w:t>不含膜厚</w:t>
      </w:r>
      <w:r>
        <w:rPr>
          <w:rFonts w:hint="eastAsia"/>
        </w:rPr>
        <w:t>Dataset-A</w:t>
      </w:r>
      <w:r>
        <w:rPr>
          <w:rFonts w:hint="eastAsia"/>
        </w:rPr>
        <w:t>的</w:t>
      </w:r>
      <w:proofErr w:type="spellStart"/>
      <w:r>
        <w:rPr>
          <w:rFonts w:hint="eastAsia"/>
        </w:rPr>
        <w:t>CatBoost</w:t>
      </w:r>
      <w:proofErr w:type="spellEnd"/>
      <w:r w:rsidR="00581C22">
        <w:rPr>
          <w:rFonts w:hint="eastAsia"/>
        </w:rPr>
        <w:t>模型，影响贡献</w:t>
      </w:r>
      <w:r w:rsidR="00581C22">
        <w:rPr>
          <w:rFonts w:hint="eastAsia"/>
        </w:rPr>
        <w:t>Top</w:t>
      </w:r>
      <w:r w:rsidR="00581C22" w:rsidRPr="00582C38">
        <w:rPr>
          <w:rFonts w:hint="eastAsia"/>
        </w:rPr>
        <w:t>5</w:t>
      </w:r>
      <w:r>
        <w:rPr>
          <w:rFonts w:hint="eastAsia"/>
        </w:rPr>
        <w:t>的</w:t>
      </w:r>
      <w:r w:rsidR="00581C22">
        <w:rPr>
          <w:rFonts w:hint="eastAsia"/>
        </w:rPr>
        <w:t>描述符</w:t>
      </w:r>
      <w:r>
        <w:rPr>
          <w:rFonts w:hint="eastAsia"/>
        </w:rPr>
        <w:t>依次为</w:t>
      </w:r>
      <w:proofErr w:type="spellStart"/>
      <w:r>
        <w:t>x</w:t>
      </w:r>
      <w:r>
        <w:rPr>
          <w:rFonts w:hint="eastAsia"/>
        </w:rPr>
        <w:t>_</w:t>
      </w:r>
      <w:r>
        <w:t>IL</w:t>
      </w:r>
      <w:proofErr w:type="spellEnd"/>
      <w:r w:rsidR="00A047A7">
        <w:rPr>
          <w:rFonts w:hint="eastAsia"/>
        </w:rPr>
        <w:t>（离子液体摩尔分数）、</w:t>
      </w:r>
      <w:proofErr w:type="spellStart"/>
      <w:r>
        <w:rPr>
          <w:rFonts w:hint="eastAsia"/>
        </w:rPr>
        <w:t>Rq</w:t>
      </w:r>
      <w:proofErr w:type="spellEnd"/>
      <w:r w:rsidR="00A047A7">
        <w:rPr>
          <w:rFonts w:hint="eastAsia"/>
        </w:rPr>
        <w:t>（表面粗糙度）、</w:t>
      </w:r>
      <w:r>
        <w:rPr>
          <w:rFonts w:hint="eastAsia"/>
        </w:rPr>
        <w:t>Potential</w:t>
      </w:r>
      <w:r w:rsidR="00A047A7">
        <w:rPr>
          <w:rFonts w:hint="eastAsia"/>
        </w:rPr>
        <w:t>（外加电压）、</w:t>
      </w:r>
      <w:proofErr w:type="spellStart"/>
      <w:r>
        <w:rPr>
          <w:rFonts w:hint="eastAsia"/>
        </w:rPr>
        <w:t>Bertz</w:t>
      </w:r>
      <w:r>
        <w:t>_an</w:t>
      </w:r>
      <w:proofErr w:type="spellEnd"/>
      <w:r w:rsidR="00A047A7">
        <w:rPr>
          <w:rFonts w:hint="eastAsia"/>
        </w:rPr>
        <w:t>（</w:t>
      </w:r>
      <w:r w:rsidR="00A047A7">
        <w:t>（阴离子</w:t>
      </w:r>
      <w:r w:rsidR="00A047A7">
        <w:t>Bertz</w:t>
      </w:r>
      <w:r w:rsidR="00A047A7">
        <w:t>复杂度指数</w:t>
      </w:r>
      <w:r w:rsidR="00A047A7">
        <w:rPr>
          <w:rFonts w:hint="eastAsia"/>
        </w:rPr>
        <w:t>）</w:t>
      </w:r>
      <w:r>
        <w:rPr>
          <w:rFonts w:hint="eastAsia"/>
        </w:rPr>
        <w:t>与</w:t>
      </w:r>
      <w:proofErr w:type="spellStart"/>
      <w:r w:rsidRPr="0077309A">
        <w:rPr>
          <w:rFonts w:cs="Times New Roman"/>
        </w:rPr>
        <w:t>γ</w:t>
      </w:r>
      <w:r w:rsidRPr="0077309A">
        <w:rPr>
          <w:rFonts w:cs="Times New Roman"/>
        </w:rPr>
        <w:softHyphen/>
      </w:r>
      <w:r w:rsidRPr="0077309A">
        <w:rPr>
          <w:rFonts w:cs="Times New Roman"/>
        </w:rPr>
        <w:softHyphen/>
      </w:r>
      <w:r w:rsidRPr="0077309A">
        <w:rPr>
          <w:rFonts w:cs="Times New Roman"/>
        </w:rPr>
        <w:softHyphen/>
        <w:t>_s</w:t>
      </w:r>
      <w:proofErr w:type="spellEnd"/>
      <w:r w:rsidR="00A047A7">
        <w:rPr>
          <w:rFonts w:cs="Times New Roman" w:hint="eastAsia"/>
        </w:rPr>
        <w:t>（</w:t>
      </w:r>
      <w:r w:rsidR="00A047A7">
        <w:t>固体表面自由能</w:t>
      </w:r>
      <w:r w:rsidR="00A047A7">
        <w:rPr>
          <w:rFonts w:cs="Times New Roman" w:hint="eastAsia"/>
        </w:rPr>
        <w:t>）</w:t>
      </w:r>
      <w:r w:rsidR="00581C22">
        <w:rPr>
          <w:rFonts w:hint="eastAsia"/>
        </w:rPr>
        <w:t>，这</w:t>
      </w:r>
      <w:r w:rsidR="00581C22">
        <w:rPr>
          <w:rFonts w:hint="eastAsia"/>
        </w:rPr>
        <w:t>5</w:t>
      </w:r>
      <w:r w:rsidR="00581C22">
        <w:rPr>
          <w:rFonts w:hint="eastAsia"/>
        </w:rPr>
        <w:t>个描述符的</w:t>
      </w:r>
      <w:r w:rsidR="004E4584">
        <w:rPr>
          <w:rFonts w:hint="eastAsia"/>
        </w:rPr>
        <w:t>mean(|SHAP|)</w:t>
      </w:r>
      <w:r>
        <w:rPr>
          <w:rFonts w:hint="eastAsia"/>
        </w:rPr>
        <w:t>均集中在</w:t>
      </w:r>
      <w:r>
        <w:rPr>
          <w:rFonts w:hint="eastAsia"/>
        </w:rPr>
        <w:t>0.03</w:t>
      </w:r>
      <w:r w:rsidR="00581C22">
        <w:t>0</w:t>
      </w:r>
      <w:r w:rsidR="00581C22">
        <w:rPr>
          <w:rFonts w:hint="eastAsia"/>
        </w:rPr>
        <w:t>至</w:t>
      </w:r>
      <w:r>
        <w:rPr>
          <w:rFonts w:hint="eastAsia"/>
        </w:rPr>
        <w:t>0.048</w:t>
      </w:r>
      <w:r>
        <w:rPr>
          <w:rFonts w:hint="eastAsia"/>
        </w:rPr>
        <w:t>的较窄范围内，且差距不大。这表明在缺少膜厚</w:t>
      </w:r>
      <w:r>
        <w:rPr>
          <w:rFonts w:hint="eastAsia"/>
        </w:rPr>
        <w:t>h</w:t>
      </w:r>
      <w:r w:rsidR="00581C22">
        <w:rPr>
          <w:rFonts w:hint="eastAsia"/>
        </w:rPr>
        <w:t>这一界面离子液体层结构信息</w:t>
      </w:r>
      <w:r w:rsidR="003F5C79">
        <w:rPr>
          <w:rFonts w:hint="eastAsia"/>
        </w:rPr>
        <w:t>时，模型主要依赖组成</w:t>
      </w:r>
      <w:r>
        <w:rPr>
          <w:rFonts w:hint="eastAsia"/>
        </w:rPr>
        <w:t>，表面</w:t>
      </w:r>
      <w:r w:rsidR="00581C22">
        <w:rPr>
          <w:rFonts w:hint="eastAsia"/>
        </w:rPr>
        <w:t>粗糙度</w:t>
      </w:r>
      <w:r>
        <w:rPr>
          <w:rFonts w:hint="eastAsia"/>
        </w:rPr>
        <w:t>及外场条件等</w:t>
      </w:r>
      <w:r w:rsidR="003F5C79">
        <w:rPr>
          <w:rFonts w:hint="eastAsia"/>
        </w:rPr>
        <w:t>信息间接推断界面状态，特征贡献相对分散</w:t>
      </w:r>
      <w:r>
        <w:rPr>
          <w:rFonts w:hint="eastAsia"/>
        </w:rPr>
        <w:t>。</w:t>
      </w:r>
    </w:p>
    <w:p w14:paraId="66E30429" w14:textId="77777777" w:rsidR="003B6BCA" w:rsidRDefault="003F5C79" w:rsidP="003B6BCA">
      <w:pPr>
        <w:ind w:firstLine="480"/>
      </w:pPr>
      <w:r>
        <w:rPr>
          <w:rFonts w:hint="eastAsia"/>
        </w:rPr>
        <w:t>当</w:t>
      </w:r>
      <w:r w:rsidR="003579AB" w:rsidRPr="00712F63">
        <w:rPr>
          <w:rFonts w:hint="eastAsia"/>
        </w:rPr>
        <w:t>Dataset-B</w:t>
      </w:r>
      <w:r w:rsidR="003579AB" w:rsidRPr="00712F63">
        <w:rPr>
          <w:rFonts w:hint="eastAsia"/>
        </w:rPr>
        <w:t>引入膜厚</w:t>
      </w:r>
      <w:r w:rsidR="003579AB" w:rsidRPr="00712F63">
        <w:rPr>
          <w:rFonts w:hint="eastAsia"/>
        </w:rPr>
        <w:t>h</w:t>
      </w:r>
      <w:r w:rsidR="003579AB" w:rsidRPr="00712F63">
        <w:rPr>
          <w:rFonts w:hint="eastAsia"/>
        </w:rPr>
        <w:t>后，特征贡献结构发生显著变化。无论是</w:t>
      </w:r>
      <w:proofErr w:type="spellStart"/>
      <w:r w:rsidR="003579AB" w:rsidRPr="00712F63">
        <w:rPr>
          <w:rFonts w:hint="eastAsia"/>
        </w:rPr>
        <w:t>CatBoost</w:t>
      </w:r>
      <w:proofErr w:type="spellEnd"/>
      <w:r>
        <w:rPr>
          <w:rFonts w:hint="eastAsia"/>
        </w:rPr>
        <w:t>、</w:t>
      </w:r>
      <w:r>
        <w:rPr>
          <w:rFonts w:hint="eastAsia"/>
        </w:rPr>
        <w:t>R</w:t>
      </w:r>
      <w:r>
        <w:t>F</w:t>
      </w:r>
      <w:r>
        <w:rPr>
          <w:rFonts w:hint="eastAsia"/>
        </w:rPr>
        <w:t>还是</w:t>
      </w:r>
      <w:proofErr w:type="spellStart"/>
      <w:r>
        <w:rPr>
          <w:rFonts w:hint="eastAsia"/>
        </w:rPr>
        <w:t>X</w:t>
      </w:r>
      <w:r>
        <w:t>GB</w:t>
      </w:r>
      <w:r>
        <w:rPr>
          <w:rFonts w:hint="eastAsia"/>
        </w:rPr>
        <w:t>oost</w:t>
      </w:r>
      <w:proofErr w:type="spellEnd"/>
      <w:r w:rsidR="003579AB" w:rsidRPr="00712F63">
        <w:rPr>
          <w:rFonts w:hint="eastAsia"/>
        </w:rPr>
        <w:t>模型，膜厚</w:t>
      </w:r>
      <w:r w:rsidR="003579AB" w:rsidRPr="00712F63">
        <w:rPr>
          <w:rFonts w:hint="eastAsia"/>
        </w:rPr>
        <w:t>h</w:t>
      </w:r>
      <w:r w:rsidR="003579AB" w:rsidRPr="00712F63">
        <w:rPr>
          <w:rFonts w:hint="eastAsia"/>
        </w:rPr>
        <w:t>均位列</w:t>
      </w:r>
      <w:r>
        <w:rPr>
          <w:rFonts w:hint="eastAsia"/>
        </w:rPr>
        <w:t>描述符</w:t>
      </w:r>
      <w:r w:rsidR="003579AB" w:rsidRPr="00712F63">
        <w:rPr>
          <w:rFonts w:hint="eastAsia"/>
        </w:rPr>
        <w:t>贡献排序的首位</w:t>
      </w:r>
      <w:r>
        <w:rPr>
          <w:rFonts w:hint="eastAsia"/>
        </w:rPr>
        <w:t>，三种模型的</w:t>
      </w:r>
      <w:r w:rsidR="003579AB" w:rsidRPr="00712F63">
        <w:rPr>
          <w:rFonts w:hint="eastAsia"/>
        </w:rPr>
        <w:t>mean(|SHAP|)</w:t>
      </w:r>
      <w:r>
        <w:rPr>
          <w:rFonts w:hint="eastAsia"/>
        </w:rPr>
        <w:t>分别为</w:t>
      </w:r>
      <w:r w:rsidR="003579AB" w:rsidRPr="00712F63">
        <w:rPr>
          <w:rFonts w:hint="eastAsia"/>
        </w:rPr>
        <w:t>0.332</w:t>
      </w:r>
      <w:r>
        <w:rPr>
          <w:rFonts w:hint="eastAsia"/>
        </w:rPr>
        <w:t>、</w:t>
      </w:r>
      <w:r w:rsidR="003579AB" w:rsidRPr="00712F63">
        <w:rPr>
          <w:rFonts w:hint="eastAsia"/>
        </w:rPr>
        <w:t>0.295</w:t>
      </w:r>
      <w:r>
        <w:rPr>
          <w:rFonts w:hint="eastAsia"/>
        </w:rPr>
        <w:t>和</w:t>
      </w:r>
      <w:r>
        <w:rPr>
          <w:rFonts w:hint="eastAsia"/>
        </w:rPr>
        <w:t>0</w:t>
      </w:r>
      <w:r>
        <w:t>.361</w:t>
      </w:r>
      <w:r w:rsidR="003579AB" w:rsidRPr="00712F63">
        <w:rPr>
          <w:rFonts w:hint="eastAsia"/>
        </w:rPr>
        <w:t>，其</w:t>
      </w:r>
      <w:r>
        <w:rPr>
          <w:rFonts w:hint="eastAsia"/>
        </w:rPr>
        <w:t>平均绝对</w:t>
      </w:r>
      <w:r>
        <w:rPr>
          <w:rFonts w:hint="eastAsia"/>
        </w:rPr>
        <w:t>S</w:t>
      </w:r>
      <w:r>
        <w:t>HAP</w:t>
      </w:r>
      <w:r>
        <w:rPr>
          <w:rFonts w:hint="eastAsia"/>
        </w:rPr>
        <w:t>值</w:t>
      </w:r>
      <w:r w:rsidR="003579AB" w:rsidRPr="00712F63">
        <w:rPr>
          <w:rFonts w:hint="eastAsia"/>
        </w:rPr>
        <w:t>贡献幅度远高于其他特征，约为</w:t>
      </w:r>
      <w:r w:rsidR="003579AB" w:rsidRPr="00712F63">
        <w:rPr>
          <w:rFonts w:hint="eastAsia"/>
        </w:rPr>
        <w:t>Dataset-A</w:t>
      </w:r>
      <w:r>
        <w:rPr>
          <w:rFonts w:hint="eastAsia"/>
        </w:rPr>
        <w:t>的</w:t>
      </w:r>
      <w:proofErr w:type="spellStart"/>
      <w:r>
        <w:rPr>
          <w:rFonts w:hint="eastAsia"/>
        </w:rPr>
        <w:t>CatBoost</w:t>
      </w:r>
      <w:proofErr w:type="spellEnd"/>
      <w:r>
        <w:rPr>
          <w:rFonts w:hint="eastAsia"/>
        </w:rPr>
        <w:t>模型</w:t>
      </w:r>
      <w:r w:rsidR="003579AB" w:rsidRPr="00712F63">
        <w:rPr>
          <w:rFonts w:hint="eastAsia"/>
        </w:rPr>
        <w:t>头部</w:t>
      </w:r>
      <w:r>
        <w:rPr>
          <w:rFonts w:hint="eastAsia"/>
        </w:rPr>
        <w:t>描述符</w:t>
      </w:r>
      <w:proofErr w:type="spellStart"/>
      <w:r>
        <w:t>x</w:t>
      </w:r>
      <w:r>
        <w:rPr>
          <w:rFonts w:hint="eastAsia"/>
        </w:rPr>
        <w:t>_</w:t>
      </w:r>
      <w:r>
        <w:t>IL</w:t>
      </w:r>
      <w:proofErr w:type="spellEnd"/>
      <w:r w:rsidR="003579AB" w:rsidRPr="00712F63">
        <w:rPr>
          <w:rFonts w:hint="eastAsia"/>
        </w:rPr>
        <w:t>贡献的</w:t>
      </w:r>
      <w:r w:rsidR="003579AB" w:rsidRPr="00712F63">
        <w:rPr>
          <w:rFonts w:hint="eastAsia"/>
        </w:rPr>
        <w:t>6</w:t>
      </w:r>
      <w:r>
        <w:rPr>
          <w:rFonts w:hint="eastAsia"/>
        </w:rPr>
        <w:t>倍以上。</w:t>
      </w:r>
      <w:r w:rsidR="00807349">
        <w:rPr>
          <w:rFonts w:hint="eastAsia"/>
        </w:rPr>
        <w:t>依据</w:t>
      </w:r>
      <w:r w:rsidR="00807349">
        <w:t>3.3.1</w:t>
      </w:r>
      <w:r w:rsidR="00807349">
        <w:rPr>
          <w:rFonts w:hint="eastAsia"/>
        </w:rPr>
        <w:t>至</w:t>
      </w:r>
      <w:r w:rsidR="00807349">
        <w:rPr>
          <w:rFonts w:hint="eastAsia"/>
        </w:rPr>
        <w:t>3</w:t>
      </w:r>
      <w:r w:rsidR="00807349">
        <w:t>.3.3</w:t>
      </w:r>
      <w:r w:rsidR="00807349">
        <w:rPr>
          <w:rFonts w:hint="eastAsia"/>
        </w:rPr>
        <w:t>节的分析：含膜厚</w:t>
      </w:r>
      <w:r w:rsidR="00807349" w:rsidRPr="00712F63">
        <w:rPr>
          <w:rFonts w:hint="eastAsia"/>
        </w:rPr>
        <w:t>Dataset-B</w:t>
      </w:r>
      <w:r w:rsidR="00807349">
        <w:rPr>
          <w:rFonts w:hint="eastAsia"/>
        </w:rPr>
        <w:t>的模型在外部文献验证集和外部实验验证集的泛化性能均</w:t>
      </w:r>
      <w:r w:rsidR="0015793E">
        <w:rPr>
          <w:rFonts w:hint="eastAsia"/>
        </w:rPr>
        <w:t>显著</w:t>
      </w:r>
      <w:r w:rsidR="00807349">
        <w:rPr>
          <w:rFonts w:hint="eastAsia"/>
        </w:rPr>
        <w:t>优于不含膜厚</w:t>
      </w:r>
      <w:r w:rsidR="00807349" w:rsidRPr="00712F63">
        <w:rPr>
          <w:rFonts w:hint="eastAsia"/>
        </w:rPr>
        <w:t>Dataset-</w:t>
      </w:r>
      <w:r w:rsidR="00807349">
        <w:t>A</w:t>
      </w:r>
      <w:r w:rsidR="00807349">
        <w:rPr>
          <w:rFonts w:hint="eastAsia"/>
        </w:rPr>
        <w:t>的模型，</w:t>
      </w:r>
      <w:r w:rsidR="00807349" w:rsidRPr="00712F63">
        <w:rPr>
          <w:rFonts w:hint="eastAsia"/>
        </w:rPr>
        <w:t>再次证明了</w:t>
      </w:r>
      <w:r w:rsidR="00694909">
        <w:rPr>
          <w:rFonts w:hint="eastAsia"/>
        </w:rPr>
        <w:t>h</w:t>
      </w:r>
      <w:r w:rsidR="00694909" w:rsidRPr="00694909">
        <w:rPr>
          <w:rFonts w:hint="eastAsia"/>
        </w:rPr>
        <w:t>与摩擦响应之间存在密切的关联</w:t>
      </w:r>
      <w:r w:rsidR="00807349">
        <w:rPr>
          <w:rFonts w:hint="eastAsia"/>
        </w:rPr>
        <w:t>。</w:t>
      </w:r>
    </w:p>
    <w:p w14:paraId="2E237522" w14:textId="77777777" w:rsidR="00144837" w:rsidRDefault="00807349" w:rsidP="003B6BCA">
      <w:pPr>
        <w:ind w:firstLine="480"/>
      </w:pPr>
      <w:r>
        <w:rPr>
          <w:rFonts w:hint="eastAsia"/>
        </w:rPr>
        <w:t>根据图</w:t>
      </w:r>
      <w:r>
        <w:rPr>
          <w:rFonts w:hint="eastAsia"/>
        </w:rPr>
        <w:t>3</w:t>
      </w:r>
      <w:r>
        <w:t>.5(b)(c)(d)</w:t>
      </w:r>
      <w:r w:rsidRPr="00807349">
        <w:rPr>
          <w:rFonts w:hint="eastAsia"/>
        </w:rPr>
        <w:t>分析</w:t>
      </w:r>
      <w:r w:rsidRPr="00807349">
        <w:rPr>
          <w:rFonts w:hint="eastAsia"/>
        </w:rPr>
        <w:t>SHAP</w:t>
      </w:r>
      <w:r w:rsidRPr="00F45B67">
        <w:rPr>
          <w:rFonts w:hint="eastAsia"/>
        </w:rPr>
        <w:t>蜂群图</w:t>
      </w:r>
      <w:r>
        <w:rPr>
          <w:rFonts w:hint="eastAsia"/>
        </w:rPr>
        <w:t>的散点</w:t>
      </w:r>
      <w:r w:rsidRPr="00807349">
        <w:rPr>
          <w:rFonts w:hint="eastAsia"/>
        </w:rPr>
        <w:t>分布，</w:t>
      </w:r>
      <w:r w:rsidRPr="00807349">
        <w:rPr>
          <w:rFonts w:hint="eastAsia"/>
        </w:rPr>
        <w:t>h</w:t>
      </w:r>
      <w:r w:rsidRPr="00807349">
        <w:rPr>
          <w:rFonts w:hint="eastAsia"/>
        </w:rPr>
        <w:t>高值（红色散点）在</w:t>
      </w:r>
      <w:r>
        <w:rPr>
          <w:rFonts w:hint="eastAsia"/>
        </w:rPr>
        <w:t>三类</w:t>
      </w:r>
      <w:r w:rsidRPr="00807349">
        <w:rPr>
          <w:rFonts w:hint="eastAsia"/>
        </w:rPr>
        <w:t>模型中多对应较大的正向</w:t>
      </w:r>
      <w:r w:rsidRPr="00807349">
        <w:rPr>
          <w:rFonts w:hint="eastAsia"/>
        </w:rPr>
        <w:t>SHAP</w:t>
      </w:r>
      <w:r w:rsidRPr="00807349">
        <w:rPr>
          <w:rFonts w:hint="eastAsia"/>
        </w:rPr>
        <w:t>值，而</w:t>
      </w:r>
      <w:r w:rsidR="0015793E">
        <w:rPr>
          <w:rFonts w:hint="eastAsia"/>
        </w:rPr>
        <w:t>h</w:t>
      </w:r>
      <w:r w:rsidRPr="00807349">
        <w:rPr>
          <w:rFonts w:hint="eastAsia"/>
        </w:rPr>
        <w:t>低值（蓝色散点）多对应负向或接近零的</w:t>
      </w:r>
      <w:r w:rsidRPr="00807349">
        <w:rPr>
          <w:rFonts w:hint="eastAsia"/>
        </w:rPr>
        <w:t>SHAP</w:t>
      </w:r>
      <w:r w:rsidRPr="00807349">
        <w:rPr>
          <w:rFonts w:hint="eastAsia"/>
        </w:rPr>
        <w:t>值，说明较大的膜厚倾向于</w:t>
      </w:r>
      <w:r w:rsidR="0015793E">
        <w:rPr>
          <w:rFonts w:hint="eastAsia"/>
        </w:rPr>
        <w:t>使</w:t>
      </w:r>
      <w:proofErr w:type="spellStart"/>
      <w:r w:rsidR="0015793E" w:rsidRPr="00E813B8">
        <w:rPr>
          <w:rFonts w:cs="Times New Roman"/>
        </w:rPr>
        <w:t>μ</w:t>
      </w:r>
      <w:r w:rsidR="0015793E" w:rsidRPr="00E813B8">
        <w:rPr>
          <w:rFonts w:cs="Times New Roman"/>
          <w:vertAlign w:val="subscript"/>
        </w:rPr>
        <w:t>pred</w:t>
      </w:r>
      <w:proofErr w:type="spellEnd"/>
      <w:r w:rsidRPr="00807349">
        <w:rPr>
          <w:rFonts w:hint="eastAsia"/>
        </w:rPr>
        <w:t>增大，较小的膜厚倾向于推动</w:t>
      </w:r>
      <w:proofErr w:type="spellStart"/>
      <w:r w:rsidR="0015793E" w:rsidRPr="00E813B8">
        <w:rPr>
          <w:rFonts w:cs="Times New Roman"/>
        </w:rPr>
        <w:t>μ</w:t>
      </w:r>
      <w:r w:rsidR="0015793E" w:rsidRPr="00E813B8">
        <w:rPr>
          <w:rFonts w:cs="Times New Roman"/>
          <w:vertAlign w:val="subscript"/>
        </w:rPr>
        <w:t>pred</w:t>
      </w:r>
      <w:proofErr w:type="spellEnd"/>
      <w:r w:rsidRPr="00807349">
        <w:rPr>
          <w:rFonts w:hint="eastAsia"/>
        </w:rPr>
        <w:t>减小。</w:t>
      </w:r>
      <w:r w:rsidR="00694909">
        <w:rPr>
          <w:rFonts w:hint="eastAsia"/>
        </w:rPr>
        <w:t>这表明，固体界面处的纳米摩擦行为在很大程度上受界面离子液体膜状态的控制，</w:t>
      </w:r>
      <w:r w:rsidR="00694909" w:rsidRPr="00EF2CCE">
        <w:t>界面膜越厚</w:t>
      </w:r>
      <w:r w:rsidR="00694909">
        <w:rPr>
          <w:rFonts w:hint="eastAsia"/>
        </w:rPr>
        <w:t>或者界面结构越完整，对载荷传递方式及剪切耗散方式影响越大，因此引入膜厚能够显著提升模型的可解释性和预测性能，这与</w:t>
      </w:r>
      <w:r w:rsidR="00694909">
        <w:t>3.3.1</w:t>
      </w:r>
      <w:r w:rsidR="00694909">
        <w:rPr>
          <w:rFonts w:hint="eastAsia"/>
        </w:rPr>
        <w:t>至</w:t>
      </w:r>
      <w:r w:rsidR="00694909">
        <w:rPr>
          <w:rFonts w:hint="eastAsia"/>
        </w:rPr>
        <w:t>3</w:t>
      </w:r>
      <w:r w:rsidR="00694909">
        <w:t>.3.3</w:t>
      </w:r>
      <w:r w:rsidR="00694909">
        <w:rPr>
          <w:rFonts w:hint="eastAsia"/>
        </w:rPr>
        <w:t>节的结果一致。</w:t>
      </w:r>
    </w:p>
    <w:p w14:paraId="215163D5" w14:textId="77777777" w:rsidR="00C1668C" w:rsidRPr="008A1FC2" w:rsidRDefault="00A2064A" w:rsidP="00A2064A">
      <w:pPr>
        <w:ind w:firstLine="480"/>
      </w:pPr>
      <w:r w:rsidRPr="008A1FC2">
        <w:rPr>
          <w:rFonts w:hint="eastAsia"/>
        </w:rPr>
        <w:t>数据集均为</w:t>
      </w:r>
      <w:r w:rsidRPr="008A1FC2">
        <w:t>Dataset-B</w:t>
      </w:r>
      <w:r w:rsidRPr="008A1FC2">
        <w:rPr>
          <w:rFonts w:hint="eastAsia"/>
        </w:rPr>
        <w:t>时，三</w:t>
      </w:r>
      <w:r w:rsidR="00DD2913" w:rsidRPr="008A1FC2">
        <w:rPr>
          <w:rFonts w:hint="eastAsia"/>
        </w:rPr>
        <w:t>类</w:t>
      </w:r>
      <w:r w:rsidRPr="008A1FC2">
        <w:rPr>
          <w:rFonts w:hint="eastAsia"/>
        </w:rPr>
        <w:t>模型对次级重要描述符的依赖存在差异。</w:t>
      </w:r>
      <w:r w:rsidR="00144837" w:rsidRPr="008A1FC2">
        <w:rPr>
          <w:rFonts w:hint="eastAsia"/>
        </w:rPr>
        <w:t>如图</w:t>
      </w:r>
      <w:r w:rsidR="00144837" w:rsidRPr="008A1FC2">
        <w:rPr>
          <w:rFonts w:hint="eastAsia"/>
        </w:rPr>
        <w:t>3</w:t>
      </w:r>
      <w:r w:rsidR="00144837" w:rsidRPr="008A1FC2">
        <w:t>.5</w:t>
      </w:r>
      <w:r w:rsidR="00144837" w:rsidRPr="008A1FC2">
        <w:rPr>
          <w:rFonts w:hint="eastAsia"/>
        </w:rPr>
        <w:t>(</w:t>
      </w:r>
      <w:r w:rsidR="00144837" w:rsidRPr="008A1FC2">
        <w:t>b)</w:t>
      </w:r>
      <w:r w:rsidR="00144837" w:rsidRPr="008A1FC2">
        <w:rPr>
          <w:rFonts w:hint="eastAsia"/>
        </w:rPr>
        <w:t>所示，对</w:t>
      </w:r>
      <w:proofErr w:type="spellStart"/>
      <w:r w:rsidR="00144837" w:rsidRPr="008A1FC2">
        <w:rPr>
          <w:rFonts w:hint="eastAsia"/>
        </w:rPr>
        <w:t>CatBoost</w:t>
      </w:r>
      <w:proofErr w:type="spellEnd"/>
      <w:r w:rsidR="00144837" w:rsidRPr="008A1FC2">
        <w:rPr>
          <w:rFonts w:hint="eastAsia"/>
        </w:rPr>
        <w:t>模型，</w:t>
      </w:r>
      <w:r w:rsidR="00A047A7" w:rsidRPr="008A1FC2">
        <w:rPr>
          <w:rFonts w:hint="eastAsia"/>
        </w:rPr>
        <w:t>h</w:t>
      </w:r>
      <w:r w:rsidR="00A047A7" w:rsidRPr="008A1FC2">
        <w:rPr>
          <w:rFonts w:hint="eastAsia"/>
        </w:rPr>
        <w:t>之后的重要描述符包括</w:t>
      </w:r>
      <w:proofErr w:type="spellStart"/>
      <w:r w:rsidR="00A047A7" w:rsidRPr="008A1FC2">
        <w:t>r_cat</w:t>
      </w:r>
      <w:proofErr w:type="spellEnd"/>
      <w:r w:rsidR="00A047A7" w:rsidRPr="008A1FC2">
        <w:rPr>
          <w:rFonts w:hint="eastAsia"/>
        </w:rPr>
        <w:t>（</w:t>
      </w:r>
      <w:r w:rsidR="00A047A7" w:rsidRPr="008A1FC2">
        <w:t>阳离子有效半径</w:t>
      </w:r>
      <w:r w:rsidR="00A047A7" w:rsidRPr="008A1FC2">
        <w:rPr>
          <w:rFonts w:hint="eastAsia"/>
        </w:rPr>
        <w:t>）、</w:t>
      </w:r>
      <w:proofErr w:type="spellStart"/>
      <w:r w:rsidR="00A047A7" w:rsidRPr="008A1FC2">
        <w:t>N_rot_cat</w:t>
      </w:r>
      <w:proofErr w:type="spellEnd"/>
      <w:r w:rsidR="00A047A7" w:rsidRPr="008A1FC2">
        <w:rPr>
          <w:rFonts w:hint="eastAsia"/>
        </w:rPr>
        <w:t>（</w:t>
      </w:r>
      <w:r w:rsidR="00A047A7" w:rsidRPr="008A1FC2">
        <w:t>阳离子可旋转键数</w:t>
      </w:r>
      <w:r w:rsidR="00A047A7" w:rsidRPr="008A1FC2">
        <w:rPr>
          <w:rFonts w:hint="eastAsia"/>
        </w:rPr>
        <w:t>）、</w:t>
      </w:r>
      <w:r w:rsidR="00144837" w:rsidRPr="008A1FC2">
        <w:rPr>
          <w:rFonts w:hint="eastAsia"/>
        </w:rPr>
        <w:t>velocity</w:t>
      </w:r>
      <w:r w:rsidR="00144837" w:rsidRPr="008A1FC2">
        <w:rPr>
          <w:rFonts w:hint="eastAsia"/>
        </w:rPr>
        <w:t>（</w:t>
      </w:r>
      <w:r w:rsidR="00144837" w:rsidRPr="008A1FC2">
        <w:t>滑动速度</w:t>
      </w:r>
      <w:r w:rsidR="00144837" w:rsidRPr="008A1FC2">
        <w:rPr>
          <w:rFonts w:hint="eastAsia"/>
        </w:rPr>
        <w:t>）、</w:t>
      </w:r>
      <w:proofErr w:type="spellStart"/>
      <w:r w:rsidR="00A047A7" w:rsidRPr="008A1FC2">
        <w:t>Bertz_cat</w:t>
      </w:r>
      <w:proofErr w:type="spellEnd"/>
      <w:r w:rsidR="00144837" w:rsidRPr="008A1FC2">
        <w:rPr>
          <w:rFonts w:hint="eastAsia"/>
        </w:rPr>
        <w:t>（</w:t>
      </w:r>
      <w:r w:rsidR="00144837" w:rsidRPr="008A1FC2">
        <w:t>阳离子</w:t>
      </w:r>
      <w:r w:rsidR="00144837" w:rsidRPr="008A1FC2">
        <w:t>Bertz</w:t>
      </w:r>
      <w:r w:rsidR="00144837" w:rsidRPr="008A1FC2">
        <w:t>复杂度指数</w:t>
      </w:r>
      <w:r w:rsidR="00144837" w:rsidRPr="008A1FC2">
        <w:rPr>
          <w:rFonts w:hint="eastAsia"/>
        </w:rPr>
        <w:t>）、</w:t>
      </w:r>
      <w:proofErr w:type="spellStart"/>
      <w:r w:rsidR="00144837" w:rsidRPr="008A1FC2">
        <w:t>Rq</w:t>
      </w:r>
      <w:proofErr w:type="spellEnd"/>
      <w:r w:rsidR="00144837" w:rsidRPr="008A1FC2">
        <w:t>（表面粗糙度）</w:t>
      </w:r>
      <w:r w:rsidR="00144837" w:rsidRPr="008A1FC2">
        <w:rPr>
          <w:rFonts w:hint="eastAsia"/>
        </w:rPr>
        <w:t>以及</w:t>
      </w:r>
      <w:proofErr w:type="spellStart"/>
      <w:r w:rsidR="00144837" w:rsidRPr="008A1FC2">
        <w:rPr>
          <w:rFonts w:cs="Times New Roman"/>
        </w:rPr>
        <w:t>γ</w:t>
      </w:r>
      <w:r w:rsidR="00144837" w:rsidRPr="008A1FC2">
        <w:rPr>
          <w:rFonts w:cs="Times New Roman"/>
        </w:rPr>
        <w:softHyphen/>
      </w:r>
      <w:r w:rsidR="00144837" w:rsidRPr="008A1FC2">
        <w:rPr>
          <w:rFonts w:cs="Times New Roman"/>
        </w:rPr>
        <w:softHyphen/>
      </w:r>
      <w:r w:rsidR="00144837" w:rsidRPr="008A1FC2">
        <w:rPr>
          <w:rFonts w:cs="Times New Roman"/>
        </w:rPr>
        <w:softHyphen/>
        <w:t>_s</w:t>
      </w:r>
      <w:proofErr w:type="spellEnd"/>
      <w:r w:rsidR="00144837" w:rsidRPr="008A1FC2">
        <w:rPr>
          <w:rFonts w:cs="Times New Roman" w:hint="eastAsia"/>
        </w:rPr>
        <w:t>（</w:t>
      </w:r>
      <w:r w:rsidR="00144837" w:rsidRPr="008A1FC2">
        <w:t>固体表面自由能</w:t>
      </w:r>
      <w:r w:rsidR="00144837" w:rsidRPr="008A1FC2">
        <w:rPr>
          <w:rFonts w:cs="Times New Roman" w:hint="eastAsia"/>
        </w:rPr>
        <w:t>），说明该模型对阳离子尺寸、柔性和表面相关参数更敏感。</w:t>
      </w:r>
      <w:r w:rsidR="00144837" w:rsidRPr="008A1FC2">
        <w:rPr>
          <w:rFonts w:hint="eastAsia"/>
        </w:rPr>
        <w:t>如图</w:t>
      </w:r>
      <w:r w:rsidR="00144837" w:rsidRPr="008A1FC2">
        <w:rPr>
          <w:rFonts w:hint="eastAsia"/>
        </w:rPr>
        <w:t>3</w:t>
      </w:r>
      <w:r w:rsidR="00144837" w:rsidRPr="008A1FC2">
        <w:t>.5</w:t>
      </w:r>
      <w:r w:rsidR="00144837" w:rsidRPr="008A1FC2">
        <w:rPr>
          <w:rFonts w:hint="eastAsia"/>
        </w:rPr>
        <w:t>(c</w:t>
      </w:r>
      <w:r w:rsidR="00144837" w:rsidRPr="008A1FC2">
        <w:t>)</w:t>
      </w:r>
      <w:r w:rsidR="00144837" w:rsidRPr="008A1FC2">
        <w:rPr>
          <w:rFonts w:hint="eastAsia"/>
        </w:rPr>
        <w:t>所示，</w:t>
      </w:r>
      <w:r w:rsidR="00144837" w:rsidRPr="008A1FC2">
        <w:rPr>
          <w:rFonts w:cs="Times New Roman" w:hint="eastAsia"/>
        </w:rPr>
        <w:t>对</w:t>
      </w:r>
      <w:r w:rsidR="00144837" w:rsidRPr="008A1FC2">
        <w:rPr>
          <w:rFonts w:cs="Times New Roman" w:hint="eastAsia"/>
        </w:rPr>
        <w:t>R</w:t>
      </w:r>
      <w:r w:rsidR="00144837" w:rsidRPr="008A1FC2">
        <w:rPr>
          <w:rFonts w:cs="Times New Roman"/>
        </w:rPr>
        <w:t>F</w:t>
      </w:r>
      <w:r w:rsidR="00144837" w:rsidRPr="008A1FC2">
        <w:rPr>
          <w:rFonts w:cs="Times New Roman" w:hint="eastAsia"/>
        </w:rPr>
        <w:t>模型，</w:t>
      </w:r>
      <w:r w:rsidR="00144837" w:rsidRPr="008A1FC2">
        <w:rPr>
          <w:rFonts w:hint="eastAsia"/>
        </w:rPr>
        <w:t>h</w:t>
      </w:r>
      <w:r w:rsidR="00144837" w:rsidRPr="008A1FC2">
        <w:rPr>
          <w:rFonts w:hint="eastAsia"/>
        </w:rPr>
        <w:t>之后的重要描述符包括</w:t>
      </w:r>
      <w:proofErr w:type="spellStart"/>
      <w:r w:rsidR="00144837" w:rsidRPr="008A1FC2">
        <w:t>logP_cat</w:t>
      </w:r>
      <w:proofErr w:type="spellEnd"/>
      <w:r w:rsidR="00144837" w:rsidRPr="008A1FC2">
        <w:rPr>
          <w:rFonts w:hint="eastAsia"/>
        </w:rPr>
        <w:t>（</w:t>
      </w:r>
      <w:r w:rsidR="00144837" w:rsidRPr="008A1FC2">
        <w:t>阳离子亲水</w:t>
      </w:r>
      <w:r w:rsidR="00144837" w:rsidRPr="008A1FC2">
        <w:t>/</w:t>
      </w:r>
      <w:r w:rsidR="00144837" w:rsidRPr="008A1FC2">
        <w:t>疏水性</w:t>
      </w:r>
      <w:r w:rsidR="00144837" w:rsidRPr="008A1FC2">
        <w:rPr>
          <w:rFonts w:hint="eastAsia"/>
        </w:rPr>
        <w:t>）、</w:t>
      </w:r>
      <w:r w:rsidR="00144837" w:rsidRPr="008A1FC2">
        <w:t>velocity</w:t>
      </w:r>
      <w:r w:rsidR="00144837" w:rsidRPr="008A1FC2">
        <w:rPr>
          <w:rFonts w:hint="eastAsia"/>
        </w:rPr>
        <w:t>、</w:t>
      </w:r>
      <w:proofErr w:type="spellStart"/>
      <w:r w:rsidR="00144837" w:rsidRPr="008A1FC2">
        <w:rPr>
          <w:rFonts w:cs="Times New Roman"/>
        </w:rPr>
        <w:t>γ</w:t>
      </w:r>
      <w:r w:rsidR="00144837" w:rsidRPr="008A1FC2">
        <w:rPr>
          <w:rFonts w:cs="Times New Roman"/>
        </w:rPr>
        <w:softHyphen/>
      </w:r>
      <w:r w:rsidR="00144837" w:rsidRPr="008A1FC2">
        <w:rPr>
          <w:rFonts w:cs="Times New Roman"/>
        </w:rPr>
        <w:softHyphen/>
      </w:r>
      <w:r w:rsidR="00144837" w:rsidRPr="008A1FC2">
        <w:rPr>
          <w:rFonts w:cs="Times New Roman"/>
        </w:rPr>
        <w:softHyphen/>
        <w:t>_s</w:t>
      </w:r>
      <w:proofErr w:type="spellEnd"/>
      <w:r w:rsidR="00144837" w:rsidRPr="008A1FC2">
        <w:rPr>
          <w:rFonts w:cs="Times New Roman" w:hint="eastAsia"/>
        </w:rPr>
        <w:t>、</w:t>
      </w:r>
      <w:proofErr w:type="spellStart"/>
      <w:r w:rsidR="00144837" w:rsidRPr="008A1FC2">
        <w:t>N_rot_cat</w:t>
      </w:r>
      <w:proofErr w:type="spellEnd"/>
      <w:r w:rsidR="00144837" w:rsidRPr="008A1FC2">
        <w:rPr>
          <w:rFonts w:hint="eastAsia"/>
        </w:rPr>
        <w:t>和</w:t>
      </w:r>
      <w:r w:rsidR="00144837" w:rsidRPr="008A1FC2">
        <w:t>若干与离子尺寸相关的描述符</w:t>
      </w:r>
      <w:r w:rsidR="00144837" w:rsidRPr="008A1FC2">
        <w:rPr>
          <w:rFonts w:hint="eastAsia"/>
        </w:rPr>
        <w:t>，</w:t>
      </w:r>
      <w:r w:rsidR="00144837" w:rsidRPr="008A1FC2">
        <w:t>表明</w:t>
      </w:r>
      <w:r w:rsidR="00C1668C" w:rsidRPr="008A1FC2">
        <w:rPr>
          <w:rFonts w:cs="Times New Roman" w:hint="eastAsia"/>
        </w:rPr>
        <w:t>R</w:t>
      </w:r>
      <w:r w:rsidR="00C1668C" w:rsidRPr="008A1FC2">
        <w:rPr>
          <w:rFonts w:cs="Times New Roman"/>
        </w:rPr>
        <w:t>F</w:t>
      </w:r>
      <w:r w:rsidR="00C1668C" w:rsidRPr="008A1FC2">
        <w:rPr>
          <w:rFonts w:cs="Times New Roman" w:hint="eastAsia"/>
        </w:rPr>
        <w:t>模型</w:t>
      </w:r>
      <w:r w:rsidR="00144837" w:rsidRPr="008A1FC2">
        <w:t>更重视阳离子的亲水</w:t>
      </w:r>
      <w:r w:rsidR="00144837" w:rsidRPr="008A1FC2">
        <w:t>/</w:t>
      </w:r>
      <w:r w:rsidR="00144837" w:rsidRPr="008A1FC2">
        <w:t>疏水特征以及界面</w:t>
      </w:r>
      <w:r w:rsidR="00144837" w:rsidRPr="008A1FC2">
        <w:rPr>
          <w:rFonts w:hint="eastAsia"/>
        </w:rPr>
        <w:t>的动态</w:t>
      </w:r>
      <w:r w:rsidR="00144837" w:rsidRPr="008A1FC2">
        <w:t>条件</w:t>
      </w:r>
      <w:r w:rsidR="00144837" w:rsidRPr="008A1FC2">
        <w:rPr>
          <w:rFonts w:hint="eastAsia"/>
        </w:rPr>
        <w:t>。</w:t>
      </w:r>
      <w:r w:rsidR="00C1668C" w:rsidRPr="008A1FC2">
        <w:rPr>
          <w:rFonts w:hint="eastAsia"/>
        </w:rPr>
        <w:t>如图</w:t>
      </w:r>
      <w:r w:rsidR="00C1668C" w:rsidRPr="008A1FC2">
        <w:rPr>
          <w:rFonts w:hint="eastAsia"/>
        </w:rPr>
        <w:t>3</w:t>
      </w:r>
      <w:r w:rsidR="00C1668C" w:rsidRPr="008A1FC2">
        <w:t>.5</w:t>
      </w:r>
      <w:r w:rsidR="00C1668C" w:rsidRPr="008A1FC2">
        <w:rPr>
          <w:rFonts w:hint="eastAsia"/>
        </w:rPr>
        <w:t>(d</w:t>
      </w:r>
      <w:r w:rsidR="00C1668C" w:rsidRPr="008A1FC2">
        <w:t>)</w:t>
      </w:r>
      <w:r w:rsidR="00C1668C" w:rsidRPr="008A1FC2">
        <w:rPr>
          <w:rFonts w:hint="eastAsia"/>
        </w:rPr>
        <w:t>所示，对</w:t>
      </w:r>
      <w:proofErr w:type="spellStart"/>
      <w:r w:rsidR="00C1668C" w:rsidRPr="008A1FC2">
        <w:t>XG</w:t>
      </w:r>
      <w:r w:rsidR="00C1668C" w:rsidRPr="008A1FC2">
        <w:rPr>
          <w:rFonts w:hint="eastAsia"/>
        </w:rPr>
        <w:t>Boost</w:t>
      </w:r>
      <w:proofErr w:type="spellEnd"/>
      <w:r w:rsidR="00C1668C" w:rsidRPr="008A1FC2">
        <w:rPr>
          <w:rFonts w:hint="eastAsia"/>
        </w:rPr>
        <w:t>模型，次级重要描述符主要集中在</w:t>
      </w:r>
      <w:proofErr w:type="spellStart"/>
      <w:r w:rsidR="00C1668C" w:rsidRPr="008A1FC2">
        <w:t>logP_cat</w:t>
      </w:r>
      <w:proofErr w:type="spellEnd"/>
      <w:r w:rsidR="00C1668C" w:rsidRPr="008A1FC2">
        <w:t>、</w:t>
      </w:r>
      <w:r w:rsidR="00C1668C" w:rsidRPr="008A1FC2">
        <w:t>velocity</w:t>
      </w:r>
      <w:r w:rsidR="00C1668C" w:rsidRPr="008A1FC2">
        <w:t>、</w:t>
      </w:r>
      <w:proofErr w:type="spellStart"/>
      <w:r w:rsidR="00C1668C" w:rsidRPr="008A1FC2">
        <w:t>I_ss</w:t>
      </w:r>
      <w:proofErr w:type="spellEnd"/>
      <w:r w:rsidR="00C1668C" w:rsidRPr="008A1FC2">
        <w:t>（不锈钢基底指示符）、</w:t>
      </w:r>
      <w:proofErr w:type="spellStart"/>
      <w:r w:rsidR="00C1668C" w:rsidRPr="008A1FC2">
        <w:t>σ_s</w:t>
      </w:r>
      <w:proofErr w:type="spellEnd"/>
      <w:r w:rsidR="00C1668C" w:rsidRPr="008A1FC2">
        <w:t>（固体表面电荷密度）和</w:t>
      </w:r>
      <w:proofErr w:type="spellStart"/>
      <w:r w:rsidR="00C1668C" w:rsidRPr="008A1FC2">
        <w:t>r_cat</w:t>
      </w:r>
      <w:proofErr w:type="spellEnd"/>
      <w:r w:rsidR="00C1668C" w:rsidRPr="008A1FC2">
        <w:t>（阳离子有效半径），体现出</w:t>
      </w:r>
      <w:proofErr w:type="spellStart"/>
      <w:r w:rsidR="00C1668C" w:rsidRPr="008A1FC2">
        <w:t>XG</w:t>
      </w:r>
      <w:r w:rsidR="00C1668C" w:rsidRPr="008A1FC2">
        <w:rPr>
          <w:rFonts w:hint="eastAsia"/>
        </w:rPr>
        <w:t>Boost</w:t>
      </w:r>
      <w:proofErr w:type="spellEnd"/>
      <w:r w:rsidR="00C1668C" w:rsidRPr="008A1FC2">
        <w:rPr>
          <w:rFonts w:hint="eastAsia"/>
        </w:rPr>
        <w:t>模型更强调</w:t>
      </w:r>
      <w:r w:rsidR="00C1668C" w:rsidRPr="008A1FC2">
        <w:t>离子结构与表面描述符</w:t>
      </w:r>
      <w:r w:rsidR="00C1668C" w:rsidRPr="008A1FC2">
        <w:rPr>
          <w:rFonts w:hint="eastAsia"/>
        </w:rPr>
        <w:t>。</w:t>
      </w:r>
      <w:r w:rsidR="00DB5BE8" w:rsidRPr="008A1FC2">
        <w:rPr>
          <w:rFonts w:hint="eastAsia"/>
        </w:rPr>
        <w:t>另外，</w:t>
      </w:r>
      <w:r w:rsidR="00DD2913" w:rsidRPr="008A1FC2">
        <w:rPr>
          <w:rFonts w:cs="Times New Roman" w:hint="eastAsia"/>
        </w:rPr>
        <w:t>三类模型对次级描述符的依赖也具有共性，</w:t>
      </w:r>
      <w:r w:rsidR="00DB5BE8" w:rsidRPr="008A1FC2">
        <w:t>velocity</w:t>
      </w:r>
      <w:r w:rsidR="00DD2913" w:rsidRPr="008A1FC2">
        <w:rPr>
          <w:rFonts w:cs="Times New Roman" w:hint="eastAsia"/>
        </w:rPr>
        <w:t>均入选描述符</w:t>
      </w:r>
      <w:r w:rsidR="00DD2913" w:rsidRPr="008A1FC2">
        <w:rPr>
          <w:rFonts w:hint="eastAsia"/>
        </w:rPr>
        <w:t>贡献排名</w:t>
      </w:r>
      <w:r w:rsidR="00DD2913" w:rsidRPr="008A1FC2">
        <w:rPr>
          <w:rFonts w:hint="eastAsia"/>
        </w:rPr>
        <w:t>Top</w:t>
      </w:r>
      <w:r w:rsidR="00DD2913" w:rsidRPr="008A1FC2">
        <w:t>4</w:t>
      </w:r>
      <w:r w:rsidR="00DD2913" w:rsidRPr="008A1FC2">
        <w:rPr>
          <w:rFonts w:hint="eastAsia"/>
        </w:rPr>
        <w:t>，且均具有较小的</w:t>
      </w:r>
      <w:r w:rsidR="00DD2913" w:rsidRPr="008A1FC2">
        <w:t>velocity</w:t>
      </w:r>
      <w:r w:rsidR="00DD2913" w:rsidRPr="008A1FC2">
        <w:rPr>
          <w:rFonts w:hint="eastAsia"/>
        </w:rPr>
        <w:t>倾向于使</w:t>
      </w:r>
      <w:proofErr w:type="spellStart"/>
      <w:r w:rsidR="00DD2913" w:rsidRPr="008A1FC2">
        <w:rPr>
          <w:rFonts w:cs="Times New Roman"/>
        </w:rPr>
        <w:t>μ</w:t>
      </w:r>
      <w:r w:rsidR="00DD2913" w:rsidRPr="008A1FC2">
        <w:rPr>
          <w:rFonts w:cs="Times New Roman"/>
          <w:vertAlign w:val="subscript"/>
        </w:rPr>
        <w:t>pred</w:t>
      </w:r>
      <w:proofErr w:type="spellEnd"/>
      <w:r w:rsidR="00DD2913" w:rsidRPr="008A1FC2">
        <w:rPr>
          <w:rFonts w:hint="eastAsia"/>
        </w:rPr>
        <w:t>减小，较大的</w:t>
      </w:r>
      <w:r w:rsidR="00DD2913" w:rsidRPr="008A1FC2">
        <w:t>velocity</w:t>
      </w:r>
      <w:r w:rsidR="00DD2913" w:rsidRPr="008A1FC2">
        <w:rPr>
          <w:rFonts w:hint="eastAsia"/>
        </w:rPr>
        <w:t>倾向于使</w:t>
      </w:r>
      <w:proofErr w:type="spellStart"/>
      <w:r w:rsidR="00DD2913" w:rsidRPr="008A1FC2">
        <w:rPr>
          <w:rFonts w:cs="Times New Roman"/>
        </w:rPr>
        <w:t>μ</w:t>
      </w:r>
      <w:r w:rsidR="00DD2913" w:rsidRPr="008A1FC2">
        <w:rPr>
          <w:rFonts w:cs="Times New Roman"/>
          <w:vertAlign w:val="subscript"/>
        </w:rPr>
        <w:t>pred</w:t>
      </w:r>
      <w:proofErr w:type="spellEnd"/>
      <w:r w:rsidR="00DD2913" w:rsidRPr="008A1FC2">
        <w:rPr>
          <w:rFonts w:cs="Times New Roman" w:hint="eastAsia"/>
        </w:rPr>
        <w:t>增大</w:t>
      </w:r>
      <w:r w:rsidR="00DD2913" w:rsidRPr="008A1FC2">
        <w:rPr>
          <w:rFonts w:hint="eastAsia"/>
        </w:rPr>
        <w:t>的趋势。</w:t>
      </w:r>
    </w:p>
    <w:p w14:paraId="4A6FAAFC" w14:textId="77777777" w:rsidR="003579AB" w:rsidRDefault="00DD2913" w:rsidP="00FA5BE8">
      <w:pPr>
        <w:ind w:firstLine="480"/>
      </w:pPr>
      <w:r w:rsidRPr="008A1FC2">
        <w:rPr>
          <w:rFonts w:hint="eastAsia"/>
        </w:rPr>
        <w:t>因此，尽管</w:t>
      </w:r>
      <w:r w:rsidR="008A1FC2" w:rsidRPr="008A1FC2">
        <w:t>Dataset-B</w:t>
      </w:r>
      <w:r w:rsidR="008A1FC2" w:rsidRPr="008A1FC2">
        <w:rPr>
          <w:rFonts w:hint="eastAsia"/>
        </w:rPr>
        <w:t>的</w:t>
      </w:r>
      <w:r w:rsidRPr="008A1FC2">
        <w:rPr>
          <w:rFonts w:hint="eastAsia"/>
        </w:rPr>
        <w:t>三类模型均一致判别出</w:t>
      </w:r>
      <w:r w:rsidRPr="008A1FC2">
        <w:rPr>
          <w:rFonts w:hint="eastAsia"/>
        </w:rPr>
        <w:t>h</w:t>
      </w:r>
      <w:r w:rsidRPr="008A1FC2">
        <w:rPr>
          <w:rFonts w:hint="eastAsia"/>
        </w:rPr>
        <w:t>和</w:t>
      </w:r>
      <w:r w:rsidRPr="008A1FC2">
        <w:t>velocity</w:t>
      </w:r>
      <w:r w:rsidRPr="008A1FC2">
        <w:rPr>
          <w:rFonts w:hint="eastAsia"/>
        </w:rPr>
        <w:t>的核心作用，</w:t>
      </w:r>
      <w:r w:rsidRPr="008A1FC2">
        <w:rPr>
          <w:rFonts w:hint="eastAsia"/>
        </w:rPr>
        <w:lastRenderedPageBreak/>
        <w:t>但他们对次级重要描述符的依赖不同，</w:t>
      </w:r>
      <w:r w:rsidR="0038077D" w:rsidRPr="00D567F0">
        <w:rPr>
          <w:rFonts w:hint="eastAsia"/>
        </w:rPr>
        <w:t>这</w:t>
      </w:r>
      <w:r w:rsidRPr="00D567F0">
        <w:rPr>
          <w:rFonts w:hint="eastAsia"/>
        </w:rPr>
        <w:t>为图</w:t>
      </w:r>
      <w:r w:rsidRPr="00D567F0">
        <w:rPr>
          <w:rFonts w:hint="eastAsia"/>
        </w:rPr>
        <w:t>3</w:t>
      </w:r>
      <w:r w:rsidRPr="00D567F0">
        <w:t>.3</w:t>
      </w:r>
      <w:r w:rsidR="0038077D" w:rsidRPr="00D567F0">
        <w:rPr>
          <w:rFonts w:hint="eastAsia"/>
        </w:rPr>
        <w:t>中观察到的</w:t>
      </w:r>
      <w:proofErr w:type="spellStart"/>
      <w:r w:rsidR="0038077D" w:rsidRPr="00D567F0">
        <w:rPr>
          <w:rFonts w:hint="eastAsia"/>
        </w:rPr>
        <w:t>Cat</w:t>
      </w:r>
      <w:r w:rsidR="0038077D" w:rsidRPr="00D567F0">
        <w:t>Boost</w:t>
      </w:r>
      <w:proofErr w:type="spellEnd"/>
      <w:r w:rsidR="0038077D" w:rsidRPr="00D567F0">
        <w:rPr>
          <w:rFonts w:hint="eastAsia"/>
        </w:rPr>
        <w:t>、</w:t>
      </w:r>
      <w:r w:rsidR="0038077D" w:rsidRPr="00D567F0">
        <w:rPr>
          <w:rFonts w:hint="eastAsia"/>
        </w:rPr>
        <w:t>R</w:t>
      </w:r>
      <w:r w:rsidR="0038077D" w:rsidRPr="00D567F0">
        <w:t>F</w:t>
      </w:r>
      <w:r w:rsidR="0038077D" w:rsidRPr="00D567F0">
        <w:rPr>
          <w:rFonts w:hint="eastAsia"/>
        </w:rPr>
        <w:t>和</w:t>
      </w:r>
      <w:proofErr w:type="spellStart"/>
      <w:r w:rsidR="0038077D" w:rsidRPr="00D567F0">
        <w:rPr>
          <w:rFonts w:hint="eastAsia"/>
        </w:rPr>
        <w:t>X</w:t>
      </w:r>
      <w:r w:rsidR="0038077D" w:rsidRPr="00D567F0">
        <w:t>GB</w:t>
      </w:r>
      <w:r w:rsidR="0038077D" w:rsidRPr="00D567F0">
        <w:rPr>
          <w:rFonts w:hint="eastAsia"/>
        </w:rPr>
        <w:t>oost</w:t>
      </w:r>
      <w:proofErr w:type="spellEnd"/>
      <w:r w:rsidR="00D81FD9" w:rsidRPr="00D567F0">
        <w:rPr>
          <w:rFonts w:hint="eastAsia"/>
        </w:rPr>
        <w:t>在不同摩擦区间的局部预测精度差异提供了机制层面的解释。</w:t>
      </w:r>
      <w:proofErr w:type="spellStart"/>
      <w:r w:rsidR="008A1FC2">
        <w:t>CatBoost</w:t>
      </w:r>
      <w:proofErr w:type="spellEnd"/>
      <w:r w:rsidR="00D81FD9" w:rsidRPr="00D81FD9">
        <w:t>对界面液膜及多变量耦合描述符的更强依赖，与其在高</w:t>
      </w:r>
      <w:r w:rsidR="008A1FC2">
        <w:t>μ</w:t>
      </w:r>
      <w:r w:rsidR="00D81FD9" w:rsidRPr="00D81FD9">
        <w:t>区域更优的表现相一致；而</w:t>
      </w:r>
      <w:r w:rsidR="008A1FC2">
        <w:t>RF</w:t>
      </w:r>
      <w:r w:rsidR="00D81FD9" w:rsidRPr="00D81FD9">
        <w:t>和</w:t>
      </w:r>
      <w:proofErr w:type="spellStart"/>
      <w:r w:rsidR="008A1FC2">
        <w:t>XGBoost</w:t>
      </w:r>
      <w:proofErr w:type="spellEnd"/>
      <w:r w:rsidR="00D81FD9" w:rsidRPr="00D81FD9">
        <w:t>对</w:t>
      </w:r>
      <w:proofErr w:type="spellStart"/>
      <w:r w:rsidR="00D81FD9" w:rsidRPr="00D81FD9">
        <w:t>logP_cat</w:t>
      </w:r>
      <w:proofErr w:type="spellEnd"/>
      <w:r w:rsidR="00D81FD9" w:rsidRPr="00D81FD9">
        <w:t>、</w:t>
      </w:r>
      <w:r w:rsidR="00FA5BE8">
        <w:t>velocity</w:t>
      </w:r>
      <w:r w:rsidR="00D81FD9" w:rsidRPr="00D81FD9">
        <w:t>及部分表面相关描述符</w:t>
      </w:r>
      <w:r w:rsidR="008A1FC2">
        <w:rPr>
          <w:rFonts w:hint="eastAsia"/>
        </w:rPr>
        <w:t>更敏感，</w:t>
      </w:r>
      <w:r w:rsidR="00D81FD9" w:rsidRPr="00D81FD9">
        <w:t>则与其在低</w:t>
      </w:r>
      <w:r w:rsidR="008A1FC2">
        <w:t>μ</w:t>
      </w:r>
      <w:r w:rsidR="008A1FC2">
        <w:t>区域更强的</w:t>
      </w:r>
      <w:r w:rsidR="008A1FC2">
        <w:rPr>
          <w:rFonts w:hint="eastAsia"/>
        </w:rPr>
        <w:t>预测</w:t>
      </w:r>
      <w:r w:rsidR="00D81FD9" w:rsidRPr="00D81FD9">
        <w:t>能力相符。</w:t>
      </w:r>
      <w:r w:rsidR="00803AD1">
        <w:rPr>
          <w:rFonts w:hint="eastAsia"/>
        </w:rPr>
        <w:t>因此</w:t>
      </w:r>
      <w:r w:rsidR="00D81FD9" w:rsidRPr="00D81FD9">
        <w:t>，图</w:t>
      </w:r>
      <w:r w:rsidR="00803AD1">
        <w:t>3.5</w:t>
      </w:r>
      <w:r w:rsidR="00D81FD9" w:rsidRPr="00D81FD9">
        <w:t>不仅</w:t>
      </w:r>
      <w:r w:rsidR="00803AD1">
        <w:rPr>
          <w:rFonts w:hint="eastAsia"/>
        </w:rPr>
        <w:t>再次证明了</w:t>
      </w:r>
      <w:r w:rsidR="00D81FD9" w:rsidRPr="00D81FD9">
        <w:t>表征界面离子液体膜的重要性，也揭示出即使在相同特征空间内，描述符</w:t>
      </w:r>
      <w:r w:rsidR="00803AD1">
        <w:rPr>
          <w:rFonts w:hint="eastAsia"/>
        </w:rPr>
        <w:t>与</w:t>
      </w:r>
      <w:r w:rsidR="00D81FD9" w:rsidRPr="00D81FD9">
        <w:t>性质</w:t>
      </w:r>
      <w:r w:rsidR="00803AD1">
        <w:rPr>
          <w:rFonts w:hint="eastAsia"/>
        </w:rPr>
        <w:t>的</w:t>
      </w:r>
      <w:r w:rsidR="00D81FD9" w:rsidRPr="00D81FD9">
        <w:t>关系仍然具有显著的模</w:t>
      </w:r>
      <w:r w:rsidR="00803AD1">
        <w:t>型依赖性。</w:t>
      </w:r>
      <w:r w:rsidR="00D81FD9" w:rsidRPr="00D81FD9">
        <w:t>这种模型</w:t>
      </w:r>
      <w:r w:rsidR="00803AD1">
        <w:rPr>
          <w:rFonts w:hint="eastAsia"/>
        </w:rPr>
        <w:t>在局部区间的</w:t>
      </w:r>
      <w:r w:rsidR="00D81FD9" w:rsidRPr="00D81FD9">
        <w:t>互补关系，</w:t>
      </w:r>
      <w:r w:rsidR="00803AD1">
        <w:rPr>
          <w:rFonts w:hint="eastAsia"/>
        </w:rPr>
        <w:t>为下一章门控分区</w:t>
      </w:r>
      <w:r w:rsidR="00D81FD9" w:rsidRPr="00D81FD9">
        <w:t>混合学习策略</w:t>
      </w:r>
      <w:r w:rsidR="00803AD1">
        <w:rPr>
          <w:rFonts w:hint="eastAsia"/>
        </w:rPr>
        <w:t>提供</w:t>
      </w:r>
      <w:r w:rsidR="00D81FD9" w:rsidRPr="00D81FD9">
        <w:t>直</w:t>
      </w:r>
      <w:r w:rsidR="00803AD1">
        <w:t>接依据，即不再强行依赖单</w:t>
      </w:r>
      <w:r w:rsidR="00803AD1">
        <w:rPr>
          <w:rFonts w:hint="eastAsia"/>
        </w:rPr>
        <w:t>模型在</w:t>
      </w:r>
      <w:r w:rsidR="00D81FD9" w:rsidRPr="00D81FD9">
        <w:t>整个摩擦范围</w:t>
      </w:r>
      <w:r w:rsidR="00803AD1">
        <w:rPr>
          <w:rFonts w:hint="eastAsia"/>
        </w:rPr>
        <w:t>预测</w:t>
      </w:r>
      <w:r w:rsidR="00D81FD9" w:rsidRPr="00D81FD9">
        <w:t>，而是通过</w:t>
      </w:r>
      <w:r w:rsidR="00803AD1">
        <w:rPr>
          <w:rFonts w:hint="eastAsia"/>
        </w:rPr>
        <w:t>混合</w:t>
      </w:r>
      <w:r w:rsidR="00D81FD9" w:rsidRPr="00D81FD9">
        <w:t>不同</w:t>
      </w:r>
      <w:r w:rsidR="00803AD1">
        <w:rPr>
          <w:rFonts w:hint="eastAsia"/>
        </w:rPr>
        <w:t>模型</w:t>
      </w:r>
      <w:r w:rsidR="00803AD1">
        <w:t>在局部区间内的优势，实现更高精度的</w:t>
      </w:r>
      <w:r w:rsidR="00803AD1">
        <w:rPr>
          <w:rFonts w:hint="eastAsia"/>
        </w:rPr>
        <w:t>全局</w:t>
      </w:r>
      <w:r w:rsidR="00D81FD9" w:rsidRPr="00D81FD9">
        <w:t>预测。</w:t>
      </w:r>
    </w:p>
    <w:p w14:paraId="38FF5FC3" w14:textId="77777777" w:rsidR="003579AB" w:rsidRDefault="003579AB" w:rsidP="003579AB">
      <w:pPr>
        <w:pStyle w:val="2"/>
      </w:pPr>
      <w:r>
        <w:rPr>
          <w:rFonts w:hint="eastAsia"/>
        </w:rPr>
        <w:t>本章小结</w:t>
      </w:r>
    </w:p>
    <w:p w14:paraId="380989FE" w14:textId="77777777" w:rsidR="003579AB" w:rsidRDefault="003579AB" w:rsidP="003579AB">
      <w:pPr>
        <w:ind w:firstLine="480"/>
      </w:pPr>
      <w:r>
        <w:rPr>
          <w:rFonts w:hint="eastAsia"/>
        </w:rPr>
        <w:t>本</w:t>
      </w:r>
      <w:r w:rsidR="000D252F">
        <w:rPr>
          <w:rFonts w:hint="eastAsia"/>
        </w:rPr>
        <w:t>章基于</w:t>
      </w:r>
      <w:r w:rsidR="0070000B">
        <w:rPr>
          <w:rFonts w:hint="eastAsia"/>
        </w:rPr>
        <w:t>五类</w:t>
      </w:r>
      <w:r w:rsidR="00B043CA">
        <w:rPr>
          <w:rFonts w:hint="eastAsia"/>
        </w:rPr>
        <w:t>单模型对</w:t>
      </w:r>
      <w:r>
        <w:rPr>
          <w:rFonts w:hint="eastAsia"/>
        </w:rPr>
        <w:t>固体界面处离子液体纳米摩擦系数</w:t>
      </w:r>
      <w:r w:rsidR="0070000B">
        <w:rPr>
          <w:rFonts w:hint="eastAsia"/>
        </w:rPr>
        <w:t>进行</w:t>
      </w:r>
      <w:r>
        <w:rPr>
          <w:rFonts w:hint="eastAsia"/>
        </w:rPr>
        <w:t>机器</w:t>
      </w:r>
      <w:r w:rsidR="00CB068E">
        <w:rPr>
          <w:rFonts w:hint="eastAsia"/>
        </w:rPr>
        <w:t>学习</w:t>
      </w:r>
      <w:r w:rsidR="0070000B">
        <w:rPr>
          <w:rFonts w:hint="eastAsia"/>
        </w:rPr>
        <w:t>研究。在统一的特征体系与验证策略下，分别</w:t>
      </w:r>
      <w:r w:rsidR="00CB068E">
        <w:rPr>
          <w:rFonts w:hint="eastAsia"/>
        </w:rPr>
        <w:t>对不含膜厚</w:t>
      </w:r>
      <w:r w:rsidR="00CB068E">
        <w:rPr>
          <w:rFonts w:hint="eastAsia"/>
        </w:rPr>
        <w:t>h</w:t>
      </w:r>
      <w:r>
        <w:rPr>
          <w:rFonts w:hint="eastAsia"/>
        </w:rPr>
        <w:t>的</w:t>
      </w:r>
      <w:r>
        <w:rPr>
          <w:rFonts w:hint="eastAsia"/>
        </w:rPr>
        <w:t>Dataset-A</w:t>
      </w:r>
      <w:r>
        <w:rPr>
          <w:rFonts w:hint="eastAsia"/>
        </w:rPr>
        <w:t>与含膜厚</w:t>
      </w:r>
      <w:r w:rsidR="00CB068E">
        <w:rPr>
          <w:rFonts w:hint="eastAsia"/>
        </w:rPr>
        <w:t>h</w:t>
      </w:r>
      <w:r>
        <w:rPr>
          <w:rFonts w:hint="eastAsia"/>
        </w:rPr>
        <w:t>的</w:t>
      </w:r>
      <w:r>
        <w:rPr>
          <w:rFonts w:hint="eastAsia"/>
        </w:rPr>
        <w:t>Dataset-B</w:t>
      </w:r>
      <w:r>
        <w:rPr>
          <w:rFonts w:hint="eastAsia"/>
        </w:rPr>
        <w:t>，构建了</w:t>
      </w:r>
      <w:proofErr w:type="spellStart"/>
      <w:r>
        <w:rPr>
          <w:rFonts w:hint="eastAsia"/>
        </w:rPr>
        <w:t>CatBoost</w:t>
      </w:r>
      <w:proofErr w:type="spellEnd"/>
      <w:r w:rsidR="00B043CA">
        <w:rPr>
          <w:rFonts w:hint="eastAsia"/>
        </w:rPr>
        <w:t>、</w:t>
      </w:r>
      <w:r>
        <w:rPr>
          <w:rFonts w:hint="eastAsia"/>
        </w:rPr>
        <w:t>RF</w:t>
      </w:r>
      <w:r w:rsidR="00B043CA">
        <w:rPr>
          <w:rFonts w:hint="eastAsia"/>
        </w:rPr>
        <w:t>、</w:t>
      </w:r>
      <w:proofErr w:type="spellStart"/>
      <w:r>
        <w:rPr>
          <w:rFonts w:hint="eastAsia"/>
        </w:rPr>
        <w:t>XGBoost</w:t>
      </w:r>
      <w:proofErr w:type="spellEnd"/>
      <w:r w:rsidR="00B043CA">
        <w:rPr>
          <w:rFonts w:hint="eastAsia"/>
        </w:rPr>
        <w:t>、</w:t>
      </w:r>
      <w:r>
        <w:rPr>
          <w:rFonts w:hint="eastAsia"/>
        </w:rPr>
        <w:t>SVR</w:t>
      </w:r>
      <w:r w:rsidR="00B043CA">
        <w:rPr>
          <w:rFonts w:hint="eastAsia"/>
        </w:rPr>
        <w:t>和</w:t>
      </w:r>
      <w:r>
        <w:rPr>
          <w:rFonts w:hint="eastAsia"/>
        </w:rPr>
        <w:t>MLP</w:t>
      </w:r>
      <w:r w:rsidR="00B043CA">
        <w:rPr>
          <w:rFonts w:hint="eastAsia"/>
        </w:rPr>
        <w:t>五类回归模型，系统比较五类模型</w:t>
      </w:r>
      <w:r>
        <w:rPr>
          <w:rFonts w:hint="eastAsia"/>
        </w:rPr>
        <w:t>在训练集、测试集与外部文献验证集上的</w:t>
      </w:r>
      <w:r w:rsidR="0070000B">
        <w:rPr>
          <w:rFonts w:hint="eastAsia"/>
        </w:rPr>
        <w:t>预测</w:t>
      </w:r>
      <w:r>
        <w:rPr>
          <w:rFonts w:hint="eastAsia"/>
        </w:rPr>
        <w:t>性能表现，并进一步</w:t>
      </w:r>
      <w:r w:rsidR="00CB068E">
        <w:rPr>
          <w:rFonts w:hint="eastAsia"/>
        </w:rPr>
        <w:t>在</w:t>
      </w:r>
      <w:r>
        <w:rPr>
          <w:rFonts w:hint="eastAsia"/>
        </w:rPr>
        <w:t>外部实验验证集</w:t>
      </w:r>
      <w:r w:rsidR="00CB068E">
        <w:rPr>
          <w:rFonts w:hint="eastAsia"/>
        </w:rPr>
        <w:t>上</w:t>
      </w:r>
      <w:r w:rsidR="0070000B">
        <w:rPr>
          <w:rFonts w:hint="eastAsia"/>
        </w:rPr>
        <w:t>验证模型在</w:t>
      </w:r>
      <w:r>
        <w:rPr>
          <w:rFonts w:hint="eastAsia"/>
        </w:rPr>
        <w:t>超低摩擦状态的</w:t>
      </w:r>
      <w:r w:rsidR="0070000B">
        <w:rPr>
          <w:rFonts w:hint="eastAsia"/>
        </w:rPr>
        <w:t>泛化能力</w:t>
      </w:r>
      <w:r>
        <w:rPr>
          <w:rFonts w:hint="eastAsia"/>
        </w:rPr>
        <w:t>。</w:t>
      </w:r>
      <w:r w:rsidR="0070000B">
        <w:rPr>
          <w:rFonts w:hint="eastAsia"/>
        </w:rPr>
        <w:t>结合</w:t>
      </w:r>
      <w:r w:rsidR="0070000B">
        <w:rPr>
          <w:rFonts w:hint="eastAsia"/>
        </w:rPr>
        <w:t>S</w:t>
      </w:r>
      <w:r w:rsidR="0070000B">
        <w:t>HAP</w:t>
      </w:r>
      <w:r w:rsidR="0070000B">
        <w:rPr>
          <w:rFonts w:hint="eastAsia"/>
        </w:rPr>
        <w:t>图</w:t>
      </w:r>
      <w:r w:rsidR="00CB068E">
        <w:rPr>
          <w:rFonts w:hint="eastAsia"/>
        </w:rPr>
        <w:t>得出以下结论</w:t>
      </w:r>
      <w:r>
        <w:rPr>
          <w:rFonts w:hint="eastAsia"/>
        </w:rPr>
        <w:t>：</w:t>
      </w:r>
    </w:p>
    <w:p w14:paraId="60FF9A0E" w14:textId="77777777" w:rsidR="00C00CA4" w:rsidRDefault="003579AB" w:rsidP="00C00CA4">
      <w:pPr>
        <w:ind w:firstLine="480"/>
      </w:pPr>
      <w:r>
        <w:rPr>
          <w:rFonts w:hint="eastAsia"/>
        </w:rPr>
        <w:t>在不含膜厚</w:t>
      </w:r>
      <w:r w:rsidR="00CB068E">
        <w:rPr>
          <w:rFonts w:hint="eastAsia"/>
        </w:rPr>
        <w:t>h</w:t>
      </w:r>
      <w:r>
        <w:rPr>
          <w:rFonts w:hint="eastAsia"/>
        </w:rPr>
        <w:t>的</w:t>
      </w:r>
      <w:r>
        <w:rPr>
          <w:rFonts w:hint="eastAsia"/>
        </w:rPr>
        <w:t>Dataset-A</w:t>
      </w:r>
      <w:r w:rsidR="00C00CA4">
        <w:rPr>
          <w:rFonts w:hint="eastAsia"/>
        </w:rPr>
        <w:t>上，五类</w:t>
      </w:r>
      <w:r>
        <w:rPr>
          <w:rFonts w:hint="eastAsia"/>
        </w:rPr>
        <w:t>模型在</w:t>
      </w:r>
      <w:r w:rsidR="00CB068E">
        <w:rPr>
          <w:rFonts w:hint="eastAsia"/>
        </w:rPr>
        <w:t>训练集</w:t>
      </w:r>
      <w:r>
        <w:rPr>
          <w:rFonts w:hint="eastAsia"/>
        </w:rPr>
        <w:t>与</w:t>
      </w:r>
      <w:r w:rsidR="00CB068E">
        <w:rPr>
          <w:rFonts w:hint="eastAsia"/>
        </w:rPr>
        <w:t>测试集预测性能</w:t>
      </w:r>
      <w:r w:rsidR="0070000B">
        <w:rPr>
          <w:rFonts w:hint="eastAsia"/>
        </w:rPr>
        <w:t>较</w:t>
      </w:r>
      <w:r w:rsidR="00CB068E">
        <w:rPr>
          <w:rFonts w:hint="eastAsia"/>
        </w:rPr>
        <w:t>好，</w:t>
      </w:r>
      <w:r>
        <w:rPr>
          <w:rFonts w:hint="eastAsia"/>
        </w:rPr>
        <w:t>但</w:t>
      </w:r>
      <w:r w:rsidR="00C00CA4">
        <w:rPr>
          <w:rFonts w:hint="eastAsia"/>
        </w:rPr>
        <w:t>在外部文献验证集和外部文献验证集</w:t>
      </w:r>
      <w:r>
        <w:rPr>
          <w:rFonts w:hint="eastAsia"/>
        </w:rPr>
        <w:t>上</w:t>
      </w:r>
      <w:r w:rsidR="00C00CA4">
        <w:rPr>
          <w:rFonts w:hint="eastAsia"/>
        </w:rPr>
        <w:t>泛化性不足</w:t>
      </w:r>
      <w:r>
        <w:rPr>
          <w:rFonts w:hint="eastAsia"/>
        </w:rPr>
        <w:t>，部分模型</w:t>
      </w:r>
      <w:r w:rsidR="0070000B">
        <w:rPr>
          <w:rFonts w:hint="eastAsia"/>
        </w:rPr>
        <w:t>出现</w:t>
      </w:r>
      <w:r w:rsidR="00C00CA4">
        <w:rPr>
          <w:rFonts w:hint="eastAsia"/>
        </w:rPr>
        <w:t>R</w:t>
      </w:r>
      <w:r w:rsidR="00C00CA4" w:rsidRPr="00C00CA4">
        <w:rPr>
          <w:vertAlign w:val="superscript"/>
        </w:rPr>
        <w:t>2</w:t>
      </w:r>
      <w:r w:rsidR="0070000B">
        <w:rPr>
          <w:rFonts w:hint="eastAsia"/>
        </w:rPr>
        <w:t>呈负值的现象</w:t>
      </w:r>
      <w:r w:rsidR="00C00CA4">
        <w:rPr>
          <w:rFonts w:hint="eastAsia"/>
        </w:rPr>
        <w:t>。</w:t>
      </w:r>
    </w:p>
    <w:p w14:paraId="48C6018C" w14:textId="77777777" w:rsidR="00C00CA4" w:rsidRDefault="00C00CA4" w:rsidP="00C00CA4">
      <w:pPr>
        <w:ind w:firstLine="480"/>
      </w:pPr>
      <w:r>
        <w:rPr>
          <w:rFonts w:hint="eastAsia"/>
        </w:rPr>
        <w:t>在含膜厚</w:t>
      </w:r>
      <w:r>
        <w:rPr>
          <w:rFonts w:hint="eastAsia"/>
        </w:rPr>
        <w:t>h</w:t>
      </w:r>
      <w:r>
        <w:rPr>
          <w:rFonts w:hint="eastAsia"/>
        </w:rPr>
        <w:t>的</w:t>
      </w:r>
      <w:r>
        <w:rPr>
          <w:rFonts w:hint="eastAsia"/>
        </w:rPr>
        <w:t>Dataset-</w:t>
      </w:r>
      <w:r>
        <w:t>B</w:t>
      </w:r>
      <w:r>
        <w:rPr>
          <w:rFonts w:hint="eastAsia"/>
        </w:rPr>
        <w:t>上，五类</w:t>
      </w:r>
      <w:r w:rsidRPr="00C00CA4">
        <w:rPr>
          <w:rFonts w:hint="eastAsia"/>
        </w:rPr>
        <w:t>模型</w:t>
      </w:r>
      <w:r>
        <w:rPr>
          <w:rFonts w:hint="eastAsia"/>
        </w:rPr>
        <w:t>在训练集和测试集的</w:t>
      </w:r>
      <w:r w:rsidRPr="00C00CA4">
        <w:rPr>
          <w:rFonts w:hint="eastAsia"/>
        </w:rPr>
        <w:t>拟合精度</w:t>
      </w:r>
      <w:r>
        <w:rPr>
          <w:rFonts w:hint="eastAsia"/>
        </w:rPr>
        <w:t>，以及在外部文献验证集和外部实验验证集</w:t>
      </w:r>
      <w:r w:rsidRPr="00C00CA4">
        <w:rPr>
          <w:rFonts w:hint="eastAsia"/>
        </w:rPr>
        <w:t>与</w:t>
      </w:r>
      <w:r>
        <w:rPr>
          <w:rFonts w:hint="eastAsia"/>
        </w:rPr>
        <w:t>的</w:t>
      </w:r>
      <w:r w:rsidRPr="00C00CA4">
        <w:rPr>
          <w:rFonts w:hint="eastAsia"/>
        </w:rPr>
        <w:t>外推</w:t>
      </w:r>
      <w:r>
        <w:rPr>
          <w:rFonts w:hint="eastAsia"/>
        </w:rPr>
        <w:t>表现均</w:t>
      </w:r>
      <w:r w:rsidR="000D252F">
        <w:rPr>
          <w:rFonts w:hint="eastAsia"/>
        </w:rPr>
        <w:t>得到</w:t>
      </w:r>
      <w:r w:rsidRPr="00C00CA4">
        <w:rPr>
          <w:rFonts w:hint="eastAsia"/>
        </w:rPr>
        <w:t>显著提升</w:t>
      </w:r>
      <w:r>
        <w:rPr>
          <w:rFonts w:hint="eastAsia"/>
        </w:rPr>
        <w:t>。证明了膜厚</w:t>
      </w:r>
      <w:r>
        <w:rPr>
          <w:rFonts w:hint="eastAsia"/>
        </w:rPr>
        <w:t>h</w:t>
      </w:r>
      <w:r w:rsidR="0070000B">
        <w:rPr>
          <w:rFonts w:hint="eastAsia"/>
        </w:rPr>
        <w:t>是</w:t>
      </w:r>
      <w:r w:rsidR="0070000B">
        <w:rPr>
          <w:rFonts w:cs="Times New Roman" w:hint="eastAsia"/>
        </w:rPr>
        <w:t>精准</w:t>
      </w:r>
      <w:r>
        <w:rPr>
          <w:rFonts w:hint="eastAsia"/>
        </w:rPr>
        <w:t>预测</w:t>
      </w:r>
      <w:r w:rsidR="0070000B" w:rsidRPr="0070000B">
        <w:rPr>
          <w:rFonts w:hint="eastAsia"/>
        </w:rPr>
        <w:t>μ</w:t>
      </w:r>
      <w:r w:rsidR="0070000B">
        <w:rPr>
          <w:rFonts w:hint="eastAsia"/>
        </w:rPr>
        <w:t>的</w:t>
      </w:r>
      <w:r>
        <w:rPr>
          <w:rFonts w:hint="eastAsia"/>
        </w:rPr>
        <w:t>关键增量信息，是提升跨体系外推</w:t>
      </w:r>
      <w:r w:rsidR="000D252F">
        <w:rPr>
          <w:rFonts w:hint="eastAsia"/>
        </w:rPr>
        <w:t>能力</w:t>
      </w:r>
      <w:r w:rsidR="0070000B">
        <w:rPr>
          <w:rFonts w:hint="eastAsia"/>
        </w:rPr>
        <w:t>的核心描述符</w:t>
      </w:r>
      <w:r>
        <w:rPr>
          <w:rFonts w:hint="eastAsia"/>
        </w:rPr>
        <w:t>。</w:t>
      </w:r>
    </w:p>
    <w:p w14:paraId="6F36385D" w14:textId="77777777" w:rsidR="000D252F" w:rsidRDefault="000D252F" w:rsidP="000D252F">
      <w:pPr>
        <w:ind w:firstLine="480"/>
      </w:pPr>
      <w:r>
        <w:rPr>
          <w:rFonts w:hint="eastAsia"/>
        </w:rPr>
        <w:t>另外，</w:t>
      </w:r>
      <w:r w:rsidR="0070000B">
        <w:rPr>
          <w:rFonts w:hint="eastAsia"/>
        </w:rPr>
        <w:t>对</w:t>
      </w:r>
      <w:r>
        <w:rPr>
          <w:rFonts w:hint="eastAsia"/>
        </w:rPr>
        <w:t>Dataset-</w:t>
      </w:r>
      <w:r>
        <w:t>B</w:t>
      </w:r>
      <w:r>
        <w:rPr>
          <w:rFonts w:hint="eastAsia"/>
        </w:rPr>
        <w:t>上的五类</w:t>
      </w:r>
      <w:r w:rsidRPr="000D252F">
        <w:rPr>
          <w:rFonts w:hint="eastAsia"/>
        </w:rPr>
        <w:t>单模型分析进一步揭示出</w:t>
      </w:r>
      <w:r>
        <w:rPr>
          <w:rFonts w:hint="eastAsia"/>
        </w:rPr>
        <w:t>模型在不同摩擦区间</w:t>
      </w:r>
      <w:r w:rsidRPr="000D252F">
        <w:rPr>
          <w:rFonts w:hint="eastAsia"/>
        </w:rPr>
        <w:t>存在差异化</w:t>
      </w:r>
      <w:r>
        <w:rPr>
          <w:rFonts w:hint="eastAsia"/>
        </w:rPr>
        <w:t>互补</w:t>
      </w:r>
      <w:r w:rsidRPr="000D252F">
        <w:rPr>
          <w:rFonts w:hint="eastAsia"/>
        </w:rPr>
        <w:t>优势</w:t>
      </w:r>
      <w:r>
        <w:rPr>
          <w:rFonts w:hint="eastAsia"/>
        </w:rPr>
        <w:t>：</w:t>
      </w:r>
      <w:r w:rsidRPr="000D252F">
        <w:t>在低</w:t>
      </w:r>
      <w:r w:rsidRPr="000D252F">
        <w:t>μ</w:t>
      </w:r>
      <w:r>
        <w:t>区</w:t>
      </w:r>
      <w:r>
        <w:rPr>
          <w:rFonts w:hint="eastAsia"/>
        </w:rPr>
        <w:t>间</w:t>
      </w:r>
      <w:r w:rsidRPr="000D252F">
        <w:t>，</w:t>
      </w:r>
      <w:r w:rsidRPr="000D252F">
        <w:t>RF</w:t>
      </w:r>
      <w:r w:rsidRPr="000D252F">
        <w:t>和</w:t>
      </w:r>
      <w:proofErr w:type="spellStart"/>
      <w:r w:rsidRPr="000D252F">
        <w:t>XGBoost</w:t>
      </w:r>
      <w:proofErr w:type="spellEnd"/>
      <w:r w:rsidR="0070000B">
        <w:t>具有更高的预测精度；</w:t>
      </w:r>
      <w:r w:rsidRPr="000D252F">
        <w:t>在高</w:t>
      </w:r>
      <w:r w:rsidRPr="000D252F">
        <w:t>μ</w:t>
      </w:r>
      <w:r>
        <w:rPr>
          <w:rFonts w:hint="eastAsia"/>
        </w:rPr>
        <w:t>区间</w:t>
      </w:r>
      <w:r w:rsidRPr="000D252F">
        <w:t>，</w:t>
      </w:r>
      <w:proofErr w:type="spellStart"/>
      <w:r w:rsidRPr="000D252F">
        <w:t>CatBoost</w:t>
      </w:r>
      <w:proofErr w:type="spellEnd"/>
      <w:r w:rsidRPr="000D252F">
        <w:t>表现出更稳定的预测能力。</w:t>
      </w:r>
      <w:r w:rsidRPr="000D252F">
        <w:t>SHAP</w:t>
      </w:r>
      <w:r w:rsidRPr="000D252F">
        <w:t>分析表明，在</w:t>
      </w:r>
      <w:r>
        <w:rPr>
          <w:rFonts w:hint="eastAsia"/>
        </w:rPr>
        <w:t>引</w:t>
      </w:r>
      <w:r w:rsidRPr="000D252F">
        <w:t>入</w:t>
      </w:r>
      <w:r w:rsidRPr="000D252F">
        <w:t>h</w:t>
      </w:r>
      <w:r w:rsidRPr="000D252F">
        <w:t>后，</w:t>
      </w:r>
      <w:r w:rsidRPr="000D252F">
        <w:t>h</w:t>
      </w:r>
      <w:r w:rsidRPr="000D252F">
        <w:t>成为最主要的描述符；同时，</w:t>
      </w:r>
      <w:proofErr w:type="spellStart"/>
      <w:r w:rsidRPr="000D252F">
        <w:t>CatBoost</w:t>
      </w:r>
      <w:proofErr w:type="spellEnd"/>
      <w:r>
        <w:rPr>
          <w:rFonts w:hint="eastAsia"/>
        </w:rPr>
        <w:t>、</w:t>
      </w:r>
      <w:r w:rsidRPr="000D252F">
        <w:t>RF</w:t>
      </w:r>
      <w:r w:rsidRPr="000D252F">
        <w:t>和</w:t>
      </w:r>
      <w:proofErr w:type="spellStart"/>
      <w:r w:rsidRPr="000D252F">
        <w:t>XGBoost</w:t>
      </w:r>
      <w:proofErr w:type="spellEnd"/>
      <w:r w:rsidRPr="000D252F">
        <w:t>三种树模型在次级描述符上的依赖方式并不相同，</w:t>
      </w:r>
      <w:r w:rsidR="0070000B">
        <w:rPr>
          <w:rFonts w:hint="eastAsia"/>
        </w:rPr>
        <w:t>证明了</w:t>
      </w:r>
      <w:r w:rsidRPr="000D252F">
        <w:t>描述符</w:t>
      </w:r>
      <w:r w:rsidR="0070000B">
        <w:rPr>
          <w:rFonts w:hint="eastAsia"/>
        </w:rPr>
        <w:t>与摩擦</w:t>
      </w:r>
      <w:r w:rsidRPr="000D252F">
        <w:t>性质</w:t>
      </w:r>
      <w:r w:rsidR="0070000B">
        <w:rPr>
          <w:rFonts w:hint="eastAsia"/>
        </w:rPr>
        <w:t>的</w:t>
      </w:r>
      <w:r w:rsidRPr="000D252F">
        <w:t>关系在整个摩擦范围内</w:t>
      </w:r>
      <w:r>
        <w:rPr>
          <w:rFonts w:hint="eastAsia"/>
        </w:rPr>
        <w:t>具有</w:t>
      </w:r>
      <w:r>
        <w:t>本质上</w:t>
      </w:r>
      <w:r>
        <w:rPr>
          <w:rFonts w:hint="eastAsia"/>
        </w:rPr>
        <w:t>的差异</w:t>
      </w:r>
      <w:r w:rsidRPr="000D252F">
        <w:t>。</w:t>
      </w:r>
    </w:p>
    <w:p w14:paraId="0E1D4631" w14:textId="77777777" w:rsidR="000D252F" w:rsidRDefault="000D252F" w:rsidP="00C00CA4">
      <w:pPr>
        <w:ind w:firstLine="480"/>
      </w:pPr>
    </w:p>
    <w:p w14:paraId="141A89C4" w14:textId="77777777" w:rsidR="003579AB" w:rsidRDefault="003579AB" w:rsidP="003579AB">
      <w:pPr>
        <w:pStyle w:val="1"/>
      </w:pPr>
      <w:r w:rsidRPr="0048517A">
        <w:rPr>
          <w:rFonts w:hint="eastAsia"/>
        </w:rPr>
        <w:lastRenderedPageBreak/>
        <w:t>基于门控分区混合学习的固体界面处离子液体纳米摩擦系数</w:t>
      </w:r>
      <w:r w:rsidRPr="00BC2FDD">
        <w:rPr>
          <w:rFonts w:hint="eastAsia"/>
        </w:rPr>
        <w:t>建模与预测</w:t>
      </w:r>
    </w:p>
    <w:p w14:paraId="5923CE03" w14:textId="77777777" w:rsidR="003579AB" w:rsidRDefault="003579AB" w:rsidP="003579AB">
      <w:pPr>
        <w:pStyle w:val="2"/>
      </w:pPr>
      <w:r>
        <w:rPr>
          <w:rFonts w:hint="eastAsia"/>
        </w:rPr>
        <w:t>引言</w:t>
      </w:r>
    </w:p>
    <w:p w14:paraId="4DA33091" w14:textId="77777777" w:rsidR="003579AB" w:rsidRDefault="003579AB" w:rsidP="003579AB">
      <w:pPr>
        <w:ind w:firstLine="480"/>
        <w:rPr>
          <w:szCs w:val="24"/>
        </w:rPr>
      </w:pPr>
      <w:r w:rsidRPr="00F2790A">
        <w:rPr>
          <w:rFonts w:hint="eastAsia"/>
          <w:szCs w:val="24"/>
        </w:rPr>
        <w:t>第三章在统一的数据集与验证框架下，对五类单模型的预测性能进行了系统比较。结果表明，在不含膜厚信息的</w:t>
      </w:r>
      <w:r>
        <w:rPr>
          <w:rFonts w:hint="eastAsia"/>
          <w:szCs w:val="24"/>
        </w:rPr>
        <w:t>Dataset-A</w:t>
      </w:r>
      <w:r w:rsidRPr="00F2790A">
        <w:rPr>
          <w:rFonts w:hint="eastAsia"/>
          <w:szCs w:val="24"/>
        </w:rPr>
        <w:t>上，单模型虽然能够在训练集和测试集上获得较高拟合精度，但对外部文献样本和超低摩擦实验样本的外推能力仍然有限；在引入膜厚</w:t>
      </w:r>
      <w:r w:rsidRPr="00F2790A">
        <w:rPr>
          <w:szCs w:val="24"/>
        </w:rPr>
        <w:t>ℎ</w:t>
      </w:r>
      <w:r w:rsidRPr="00F2790A">
        <w:rPr>
          <w:rFonts w:hint="eastAsia"/>
          <w:szCs w:val="24"/>
        </w:rPr>
        <w:t>的</w:t>
      </w:r>
      <w:r>
        <w:rPr>
          <w:rFonts w:hint="eastAsia"/>
          <w:szCs w:val="24"/>
        </w:rPr>
        <w:t>Dataset-B</w:t>
      </w:r>
      <w:r w:rsidRPr="00F2790A">
        <w:rPr>
          <w:rFonts w:hint="eastAsia"/>
          <w:szCs w:val="24"/>
        </w:rPr>
        <w:t>上，</w:t>
      </w:r>
      <w:r w:rsidR="00372A39">
        <w:rPr>
          <w:rFonts w:hint="eastAsia"/>
          <w:szCs w:val="24"/>
        </w:rPr>
        <w:t>模型的跨体系预测性能和超低摩擦区间外推能力均得到明显改善。表明了</w:t>
      </w:r>
      <w:r w:rsidRPr="00F2790A">
        <w:rPr>
          <w:rFonts w:hint="eastAsia"/>
          <w:szCs w:val="24"/>
        </w:rPr>
        <w:t>膜厚</w:t>
      </w:r>
      <w:r w:rsidRPr="00F2790A">
        <w:rPr>
          <w:szCs w:val="24"/>
        </w:rPr>
        <w:t>ℎ</w:t>
      </w:r>
      <w:r w:rsidRPr="00F2790A">
        <w:rPr>
          <w:rFonts w:hint="eastAsia"/>
          <w:szCs w:val="24"/>
        </w:rPr>
        <w:t>能够有效补充离子结构、表面性</w:t>
      </w:r>
      <w:r w:rsidR="00372A39">
        <w:rPr>
          <w:rFonts w:hint="eastAsia"/>
          <w:szCs w:val="24"/>
        </w:rPr>
        <w:t>质与外界环境</w:t>
      </w:r>
      <w:r w:rsidRPr="00F2790A">
        <w:rPr>
          <w:rFonts w:hint="eastAsia"/>
          <w:szCs w:val="24"/>
        </w:rPr>
        <w:t>难以直接表征的界面状态信息，是描述固体界面处离子液体纳米摩擦行为的关键增量特征。进一步分析发现，在包含</w:t>
      </w:r>
      <w:r w:rsidRPr="00F2790A">
        <w:rPr>
          <w:szCs w:val="24"/>
        </w:rPr>
        <w:t>ℎ</w:t>
      </w:r>
      <w:r>
        <w:rPr>
          <w:rFonts w:hint="eastAsia"/>
          <w:szCs w:val="24"/>
        </w:rPr>
        <w:t>的条件下，不同模型</w:t>
      </w:r>
      <w:r w:rsidRPr="00F2790A">
        <w:rPr>
          <w:rFonts w:hint="eastAsia"/>
          <w:szCs w:val="24"/>
        </w:rPr>
        <w:t>在摩擦系数区间上呈现出明显的互补趋势：</w:t>
      </w:r>
      <w:r>
        <w:rPr>
          <w:rFonts w:hint="eastAsia"/>
          <w:szCs w:val="24"/>
        </w:rPr>
        <w:t>RF</w:t>
      </w:r>
      <w:r w:rsidRPr="00F2790A">
        <w:rPr>
          <w:rFonts w:hint="eastAsia"/>
          <w:szCs w:val="24"/>
        </w:rPr>
        <w:t>与</w:t>
      </w:r>
      <w:proofErr w:type="spellStart"/>
      <w:r>
        <w:rPr>
          <w:rFonts w:hint="eastAsia"/>
          <w:szCs w:val="24"/>
        </w:rPr>
        <w:t>XGBoost</w:t>
      </w:r>
      <w:proofErr w:type="spellEnd"/>
      <w:r w:rsidRPr="00F2790A">
        <w:rPr>
          <w:rFonts w:hint="eastAsia"/>
          <w:szCs w:val="24"/>
        </w:rPr>
        <w:t>在低</w:t>
      </w:r>
      <w:commentRangeStart w:id="13"/>
      <w:r w:rsidRPr="00F2790A">
        <w:rPr>
          <w:rFonts w:ascii="Cambria Math" w:hAnsi="Cambria Math" w:cs="Cambria Math"/>
          <w:szCs w:val="24"/>
        </w:rPr>
        <w:t>𝜇</w:t>
      </w:r>
      <w:commentRangeEnd w:id="13"/>
      <w:r w:rsidR="001D0FBB">
        <w:rPr>
          <w:rStyle w:val="af5"/>
        </w:rPr>
        <w:commentReference w:id="13"/>
      </w:r>
      <w:r w:rsidRPr="00F2790A">
        <w:rPr>
          <w:rFonts w:hint="eastAsia"/>
          <w:szCs w:val="24"/>
        </w:rPr>
        <w:t>区域的局部偏差相对较小，而</w:t>
      </w:r>
      <w:proofErr w:type="spellStart"/>
      <w:r>
        <w:rPr>
          <w:rFonts w:hint="eastAsia"/>
          <w:szCs w:val="24"/>
        </w:rPr>
        <w:t>CatBoost</w:t>
      </w:r>
      <w:proofErr w:type="spellEnd"/>
      <w:r w:rsidRPr="00F2790A">
        <w:rPr>
          <w:rFonts w:hint="eastAsia"/>
          <w:szCs w:val="24"/>
        </w:rPr>
        <w:t>在中高</w:t>
      </w:r>
      <w:r w:rsidRPr="00F2790A">
        <w:rPr>
          <w:rFonts w:ascii="Cambria Math" w:hAnsi="Cambria Math" w:cs="Cambria Math"/>
          <w:szCs w:val="24"/>
        </w:rPr>
        <w:t>𝜇</w:t>
      </w:r>
      <w:r w:rsidRPr="00F2790A">
        <w:rPr>
          <w:rFonts w:hint="eastAsia"/>
          <w:szCs w:val="24"/>
        </w:rPr>
        <w:t>区域表现更为稳定。这表明，</w:t>
      </w:r>
      <w:commentRangeStart w:id="14"/>
      <w:r w:rsidRPr="00F2790A">
        <w:rPr>
          <w:rFonts w:hint="eastAsia"/>
          <w:szCs w:val="24"/>
        </w:rPr>
        <w:t>多维描述符</w:t>
      </w:r>
      <w:commentRangeEnd w:id="14"/>
      <w:r w:rsidR="00CF12E7">
        <w:rPr>
          <w:rStyle w:val="af5"/>
        </w:rPr>
        <w:commentReference w:id="14"/>
      </w:r>
      <w:r w:rsidRPr="00F2790A">
        <w:rPr>
          <w:rFonts w:hint="eastAsia"/>
          <w:szCs w:val="24"/>
        </w:rPr>
        <w:t>与摩擦响应之</w:t>
      </w:r>
      <w:r>
        <w:rPr>
          <w:rFonts w:hint="eastAsia"/>
          <w:szCs w:val="24"/>
        </w:rPr>
        <w:t>间的映射关系并非在全摩擦范围内保持一致，而具有明显的区间异质性，因此仅采用单模型进行全局拟合，难以</w:t>
      </w:r>
      <w:commentRangeStart w:id="15"/>
      <w:r>
        <w:rPr>
          <w:rFonts w:hint="eastAsia"/>
          <w:szCs w:val="24"/>
        </w:rPr>
        <w:t>同时兼顾整体预测精度、低摩擦区间预测能力</w:t>
      </w:r>
      <w:r w:rsidRPr="00F2790A">
        <w:rPr>
          <w:rFonts w:hint="eastAsia"/>
          <w:szCs w:val="24"/>
        </w:rPr>
        <w:t>以及未见体系上的稳健外推能力。</w:t>
      </w:r>
    </w:p>
    <w:p w14:paraId="088AFE99" w14:textId="77777777" w:rsidR="003579AB" w:rsidRPr="00F2790A" w:rsidRDefault="003579AB" w:rsidP="003579AB">
      <w:pPr>
        <w:ind w:firstLine="480"/>
        <w:rPr>
          <w:szCs w:val="24"/>
        </w:rPr>
      </w:pPr>
      <w:r w:rsidRPr="00F2790A">
        <w:rPr>
          <w:rFonts w:hint="eastAsia"/>
          <w:szCs w:val="24"/>
        </w:rPr>
        <w:t>基于上述认识，并考虑到含</w:t>
      </w:r>
      <w:r>
        <w:rPr>
          <w:rFonts w:hint="eastAsia"/>
          <w:szCs w:val="24"/>
        </w:rPr>
        <w:t>h</w:t>
      </w:r>
      <w:r w:rsidRPr="00F2790A">
        <w:rPr>
          <w:rFonts w:hint="eastAsia"/>
          <w:szCs w:val="24"/>
        </w:rPr>
        <w:t>的</w:t>
      </w:r>
      <w:r>
        <w:rPr>
          <w:rFonts w:hint="eastAsia"/>
          <w:szCs w:val="24"/>
        </w:rPr>
        <w:t>Dataset-B</w:t>
      </w:r>
      <w:r>
        <w:rPr>
          <w:rFonts w:hint="eastAsia"/>
          <w:szCs w:val="24"/>
        </w:rPr>
        <w:t>在</w:t>
      </w:r>
      <w:r w:rsidRPr="00F2790A">
        <w:rPr>
          <w:rFonts w:hint="eastAsia"/>
          <w:szCs w:val="24"/>
        </w:rPr>
        <w:t>性能</w:t>
      </w:r>
      <w:r>
        <w:rPr>
          <w:rFonts w:hint="eastAsia"/>
          <w:szCs w:val="24"/>
        </w:rPr>
        <w:t>预测</w:t>
      </w:r>
      <w:r w:rsidRPr="00F2790A">
        <w:rPr>
          <w:rFonts w:hint="eastAsia"/>
          <w:szCs w:val="24"/>
        </w:rPr>
        <w:t>与机理表征上均具有更高的信息完整性，本章</w:t>
      </w:r>
      <w:r w:rsidR="00372A39">
        <w:rPr>
          <w:rFonts w:hint="eastAsia"/>
          <w:szCs w:val="24"/>
        </w:rPr>
        <w:t>采用</w:t>
      </w:r>
      <w:commentRangeEnd w:id="15"/>
      <w:r w:rsidR="00EF4529">
        <w:rPr>
          <w:rStyle w:val="af5"/>
        </w:rPr>
        <w:commentReference w:id="15"/>
      </w:r>
      <w:r>
        <w:rPr>
          <w:rFonts w:hint="eastAsia"/>
          <w:szCs w:val="24"/>
        </w:rPr>
        <w:t>Dataset-B</w:t>
      </w:r>
      <w:r>
        <w:rPr>
          <w:rFonts w:hint="eastAsia"/>
          <w:szCs w:val="24"/>
        </w:rPr>
        <w:t>，</w:t>
      </w:r>
      <w:r w:rsidRPr="00F2790A">
        <w:rPr>
          <w:rFonts w:hint="eastAsia"/>
          <w:szCs w:val="24"/>
        </w:rPr>
        <w:t>在与第三章一致的数据划分与模型验证框架下，构建一种面向固体界面处离子液体纳米摩擦系数预测的门控分区混合学习方法。与第三章</w:t>
      </w:r>
      <w:r>
        <w:rPr>
          <w:rFonts w:hint="eastAsia"/>
          <w:szCs w:val="24"/>
        </w:rPr>
        <w:t>的全局单模型拟合策略相比，本章方法将复杂的整体回归问题转化为更易处理的局部子问题，以</w:t>
      </w:r>
      <w:r w:rsidRPr="00F2790A">
        <w:rPr>
          <w:rFonts w:hint="eastAsia"/>
          <w:szCs w:val="24"/>
        </w:rPr>
        <w:t>提高固体界面处离子液体纳米摩擦系数预测的准确性、区间适配性与跨体系泛化能力，特别是增强模型对低</w:t>
      </w:r>
      <w:r w:rsidRPr="00F2790A">
        <w:rPr>
          <w:rFonts w:ascii="Cambria Math" w:hAnsi="Cambria Math" w:cs="Cambria Math"/>
          <w:szCs w:val="24"/>
        </w:rPr>
        <w:t>𝜇</w:t>
      </w:r>
      <w:r>
        <w:rPr>
          <w:rFonts w:hint="eastAsia"/>
          <w:szCs w:val="24"/>
        </w:rPr>
        <w:t>和超低</w:t>
      </w:r>
      <w:r w:rsidRPr="00F2790A">
        <w:rPr>
          <w:rFonts w:ascii="Cambria Math" w:hAnsi="Cambria Math" w:cs="Cambria Math"/>
          <w:szCs w:val="24"/>
        </w:rPr>
        <w:t>𝜇</w:t>
      </w:r>
      <w:r w:rsidRPr="00F2790A">
        <w:rPr>
          <w:rFonts w:hint="eastAsia"/>
          <w:szCs w:val="24"/>
        </w:rPr>
        <w:t>区域的预测可靠性。具体的</w:t>
      </w:r>
      <w:r w:rsidRPr="004B035D">
        <w:rPr>
          <w:rFonts w:hint="eastAsia"/>
          <w:szCs w:val="24"/>
        </w:rPr>
        <w:t>门控分区混合学习方法</w:t>
      </w:r>
      <w:r w:rsidRPr="00F2790A">
        <w:rPr>
          <w:rFonts w:hint="eastAsia"/>
          <w:szCs w:val="24"/>
        </w:rPr>
        <w:t>在</w:t>
      </w:r>
      <w:r>
        <w:rPr>
          <w:rFonts w:hint="eastAsia"/>
          <w:szCs w:val="24"/>
        </w:rPr>
        <w:t>4.2</w:t>
      </w:r>
      <w:r w:rsidRPr="00F2790A">
        <w:rPr>
          <w:rFonts w:hint="eastAsia"/>
          <w:szCs w:val="24"/>
        </w:rPr>
        <w:t>节中详细展开。</w:t>
      </w:r>
    </w:p>
    <w:p w14:paraId="5755F7D7" w14:textId="77777777" w:rsidR="003579AB" w:rsidRDefault="003579AB" w:rsidP="003579AB">
      <w:pPr>
        <w:pStyle w:val="2"/>
      </w:pPr>
      <w:r w:rsidRPr="0048517A">
        <w:rPr>
          <w:rFonts w:hint="eastAsia"/>
        </w:rPr>
        <w:t>门控分区混合学习</w:t>
      </w:r>
      <w:r>
        <w:rPr>
          <w:rFonts w:hint="eastAsia"/>
        </w:rPr>
        <w:t>模型构建</w:t>
      </w:r>
      <w:r w:rsidRPr="0048517A">
        <w:rPr>
          <w:rFonts w:hint="eastAsia"/>
        </w:rPr>
        <w:t>方法</w:t>
      </w:r>
    </w:p>
    <w:p w14:paraId="1811DF28" w14:textId="77777777" w:rsidR="003579AB" w:rsidRDefault="003579AB" w:rsidP="003579AB">
      <w:pPr>
        <w:ind w:firstLine="480"/>
      </w:pPr>
      <w:r w:rsidRPr="004B035D">
        <w:rPr>
          <w:rFonts w:hint="eastAsia"/>
        </w:rPr>
        <w:t>为提高模型在全摩擦区间内尤其是低μ与超低μ区域的预测能力，</w:t>
      </w:r>
      <w:r>
        <w:rPr>
          <w:rFonts w:hint="eastAsia"/>
        </w:rPr>
        <w:t>并充分利用膜厚</w:t>
      </w:r>
      <w:r>
        <w:t>ℎ</w:t>
      </w:r>
      <w:r>
        <w:rPr>
          <w:rFonts w:hint="eastAsia"/>
        </w:rPr>
        <w:t>所表征的界面结构信息，</w:t>
      </w:r>
      <w:r w:rsidRPr="004B035D">
        <w:rPr>
          <w:rFonts w:hint="eastAsia"/>
        </w:rPr>
        <w:t>本章在第三章单模型分析</w:t>
      </w:r>
      <w:r>
        <w:rPr>
          <w:rFonts w:hint="eastAsia"/>
        </w:rPr>
        <w:t>结果的</w:t>
      </w:r>
      <w:r w:rsidRPr="004B035D">
        <w:rPr>
          <w:rFonts w:hint="eastAsia"/>
        </w:rPr>
        <w:t>基础上，</w:t>
      </w:r>
      <w:r w:rsidRPr="00C15E80">
        <w:rPr>
          <w:rFonts w:hint="eastAsia"/>
        </w:rPr>
        <w:t>以含膜厚信息的</w:t>
      </w:r>
      <w:r>
        <w:rPr>
          <w:rFonts w:hint="eastAsia"/>
        </w:rPr>
        <w:t>Dataset-B</w:t>
      </w:r>
      <w:r>
        <w:rPr>
          <w:rFonts w:hint="eastAsia"/>
        </w:rPr>
        <w:t>为数据基础，构建门控分区混合学习模型，其</w:t>
      </w:r>
      <w:r w:rsidRPr="004B035D">
        <w:rPr>
          <w:rFonts w:hint="eastAsia"/>
        </w:rPr>
        <w:t>建模流程如图</w:t>
      </w:r>
      <w:r>
        <w:rPr>
          <w:rFonts w:hint="eastAsia"/>
        </w:rPr>
        <w:t>4.</w:t>
      </w:r>
      <w:r>
        <w:t>1</w:t>
      </w:r>
      <w:r>
        <w:rPr>
          <w:rFonts w:hint="eastAsia"/>
        </w:rPr>
        <w:t>所示，主要包括‘门控分区’和‘区间局部混合学习’两个核心环节</w:t>
      </w:r>
      <w:r w:rsidRPr="00A46A26">
        <w:rPr>
          <w:rFonts w:hint="eastAsia"/>
        </w:rPr>
        <w:t>。</w:t>
      </w:r>
      <w:r>
        <w:rPr>
          <w:rFonts w:hint="eastAsia"/>
        </w:rPr>
        <w:t>首先，基于第三章所揭示的不同单</w:t>
      </w:r>
      <w:r w:rsidRPr="00A46A26">
        <w:rPr>
          <w:rFonts w:hint="eastAsia"/>
        </w:rPr>
        <w:t>模型在不同摩擦区间的性能差异，</w:t>
      </w:r>
      <w:r>
        <w:rPr>
          <w:rFonts w:hint="eastAsia"/>
        </w:rPr>
        <w:t>本章</w:t>
      </w:r>
      <w:r w:rsidRPr="00A46A26">
        <w:rPr>
          <w:rFonts w:hint="eastAsia"/>
        </w:rPr>
        <w:t>引入门控模型</w:t>
      </w:r>
      <w:r>
        <w:rPr>
          <w:rFonts w:hint="eastAsia"/>
        </w:rPr>
        <w:t>对样本进行</w:t>
      </w:r>
      <w:r w:rsidRPr="00A46A26">
        <w:rPr>
          <w:rFonts w:hint="eastAsia"/>
        </w:rPr>
        <w:t>低摩擦、中摩擦和高摩擦区间</w:t>
      </w:r>
      <w:r>
        <w:rPr>
          <w:rFonts w:hint="eastAsia"/>
        </w:rPr>
        <w:t>划分；随后，</w:t>
      </w:r>
      <w:r w:rsidRPr="00A46A26">
        <w:rPr>
          <w:rFonts w:hint="eastAsia"/>
        </w:rPr>
        <w:t>在各</w:t>
      </w:r>
      <w:r>
        <w:rPr>
          <w:rFonts w:hint="eastAsia"/>
        </w:rPr>
        <w:t>摩擦</w:t>
      </w:r>
      <w:r w:rsidRPr="00A46A26">
        <w:rPr>
          <w:rFonts w:hint="eastAsia"/>
        </w:rPr>
        <w:t>区间内分别</w:t>
      </w:r>
      <w:r w:rsidRPr="00A46A26">
        <w:rPr>
          <w:rFonts w:hint="eastAsia"/>
        </w:rPr>
        <w:lastRenderedPageBreak/>
        <w:t>构建局部混合学习模型，</w:t>
      </w:r>
      <w:r w:rsidRPr="00C54F52">
        <w:rPr>
          <w:rFonts w:hint="eastAsia"/>
        </w:rPr>
        <w:t>充分发挥不同基学习器与元模型在相应区间内的预测优势。以下将</w:t>
      </w:r>
      <w:r w:rsidRPr="00A46A26">
        <w:rPr>
          <w:rFonts w:hint="eastAsia"/>
        </w:rPr>
        <w:t>分别从</w:t>
      </w:r>
      <w:r w:rsidRPr="00372A39">
        <w:rPr>
          <w:rFonts w:hint="eastAsia"/>
        </w:rPr>
        <w:t>数据基础与验证方案</w:t>
      </w:r>
      <w:r w:rsidRPr="00A46A26">
        <w:rPr>
          <w:rFonts w:hint="eastAsia"/>
        </w:rPr>
        <w:t>、门控</w:t>
      </w:r>
      <w:r>
        <w:rPr>
          <w:rFonts w:hint="eastAsia"/>
        </w:rPr>
        <w:t>模型构建</w:t>
      </w:r>
      <w:r w:rsidRPr="00A46A26">
        <w:rPr>
          <w:rFonts w:hint="eastAsia"/>
        </w:rPr>
        <w:t>与</w:t>
      </w:r>
      <w:r>
        <w:rPr>
          <w:rFonts w:hint="eastAsia"/>
        </w:rPr>
        <w:t>摩擦区间划分、</w:t>
      </w:r>
      <w:r w:rsidRPr="00A46A26">
        <w:rPr>
          <w:rFonts w:hint="eastAsia"/>
        </w:rPr>
        <w:t>各</w:t>
      </w:r>
      <w:r>
        <w:rPr>
          <w:rFonts w:hint="eastAsia"/>
        </w:rPr>
        <w:t>摩擦</w:t>
      </w:r>
      <w:r w:rsidRPr="00A46A26">
        <w:rPr>
          <w:rFonts w:hint="eastAsia"/>
        </w:rPr>
        <w:t>区间混合学习模型构建</w:t>
      </w:r>
      <w:r>
        <w:rPr>
          <w:rFonts w:hint="eastAsia"/>
        </w:rPr>
        <w:t>与参数寻优</w:t>
      </w:r>
      <w:r w:rsidRPr="00A46A26">
        <w:rPr>
          <w:rFonts w:hint="eastAsia"/>
        </w:rPr>
        <w:t>三个方面展开说明。</w:t>
      </w:r>
    </w:p>
    <w:p w14:paraId="00AAB22A" w14:textId="77777777" w:rsidR="003579AB" w:rsidRDefault="003579AB" w:rsidP="003579AB">
      <w:pPr>
        <w:pStyle w:val="ac"/>
      </w:pPr>
      <w:r>
        <w:rPr>
          <w:noProof/>
        </w:rPr>
        <w:drawing>
          <wp:inline distT="0" distB="0" distL="0" distR="0" wp14:anchorId="1C0C66ED" wp14:editId="22D5633F">
            <wp:extent cx="2807320" cy="47250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07320" cy="4725035"/>
                    </a:xfrm>
                    <a:prstGeom prst="rect">
                      <a:avLst/>
                    </a:prstGeom>
                    <a:noFill/>
                  </pic:spPr>
                </pic:pic>
              </a:graphicData>
            </a:graphic>
          </wp:inline>
        </w:drawing>
      </w:r>
    </w:p>
    <w:p w14:paraId="2F81A450" w14:textId="77777777" w:rsidR="003579AB" w:rsidRPr="00EB501E" w:rsidRDefault="003579AB" w:rsidP="003579AB">
      <w:pPr>
        <w:pStyle w:val="ac"/>
      </w:pPr>
      <w:r w:rsidRPr="00EB501E">
        <w:rPr>
          <w:rFonts w:hint="eastAsia"/>
        </w:rPr>
        <w:t>图</w:t>
      </w:r>
      <w:r w:rsidRPr="00EB501E">
        <w:rPr>
          <w:rFonts w:hint="eastAsia"/>
        </w:rPr>
        <w:t>4.1</w:t>
      </w:r>
      <w:r w:rsidRPr="00A46A26">
        <w:rPr>
          <w:rFonts w:hint="eastAsia"/>
        </w:rPr>
        <w:t>门控分区混合学习建模流程图</w:t>
      </w:r>
    </w:p>
    <w:p w14:paraId="1B896D9A" w14:textId="77777777" w:rsidR="003579AB" w:rsidRPr="00CB0A32" w:rsidRDefault="003579AB" w:rsidP="003579AB">
      <w:pPr>
        <w:pStyle w:val="3"/>
      </w:pPr>
      <w:r>
        <w:rPr>
          <w:rFonts w:hint="eastAsia"/>
        </w:rPr>
        <w:t>本章</w:t>
      </w:r>
      <w:r w:rsidRPr="00E975F7">
        <w:rPr>
          <w:rFonts w:hint="eastAsia"/>
        </w:rPr>
        <w:t>数据</w:t>
      </w:r>
      <w:r>
        <w:rPr>
          <w:rFonts w:hint="eastAsia"/>
        </w:rPr>
        <w:t>基</w:t>
      </w:r>
      <w:r w:rsidRPr="00CB0A32">
        <w:rPr>
          <w:rFonts w:hint="eastAsia"/>
        </w:rPr>
        <w:t>础与验证方案</w:t>
      </w:r>
    </w:p>
    <w:p w14:paraId="023E7871" w14:textId="77777777" w:rsidR="003579AB" w:rsidRDefault="003579AB" w:rsidP="003579AB">
      <w:pPr>
        <w:ind w:firstLine="480"/>
      </w:pPr>
      <w:r>
        <w:rPr>
          <w:rFonts w:hint="eastAsia"/>
        </w:rPr>
        <w:t>为保证第四章所构建的门控分区混合学习模型与第三章单模型结果具有直接可比性，本章不再重新构建数据集，而是沿用第二章建立并在第三章用于单模型评估的文献数据体系。第三章结果表明，含膜厚的</w:t>
      </w:r>
      <w:r>
        <w:rPr>
          <w:rFonts w:hint="eastAsia"/>
        </w:rPr>
        <w:t>Dataset-B</w:t>
      </w:r>
      <w:r>
        <w:rPr>
          <w:rFonts w:hint="eastAsia"/>
        </w:rPr>
        <w:t>在外部文献验证与超低摩擦</w:t>
      </w:r>
      <w:r w:rsidR="00CD2324">
        <w:rPr>
          <w:rFonts w:hint="eastAsia"/>
        </w:rPr>
        <w:t>区间</w:t>
      </w:r>
      <w:r>
        <w:rPr>
          <w:rFonts w:hint="eastAsia"/>
        </w:rPr>
        <w:t>外部实验验证中均表现更优，且</w:t>
      </w:r>
      <w:r>
        <w:rPr>
          <w:rFonts w:hint="eastAsia"/>
        </w:rPr>
        <w:t>SHAP</w:t>
      </w:r>
      <w:r>
        <w:rPr>
          <w:rFonts w:hint="eastAsia"/>
        </w:rPr>
        <w:t>分析结果显示膜厚</w:t>
      </w:r>
      <w:r>
        <w:t>ℎ</w:t>
      </w:r>
      <w:r>
        <w:rPr>
          <w:rFonts w:hint="eastAsia"/>
        </w:rPr>
        <w:t>在不同模型中均为主导贡献特征。因此，本章选用包含界面膜厚信息的</w:t>
      </w:r>
      <w:r>
        <w:rPr>
          <w:rFonts w:hint="eastAsia"/>
        </w:rPr>
        <w:t>Dataset-B</w:t>
      </w:r>
      <w:r>
        <w:rPr>
          <w:rFonts w:hint="eastAsia"/>
        </w:rPr>
        <w:t>作为门控分区混合学习的数据基础。该数据集以离子液体在固体界面处的纳米摩擦系数</w:t>
      </w:r>
      <w:r>
        <w:rPr>
          <w:rFonts w:ascii="Cambria Math" w:hAnsi="Cambria Math" w:cs="Cambria Math"/>
        </w:rPr>
        <w:t>𝜇</w:t>
      </w:r>
      <w:r>
        <w:rPr>
          <w:rFonts w:hint="eastAsia"/>
        </w:rPr>
        <w:t>为回</w:t>
      </w:r>
      <w:r w:rsidR="00CD2324">
        <w:rPr>
          <w:rFonts w:hint="eastAsia"/>
        </w:rPr>
        <w:t>归预测目标，输入特征由离子结构描述符、固体表面描述符、外界环境</w:t>
      </w:r>
      <w:r>
        <w:rPr>
          <w:rFonts w:hint="eastAsia"/>
        </w:rPr>
        <w:t>描述符以及界面膜厚</w:t>
      </w:r>
      <w:r>
        <w:t>ℎ</w:t>
      </w:r>
      <w:r>
        <w:rPr>
          <w:rFonts w:hint="eastAsia"/>
        </w:rPr>
        <w:t>共同组成。描述符的简称、含义与单位见表</w:t>
      </w:r>
      <w:r>
        <w:rPr>
          <w:rFonts w:hint="eastAsia"/>
        </w:rPr>
        <w:t>2.1</w:t>
      </w:r>
      <w:r>
        <w:rPr>
          <w:rFonts w:hint="eastAsia"/>
        </w:rPr>
        <w:t>，详细的数据集构建流程见</w:t>
      </w:r>
      <w:r w:rsidRPr="008A2A51">
        <w:rPr>
          <w:rFonts w:hint="eastAsia"/>
        </w:rPr>
        <w:t>2.1</w:t>
      </w:r>
      <w:r>
        <w:rPr>
          <w:rFonts w:hint="eastAsia"/>
        </w:rPr>
        <w:t>节</w:t>
      </w:r>
      <w:r w:rsidRPr="008A2A51">
        <w:rPr>
          <w:rFonts w:hint="eastAsia"/>
        </w:rPr>
        <w:t>。</w:t>
      </w:r>
    </w:p>
    <w:p w14:paraId="319F2775" w14:textId="77777777" w:rsidR="003579AB" w:rsidRPr="00CD2324" w:rsidRDefault="003579AB" w:rsidP="003579AB">
      <w:pPr>
        <w:ind w:firstLine="480"/>
      </w:pPr>
      <w:r>
        <w:rPr>
          <w:rFonts w:hint="eastAsia"/>
        </w:rPr>
        <w:t>考虑到文献样本规模有限且摩擦系数</w:t>
      </w:r>
      <w:r>
        <w:rPr>
          <w:rFonts w:ascii="Cambria Math" w:hAnsi="Cambria Math" w:cs="Cambria Math"/>
        </w:rPr>
        <w:t>𝜇</w:t>
      </w:r>
      <w:r>
        <w:rPr>
          <w:rFonts w:hint="eastAsia"/>
        </w:rPr>
        <w:t>分布不均衡，本章继续采用与第三章</w:t>
      </w:r>
      <w:r w:rsidRPr="00CD2324">
        <w:rPr>
          <w:rFonts w:hint="eastAsia"/>
        </w:rPr>
        <w:lastRenderedPageBreak/>
        <w:t>一致的联合标签分层策略，将</w:t>
      </w:r>
      <w:r w:rsidRPr="00CD2324">
        <w:rPr>
          <w:rFonts w:hint="eastAsia"/>
        </w:rPr>
        <w:t>Dataset-B</w:t>
      </w:r>
      <w:r w:rsidRPr="00CD2324">
        <w:rPr>
          <w:rFonts w:hint="eastAsia"/>
        </w:rPr>
        <w:t>划分为训练集、测试集和外部文献验证集。同时，本研究测得的超低摩擦</w:t>
      </w:r>
      <w:r w:rsidR="00CD2324" w:rsidRPr="00CD2324">
        <w:rPr>
          <w:rFonts w:hint="eastAsia"/>
        </w:rPr>
        <w:t>区间</w:t>
      </w:r>
      <w:r w:rsidRPr="00CD2324">
        <w:rPr>
          <w:rFonts w:hint="eastAsia"/>
        </w:rPr>
        <w:t>样本</w:t>
      </w:r>
      <w:r w:rsidR="00CD2324" w:rsidRPr="00CD2324">
        <w:rPr>
          <w:rFonts w:hint="eastAsia"/>
        </w:rPr>
        <w:t>数据</w:t>
      </w:r>
      <w:r w:rsidRPr="00CD2324">
        <w:rPr>
          <w:rFonts w:hint="eastAsia"/>
        </w:rPr>
        <w:t>继续作为独立外部实验验证集保留，用于检验模型在超低摩擦区间的外推能力。数据预处理与模型验证方案均与第三章保持一致，</w:t>
      </w:r>
      <w:r w:rsidR="00CD2324" w:rsidRPr="00CD2324">
        <w:rPr>
          <w:rFonts w:hint="eastAsia"/>
        </w:rPr>
        <w:t>其中的数据</w:t>
      </w:r>
      <w:r w:rsidRPr="00CD2324">
        <w:rPr>
          <w:rFonts w:hint="eastAsia"/>
        </w:rPr>
        <w:t>标准化参数仅由</w:t>
      </w:r>
      <w:r w:rsidR="00CD2324" w:rsidRPr="00CD2324">
        <w:rPr>
          <w:rFonts w:hint="eastAsia"/>
        </w:rPr>
        <w:t>训练集计算，并同步应用于测试集、外部文献验证集和外部实验验证集，具体步骤见</w:t>
      </w:r>
      <w:r w:rsidR="00CD2324" w:rsidRPr="00CD2324">
        <w:rPr>
          <w:rFonts w:hint="eastAsia"/>
        </w:rPr>
        <w:t>2.2</w:t>
      </w:r>
      <w:r w:rsidR="00CD2324" w:rsidRPr="00CD2324">
        <w:rPr>
          <w:rFonts w:hint="eastAsia"/>
        </w:rPr>
        <w:t>节。</w:t>
      </w:r>
      <w:r w:rsidRPr="00CD2324">
        <w:rPr>
          <w:rFonts w:hint="eastAsia"/>
        </w:rPr>
        <w:t>模型评价指标继续采用</w:t>
      </w:r>
      <w:r w:rsidRPr="00CD2324">
        <w:rPr>
          <w:rFonts w:hint="eastAsia"/>
        </w:rPr>
        <w:t>R</w:t>
      </w:r>
      <w:r w:rsidRPr="00CD2324">
        <w:rPr>
          <w:vertAlign w:val="superscript"/>
        </w:rPr>
        <w:t>2</w:t>
      </w:r>
      <w:r w:rsidRPr="00CD2324">
        <w:rPr>
          <w:rFonts w:hint="eastAsia"/>
        </w:rPr>
        <w:t>、</w:t>
      </w:r>
      <w:r w:rsidRPr="00CD2324">
        <w:rPr>
          <w:rFonts w:hint="eastAsia"/>
        </w:rPr>
        <w:t>M</w:t>
      </w:r>
      <w:r w:rsidRPr="00CD2324">
        <w:t>AE</w:t>
      </w:r>
      <w:r w:rsidRPr="00CD2324">
        <w:rPr>
          <w:rFonts w:hint="eastAsia"/>
        </w:rPr>
        <w:t>和</w:t>
      </w:r>
      <w:r w:rsidRPr="00CD2324">
        <w:rPr>
          <w:rFonts w:hint="eastAsia"/>
        </w:rPr>
        <w:t>R</w:t>
      </w:r>
      <w:r w:rsidRPr="00CD2324">
        <w:t>MSE</w:t>
      </w:r>
      <w:r w:rsidRPr="00CD2324">
        <w:rPr>
          <w:rFonts w:hint="eastAsia"/>
        </w:rPr>
        <w:t>，以保证第四章结果与第三章单模型结果具有可比性。</w:t>
      </w:r>
    </w:p>
    <w:p w14:paraId="41B98FA1" w14:textId="77777777" w:rsidR="003579AB" w:rsidRDefault="003579AB" w:rsidP="003579AB">
      <w:pPr>
        <w:pStyle w:val="3"/>
      </w:pPr>
      <w:r w:rsidRPr="00E975F7">
        <w:rPr>
          <w:rFonts w:hint="eastAsia"/>
        </w:rPr>
        <w:t>门控模型</w:t>
      </w:r>
      <w:r>
        <w:rPr>
          <w:rFonts w:hint="eastAsia"/>
        </w:rPr>
        <w:t>构建</w:t>
      </w:r>
      <w:r w:rsidRPr="00E975F7">
        <w:rPr>
          <w:rFonts w:hint="eastAsia"/>
        </w:rPr>
        <w:t>与摩擦区间划分</w:t>
      </w:r>
    </w:p>
    <w:p w14:paraId="06C7FDB4" w14:textId="77777777" w:rsidR="003579AB" w:rsidRDefault="003579AB" w:rsidP="003579AB">
      <w:pPr>
        <w:ind w:firstLine="480"/>
      </w:pPr>
      <w:r>
        <w:rPr>
          <w:rFonts w:hint="eastAsia"/>
        </w:rPr>
        <w:t>为了充分利用不同模型在不同摩擦区间内的局部预测优势，本节首先进行摩擦区间划分，对应图</w:t>
      </w:r>
      <w:r w:rsidRPr="005B0A82">
        <w:rPr>
          <w:rFonts w:hint="eastAsia"/>
        </w:rPr>
        <w:t>4.1</w:t>
      </w:r>
      <w:r w:rsidRPr="005B0A82">
        <w:rPr>
          <w:rFonts w:hint="eastAsia"/>
        </w:rPr>
        <w:t>中的</w:t>
      </w:r>
      <w:r w:rsidRPr="004F14CD">
        <w:rPr>
          <w:rFonts w:hint="eastAsia"/>
        </w:rPr>
        <w:t>“</w:t>
      </w:r>
      <w:r w:rsidRPr="004F14CD">
        <w:t>Gate-based partitioning</w:t>
      </w:r>
      <w:r w:rsidR="004F14CD">
        <w:rPr>
          <w:rFonts w:hint="eastAsia"/>
        </w:rPr>
        <w:t>”部分</w:t>
      </w:r>
      <w:r>
        <w:rPr>
          <w:rFonts w:hint="eastAsia"/>
        </w:rPr>
        <w:t>。考虑到测试集样本、外部验证集样本</w:t>
      </w:r>
      <w:r w:rsidRPr="005B0A82">
        <w:rPr>
          <w:rFonts w:hint="eastAsia"/>
        </w:rPr>
        <w:t>以及其他待</w:t>
      </w:r>
      <w:r>
        <w:rPr>
          <w:rFonts w:hint="eastAsia"/>
        </w:rPr>
        <w:t>预测</w:t>
      </w:r>
      <w:r w:rsidRPr="005B0A82">
        <w:rPr>
          <w:rFonts w:hint="eastAsia"/>
        </w:rPr>
        <w:t>新样本</w:t>
      </w:r>
      <w:r>
        <w:rPr>
          <w:rFonts w:hint="eastAsia"/>
        </w:rPr>
        <w:t>的真实摩擦系数</w:t>
      </w:r>
      <w:r>
        <w:rPr>
          <w:rFonts w:ascii="Cambria Math" w:hAnsi="Cambria Math" w:cs="Cambria Math"/>
        </w:rPr>
        <w:t>𝜇</w:t>
      </w:r>
      <w:r>
        <w:rPr>
          <w:rFonts w:ascii="Cambria Math" w:hAnsi="Cambria Math" w:cs="Cambria Math" w:hint="eastAsia"/>
        </w:rPr>
        <w:t>在预测时是未知的，</w:t>
      </w:r>
      <w:r w:rsidRPr="005B0A82">
        <w:rPr>
          <w:rFonts w:ascii="Cambria Math" w:hAnsi="Cambria Math" w:cs="Cambria Math" w:hint="eastAsia"/>
        </w:rPr>
        <w:t>本章不直接依据</w:t>
      </w:r>
      <w:r>
        <w:rPr>
          <w:rFonts w:ascii="Cambria Math" w:hAnsi="Cambria Math" w:cs="Cambria Math" w:hint="eastAsia"/>
        </w:rPr>
        <w:t>真实</w:t>
      </w:r>
      <w:r w:rsidRPr="005B0A82">
        <w:rPr>
          <w:rFonts w:ascii="Cambria Math" w:hAnsi="Cambria Math" w:cs="Cambria Math" w:hint="eastAsia"/>
        </w:rPr>
        <w:t>𝜇</w:t>
      </w:r>
      <w:r>
        <w:rPr>
          <w:rFonts w:ascii="Cambria Math" w:hAnsi="Cambria Math" w:cs="Cambria Math" w:hint="eastAsia"/>
        </w:rPr>
        <w:t>划分低摩擦、中摩擦和高</w:t>
      </w:r>
      <w:r w:rsidRPr="005B0A82">
        <w:rPr>
          <w:rFonts w:ascii="Cambria Math" w:hAnsi="Cambria Math" w:cs="Cambria Math" w:hint="eastAsia"/>
        </w:rPr>
        <w:t>摩擦区间，而是引入</w:t>
      </w:r>
      <w:r>
        <w:rPr>
          <w:rFonts w:ascii="Cambria Math" w:hAnsi="Cambria Math" w:cs="Cambria Math" w:hint="eastAsia"/>
        </w:rPr>
        <w:t>门控模型，由其根据输入特征描述符向量对样本摩擦水平进行初步预测</w:t>
      </w:r>
      <w:r w:rsidRPr="005B0A82">
        <w:rPr>
          <w:rFonts w:ascii="Cambria Math" w:hAnsi="Cambria Math" w:cs="Cambria Math" w:hint="eastAsia"/>
        </w:rPr>
        <w:t>。</w:t>
      </w:r>
    </w:p>
    <w:p w14:paraId="415C94E4" w14:textId="77777777" w:rsidR="003579AB" w:rsidRPr="00C36873" w:rsidRDefault="003579AB" w:rsidP="003579AB">
      <w:pPr>
        <w:ind w:firstLine="480"/>
      </w:pPr>
      <w:r>
        <w:rPr>
          <w:rFonts w:hint="eastAsia"/>
        </w:rPr>
        <w:t>在门控模型的选择上，综合第三章五类单模型在训练集、测试集以及外部验证集上的预测结果，</w:t>
      </w:r>
      <w:proofErr w:type="spellStart"/>
      <w:r>
        <w:rPr>
          <w:rFonts w:hint="eastAsia"/>
        </w:rPr>
        <w:t>CatBoost</w:t>
      </w:r>
      <w:proofErr w:type="spellEnd"/>
      <w:r w:rsidRPr="007F100E">
        <w:rPr>
          <w:rFonts w:hint="eastAsia"/>
        </w:rPr>
        <w:t>在含膜厚</w:t>
      </w:r>
      <w:r>
        <w:rPr>
          <w:rFonts w:hint="eastAsia"/>
        </w:rPr>
        <w:t>Dataset-B</w:t>
      </w:r>
      <w:r w:rsidRPr="007F100E">
        <w:rPr>
          <w:rFonts w:hint="eastAsia"/>
        </w:rPr>
        <w:t>上表现出较好的综合性能与稳定性</w:t>
      </w:r>
      <w:r>
        <w:rPr>
          <w:rFonts w:hint="eastAsia"/>
        </w:rPr>
        <w:t>，因此被选作门控模型。具体而言，首先在训练集内部对</w:t>
      </w:r>
      <w:proofErr w:type="spellStart"/>
      <w:r>
        <w:rPr>
          <w:rFonts w:hint="eastAsia"/>
        </w:rPr>
        <w:t>CatBoost</w:t>
      </w:r>
      <w:proofErr w:type="spellEnd"/>
      <w:r>
        <w:rPr>
          <w:rFonts w:hint="eastAsia"/>
        </w:rPr>
        <w:t>门控模型进行五折交叉验证训练，并收集每个训练样本对应的交叉验证初步预测值，记为</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oMath>
      <w:r>
        <w:rPr>
          <w:rFonts w:hint="eastAsia"/>
        </w:rPr>
        <w:t>。在获得全部训练样本的初步预测值</w:t>
      </w:r>
      <m:oMath>
        <m:sSub>
          <m:sSubPr>
            <m:ctrlPr>
              <w:rPr>
                <w:rStyle w:val="ad"/>
                <w:rFonts w:ascii="Cambria Math" w:hAnsi="Cambria Math"/>
              </w:rPr>
            </m:ctrlPr>
          </m:sSubPr>
          <m:e>
            <m:acc>
              <m:accPr>
                <m:ctrlPr>
                  <w:rPr>
                    <w:rStyle w:val="ad"/>
                    <w:rFonts w:ascii="Cambria Math" w:hAnsi="Cambria Math"/>
                  </w:rPr>
                </m:ctrlPr>
              </m:accPr>
              <m:e>
                <m:r>
                  <w:rPr>
                    <w:rStyle w:val="ad"/>
                    <w:rFonts w:ascii="Cambria Math" w:hAnsi="Cambria Math"/>
                  </w:rPr>
                  <m:t>μ</m:t>
                </m:r>
              </m:e>
            </m:acc>
          </m:e>
          <m:sub>
            <m:r>
              <w:rPr>
                <w:rStyle w:val="ad"/>
                <w:rFonts w:ascii="Cambria Math" w:hAnsi="Cambria Math"/>
              </w:rPr>
              <m:t>gate</m:t>
            </m:r>
          </m:sub>
        </m:sSub>
      </m:oMath>
      <w:r>
        <w:rPr>
          <w:rFonts w:hint="eastAsia"/>
        </w:rPr>
        <w:t>后，按升序对其进行排列。随后，基于这些初步预测值的分布，通过选定的分位数组合确定两个门控阈值</w:t>
      </w:r>
      <w:r w:rsidRPr="00FC3CE3">
        <w:rPr>
          <w:rFonts w:cs="Times New Roman"/>
          <w:i/>
        </w:rPr>
        <w:t>μ</w:t>
      </w:r>
      <w:r w:rsidRPr="00FC3CE3">
        <w:rPr>
          <w:rFonts w:cs="Times New Roman"/>
          <w:vertAlign w:val="subscript"/>
        </w:rPr>
        <w:t>1</w:t>
      </w:r>
      <w:r w:rsidRPr="00FC3CE3">
        <w:rPr>
          <w:rFonts w:cs="Times New Roman" w:hint="eastAsia"/>
        </w:rPr>
        <w:t>和</w:t>
      </w:r>
      <w:r w:rsidRPr="00FC3CE3">
        <w:rPr>
          <w:rFonts w:cs="Times New Roman"/>
          <w:i/>
        </w:rPr>
        <w:t>μ</w:t>
      </w:r>
      <w:r w:rsidRPr="00FC3CE3">
        <w:rPr>
          <w:rFonts w:cs="Times New Roman"/>
          <w:vertAlign w:val="subscript"/>
        </w:rPr>
        <w:t>2</w:t>
      </w:r>
      <w:r>
        <w:rPr>
          <w:rFonts w:hint="eastAsia"/>
        </w:rPr>
        <w:t>，从而将样本划分为低摩擦、中摩擦和高摩擦三个区间。</w:t>
      </w:r>
      <w:r>
        <w:t>采用交叉验证预测值而非训练集拟合值作为分区依据，有助于降低门控模型在训练集上的拟合偏差对区间划分结果的干扰</w:t>
      </w:r>
      <w:r w:rsidRPr="00C36873">
        <w:rPr>
          <w:rFonts w:hint="eastAsia"/>
        </w:rPr>
        <w:t>。</w:t>
      </w:r>
    </w:p>
    <w:p w14:paraId="17C8D901" w14:textId="77777777" w:rsidR="003579AB" w:rsidRDefault="003579AB" w:rsidP="003579AB">
      <w:pPr>
        <w:ind w:firstLine="480"/>
      </w:pPr>
      <w:r>
        <w:rPr>
          <w:rFonts w:hint="eastAsia"/>
        </w:rPr>
        <w:t>设候选分位数组合为</w:t>
      </w:r>
      <w:r w:rsidRPr="00EC0098">
        <w:rPr>
          <w:rFonts w:hint="eastAsia"/>
          <w:i/>
        </w:rPr>
        <w:t>q</w:t>
      </w:r>
      <w:r w:rsidRPr="00F656F2">
        <w:rPr>
          <w:rFonts w:hint="eastAsia"/>
          <w:vertAlign w:val="subscript"/>
        </w:rPr>
        <w:t>1</w:t>
      </w:r>
      <w:r>
        <w:rPr>
          <w:rFonts w:hint="eastAsia"/>
        </w:rPr>
        <w:t>和</w:t>
      </w:r>
      <w:r w:rsidRPr="00EC0098">
        <w:rPr>
          <w:rFonts w:hint="eastAsia"/>
          <w:i/>
        </w:rPr>
        <w:t>q</w:t>
      </w:r>
      <w:r w:rsidRPr="00F656F2">
        <w:rPr>
          <w:rFonts w:hint="eastAsia"/>
          <w:vertAlign w:val="subscript"/>
        </w:rPr>
        <w:t>2</w:t>
      </w:r>
      <w:r>
        <w:rPr>
          <w:rFonts w:hint="eastAsia"/>
        </w:rPr>
        <w:t>，其中</w:t>
      </w:r>
      <w:r>
        <w:t>0</w:t>
      </w:r>
      <w:r>
        <w:rPr>
          <w:rFonts w:hint="eastAsia"/>
        </w:rPr>
        <w:t>＜</w:t>
      </w:r>
      <w:r w:rsidRPr="00EC0098">
        <w:rPr>
          <w:rFonts w:hint="eastAsia"/>
          <w:i/>
        </w:rPr>
        <w:t>q</w:t>
      </w:r>
      <w:r w:rsidRPr="001D7F90">
        <w:rPr>
          <w:rFonts w:hint="eastAsia"/>
          <w:vertAlign w:val="subscript"/>
        </w:rPr>
        <w:t>1</w:t>
      </w:r>
      <w:r>
        <w:rPr>
          <w:rFonts w:hint="eastAsia"/>
        </w:rPr>
        <w:t>&lt;</w:t>
      </w:r>
      <w:r w:rsidRPr="00EC0098">
        <w:rPr>
          <w:rFonts w:hint="eastAsia"/>
          <w:i/>
        </w:rPr>
        <w:t>q</w:t>
      </w:r>
      <w:r w:rsidRPr="001D7F90">
        <w:rPr>
          <w:rFonts w:hint="eastAsia"/>
          <w:vertAlign w:val="subscript"/>
        </w:rPr>
        <w:t>2</w:t>
      </w:r>
      <w:r>
        <w:rPr>
          <w:rFonts w:hint="eastAsia"/>
        </w:rPr>
        <w:t>＜</w:t>
      </w:r>
      <w:r>
        <w:rPr>
          <w:rFonts w:hint="eastAsia"/>
        </w:rPr>
        <w:t>1</w:t>
      </w:r>
      <w:r>
        <w:rPr>
          <w:rFonts w:hint="eastAsia"/>
        </w:rPr>
        <w:t>。则</w:t>
      </w:r>
      <w:r w:rsidRPr="00F656F2">
        <w:rPr>
          <w:rFonts w:hint="eastAsia"/>
        </w:rPr>
        <w:t>门控阈值</w:t>
      </w:r>
      <w:r w:rsidRPr="00FC3CE3">
        <w:rPr>
          <w:rFonts w:cs="Times New Roman"/>
          <w:i/>
        </w:rPr>
        <w:t>μ</w:t>
      </w:r>
      <w:r w:rsidRPr="00FC3CE3">
        <w:rPr>
          <w:rFonts w:cs="Times New Roman"/>
          <w:vertAlign w:val="subscript"/>
        </w:rPr>
        <w:t>1</w:t>
      </w:r>
      <w:r w:rsidRPr="00FC3CE3">
        <w:rPr>
          <w:rFonts w:cs="Times New Roman" w:hint="eastAsia"/>
        </w:rPr>
        <w:t>和</w:t>
      </w:r>
      <w:r w:rsidRPr="00FC3CE3">
        <w:rPr>
          <w:rFonts w:cs="Times New Roman"/>
          <w:i/>
        </w:rPr>
        <w:t>μ</w:t>
      </w:r>
      <w:r w:rsidRPr="00FC3CE3">
        <w:rPr>
          <w:rFonts w:cs="Times New Roman"/>
          <w:vertAlign w:val="subscript"/>
        </w:rPr>
        <w:t>2</w:t>
      </w:r>
      <w:r w:rsidR="00CD2324">
        <w:rPr>
          <w:rFonts w:cs="Times New Roman" w:hint="eastAsia"/>
        </w:rPr>
        <w:t>的定义</w:t>
      </w:r>
      <w:r>
        <w:rPr>
          <w:rFonts w:hint="eastAsia"/>
        </w:rPr>
        <w:t>分别</w:t>
      </w:r>
      <w:r w:rsidR="00CD2324">
        <w:rPr>
          <w:rFonts w:hint="eastAsia"/>
        </w:rPr>
        <w:t>是</w:t>
      </w:r>
      <w:r w:rsidRPr="00583D54">
        <w:rPr>
          <w:rFonts w:hint="eastAsia"/>
        </w:rPr>
        <w:t>排序后初步预测值</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oMath>
      <w:r>
        <w:rPr>
          <w:rFonts w:hint="eastAsia"/>
        </w:rPr>
        <w:t>序列的第</w:t>
      </w:r>
      <w:r w:rsidRPr="00EC0098">
        <w:rPr>
          <w:rFonts w:hint="eastAsia"/>
          <w:i/>
        </w:rPr>
        <w:t>q</w:t>
      </w:r>
      <w:r w:rsidRPr="001D7F90">
        <w:rPr>
          <w:rFonts w:hint="eastAsia"/>
          <w:vertAlign w:val="subscript"/>
        </w:rPr>
        <w:t>1</w:t>
      </w:r>
      <w:r>
        <w:rPr>
          <w:rFonts w:hint="eastAsia"/>
        </w:rPr>
        <w:t>分位值和第</w:t>
      </w:r>
      <w:r w:rsidRPr="00EC0098">
        <w:rPr>
          <w:rFonts w:hint="eastAsia"/>
          <w:i/>
        </w:rPr>
        <w:t>q</w:t>
      </w:r>
      <w:r>
        <w:rPr>
          <w:vertAlign w:val="subscript"/>
        </w:rPr>
        <w:t>2</w:t>
      </w:r>
      <w:r>
        <w:rPr>
          <w:rFonts w:hint="eastAsia"/>
        </w:rPr>
        <w:t>分位值。例如，当</w:t>
      </w:r>
      <w:r w:rsidRPr="00EC0098">
        <w:rPr>
          <w:rFonts w:hint="eastAsia"/>
          <w:i/>
        </w:rPr>
        <w:t>q</w:t>
      </w:r>
      <w:r w:rsidRPr="001D7F90">
        <w:rPr>
          <w:rFonts w:hint="eastAsia"/>
          <w:vertAlign w:val="subscript"/>
        </w:rPr>
        <w:t>1</w:t>
      </w:r>
      <w:r>
        <w:rPr>
          <w:rFonts w:hint="eastAsia"/>
        </w:rPr>
        <w:t>=10</w:t>
      </w:r>
      <w:r>
        <w:t>%</w:t>
      </w:r>
      <w:r>
        <w:rPr>
          <w:rFonts w:hint="eastAsia"/>
        </w:rPr>
        <w:t>且</w:t>
      </w:r>
      <w:r w:rsidRPr="00EC0098">
        <w:rPr>
          <w:rFonts w:hint="eastAsia"/>
          <w:i/>
        </w:rPr>
        <w:t>q</w:t>
      </w:r>
      <w:r>
        <w:rPr>
          <w:vertAlign w:val="subscript"/>
        </w:rPr>
        <w:t>2</w:t>
      </w:r>
      <w:r>
        <w:rPr>
          <w:rFonts w:hint="eastAsia"/>
        </w:rPr>
        <w:t>=</w:t>
      </w:r>
      <w:r>
        <w:t>6</w:t>
      </w:r>
      <w:r>
        <w:rPr>
          <w:rFonts w:hint="eastAsia"/>
        </w:rPr>
        <w:t>0%</w:t>
      </w:r>
      <w:r>
        <w:rPr>
          <w:rFonts w:hint="eastAsia"/>
        </w:rPr>
        <w:t>时，排序后初步预测值序列中位于第</w:t>
      </w:r>
      <w:r>
        <w:rPr>
          <w:rFonts w:hint="eastAsia"/>
        </w:rPr>
        <w:t>1</w:t>
      </w:r>
      <w:r>
        <w:t>0</w:t>
      </w:r>
      <w:r>
        <w:rPr>
          <w:rFonts w:hint="eastAsia"/>
        </w:rPr>
        <w:t>分位值以下的样本被划分为低摩擦区间，即（</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oMath>
      <w:r>
        <w:rPr>
          <w:rFonts w:hint="eastAsia"/>
        </w:rPr>
        <w:t>）；位于第</w:t>
      </w:r>
      <w:r>
        <w:rPr>
          <w:rFonts w:hint="eastAsia"/>
        </w:rPr>
        <w:t>6</w:t>
      </w:r>
      <w:r>
        <w:t>0</w:t>
      </w:r>
      <w:r>
        <w:rPr>
          <w:rFonts w:hint="eastAsia"/>
        </w:rPr>
        <w:t>分位值及以上的样本被划分为高摩擦区间，即（</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2</m:t>
            </m:r>
          </m:sub>
        </m:sSub>
      </m:oMath>
      <w:r>
        <w:rPr>
          <w:rFonts w:hint="eastAsia"/>
        </w:rPr>
        <w:t>）；介于两者之间的样本则</w:t>
      </w:r>
      <w:r>
        <w:t>被划分</w:t>
      </w:r>
      <w:r>
        <w:rPr>
          <w:rFonts w:hint="eastAsia"/>
        </w:rPr>
        <w:t>为中摩擦区间，即（</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2</m:t>
            </m:r>
          </m:sub>
        </m:sSub>
      </m:oMath>
      <w:r>
        <w:rPr>
          <w:rFonts w:hint="eastAsia"/>
        </w:rPr>
        <w:t>）。在该情况下，低摩擦区间、中摩擦区间和高摩擦区间对应的样本比例约为</w:t>
      </w:r>
      <w:r>
        <w:rPr>
          <w:rFonts w:hint="eastAsia"/>
        </w:rPr>
        <w:t>1</w:t>
      </w:r>
      <w:r>
        <w:t>0%</w:t>
      </w:r>
      <w:r>
        <w:rPr>
          <w:rFonts w:hint="eastAsia"/>
        </w:rPr>
        <w:t>、</w:t>
      </w:r>
      <w:r>
        <w:rPr>
          <w:rFonts w:hint="eastAsia"/>
        </w:rPr>
        <w:t>5</w:t>
      </w:r>
      <w:r>
        <w:t>0%</w:t>
      </w:r>
      <w:r>
        <w:rPr>
          <w:rFonts w:hint="eastAsia"/>
        </w:rPr>
        <w:t>和</w:t>
      </w:r>
      <w:r>
        <w:rPr>
          <w:rFonts w:hint="eastAsia"/>
        </w:rPr>
        <w:t>4</w:t>
      </w:r>
      <w:r>
        <w:t>0%</w:t>
      </w:r>
      <w:r>
        <w:rPr>
          <w:rFonts w:hint="eastAsia"/>
        </w:rPr>
        <w:t>。因此，</w:t>
      </w:r>
      <w:r w:rsidRPr="00EC0098">
        <w:rPr>
          <w:rFonts w:hint="eastAsia"/>
          <w:i/>
        </w:rPr>
        <w:t>q</w:t>
      </w:r>
      <w:r w:rsidRPr="001D7F90">
        <w:rPr>
          <w:rFonts w:hint="eastAsia"/>
          <w:vertAlign w:val="subscript"/>
        </w:rPr>
        <w:t>1</w:t>
      </w:r>
      <w:r>
        <w:rPr>
          <w:rFonts w:hint="eastAsia"/>
        </w:rPr>
        <w:t>和</w:t>
      </w:r>
      <w:r w:rsidRPr="00EC0098">
        <w:rPr>
          <w:rFonts w:hint="eastAsia"/>
          <w:i/>
        </w:rPr>
        <w:t>q</w:t>
      </w:r>
      <w:r>
        <w:rPr>
          <w:vertAlign w:val="subscript"/>
        </w:rPr>
        <w:t>2</w:t>
      </w:r>
      <w:r>
        <w:rPr>
          <w:rFonts w:hint="eastAsia"/>
        </w:rPr>
        <w:t>决定了三个摩擦区间的样本划分比例，而</w:t>
      </w:r>
      <w:r w:rsidRPr="00FC3CE3">
        <w:rPr>
          <w:rFonts w:cs="Times New Roman"/>
          <w:i/>
        </w:rPr>
        <w:t>μ</w:t>
      </w:r>
      <w:r>
        <w:rPr>
          <w:rFonts w:cs="Times New Roman"/>
          <w:vertAlign w:val="subscript"/>
        </w:rPr>
        <w:t>1</w:t>
      </w:r>
      <w:r>
        <w:rPr>
          <w:rFonts w:hint="eastAsia"/>
        </w:rPr>
        <w:t>和</w:t>
      </w:r>
      <w:r w:rsidRPr="00FC3CE3">
        <w:rPr>
          <w:rFonts w:cs="Times New Roman"/>
          <w:i/>
        </w:rPr>
        <w:t>μ</w:t>
      </w:r>
      <w:r>
        <w:rPr>
          <w:rFonts w:cs="Times New Roman"/>
          <w:vertAlign w:val="subscript"/>
        </w:rPr>
        <w:t>2</w:t>
      </w:r>
      <w:r>
        <w:rPr>
          <w:rFonts w:hint="eastAsia"/>
        </w:rPr>
        <w:t>则对应于</w:t>
      </w:r>
      <w:r w:rsidRPr="004C0E9F">
        <w:rPr>
          <w:rFonts w:hint="eastAsia"/>
        </w:rPr>
        <w:t>初步预测摩擦系数空间中的数值边界</w:t>
      </w:r>
      <w:r>
        <w:rPr>
          <w:rFonts w:hint="eastAsia"/>
        </w:rPr>
        <w:t>。因此，</w:t>
      </w:r>
      <w:r w:rsidRPr="00FC3CE3">
        <w:rPr>
          <w:rFonts w:hint="eastAsia"/>
        </w:rPr>
        <w:t>样本所属摩擦区间可表示为</w:t>
      </w:r>
      <w:r>
        <w:rPr>
          <w:rFonts w:hint="eastAsia"/>
        </w:rPr>
        <w:t>：</w:t>
      </w:r>
    </w:p>
    <w:p w14:paraId="0F39BD9A" w14:textId="77777777" w:rsidR="003579AB" w:rsidRPr="00A22C01" w:rsidRDefault="003579AB" w:rsidP="003579AB">
      <w:pPr>
        <w:pStyle w:val="ac"/>
      </w:pPr>
      <m:oMathPara>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B</m:t>
                  </m:r>
                </m:e>
              </m:d>
            </m:sup>
          </m:sSup>
          <m:r>
            <m:rPr>
              <m:sty m:val="p"/>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Low,</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μ</m:t>
                          </m:r>
                        </m:e>
                      </m:acc>
                    </m:e>
                    <m:sub>
                      <m:r>
                        <w:rPr>
                          <w:rFonts w:ascii="Cambria Math" w:hAnsi="Cambria Math" w:cs="Times New Roman"/>
                        </w:rPr>
                        <m:t>gate</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e>
                <m:e>
                  <m:r>
                    <w:rPr>
                      <w:rFonts w:ascii="Cambria Math" w:hAnsi="Cambria Math" w:cs="Times New Roman"/>
                    </w:rPr>
                    <m:t>Middle,</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μ</m:t>
                          </m:r>
                        </m:e>
                      </m:acc>
                    </m:e>
                    <m:sub>
                      <m:r>
                        <w:rPr>
                          <w:rFonts w:ascii="Cambria Math" w:hAnsi="Cambria Math" w:cs="Times New Roman"/>
                        </w:rPr>
                        <m:t>gate</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2</m:t>
                      </m:r>
                    </m:sub>
                  </m:sSub>
                </m:e>
                <m:e>
                  <m:r>
                    <w:rPr>
                      <w:rFonts w:ascii="Cambria Math" w:hAnsi="Cambria Math" w:cs="Times New Roman"/>
                    </w:rPr>
                    <m:t>High,</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μ</m:t>
                          </m:r>
                        </m:e>
                      </m:acc>
                    </m:e>
                    <m:sub>
                      <m:r>
                        <w:rPr>
                          <w:rFonts w:ascii="Cambria Math" w:hAnsi="Cambria Math" w:cs="Times New Roman"/>
                        </w:rPr>
                        <m:t>gate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2</m:t>
                      </m:r>
                    </m:sub>
                  </m:sSub>
                </m:e>
              </m:eqArr>
            </m:e>
          </m:d>
        </m:oMath>
      </m:oMathPara>
    </w:p>
    <w:p w14:paraId="352B864D" w14:textId="77777777" w:rsidR="004F14CD" w:rsidRPr="004F14CD" w:rsidRDefault="003579AB" w:rsidP="003579AB">
      <w:pPr>
        <w:ind w:firstLineChars="0" w:firstLine="0"/>
      </w:pPr>
      <w:r>
        <w:rPr>
          <w:rFonts w:hint="eastAsia"/>
        </w:rPr>
        <w:t>其中，</w:t>
      </w:r>
      <m:oMath>
        <m:sSup>
          <m:sSupPr>
            <m:ctrlPr>
              <w:rPr>
                <w:rFonts w:ascii="Cambria Math" w:hAnsi="Cambria Math" w:cs="Times New Roman"/>
              </w:rPr>
            </m:ctrlPr>
          </m:sSupPr>
          <m:e>
            <m:r>
              <m:rPr>
                <m:sty m:val="p"/>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B</m:t>
                </m:r>
              </m:e>
            </m:d>
          </m:sup>
        </m:sSup>
      </m:oMath>
      <w:r>
        <w:rPr>
          <w:rFonts w:hint="eastAsia"/>
        </w:rPr>
        <w:t>为</w:t>
      </w:r>
      <w:r>
        <w:rPr>
          <w:rFonts w:hint="eastAsia"/>
        </w:rPr>
        <w:t>Dataset-B</w:t>
      </w:r>
      <w:r>
        <w:rPr>
          <w:rFonts w:hint="eastAsia"/>
        </w:rPr>
        <w:t>中单个样本的输入特征描述符向量，</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oMath>
      <w:r>
        <w:rPr>
          <w:rFonts w:hint="eastAsia"/>
        </w:rPr>
        <w:t>为门控模型输</w:t>
      </w:r>
      <w:r>
        <w:rPr>
          <w:rFonts w:hint="eastAsia"/>
        </w:rPr>
        <w:lastRenderedPageBreak/>
        <w:t>出的初步预测值，</w:t>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B</m:t>
                </m:r>
              </m:e>
            </m:d>
          </m:sup>
        </m:sSup>
        <m:r>
          <m:rPr>
            <m:sty m:val="p"/>
          </m:rPr>
          <w:rPr>
            <w:rFonts w:ascii="Cambria Math" w:hAnsi="Cambria Math" w:cs="Times New Roman"/>
          </w:rPr>
          <m:t>)</m:t>
        </m:r>
      </m:oMath>
      <w:r>
        <w:rPr>
          <w:rFonts w:hint="eastAsia"/>
        </w:rPr>
        <w:t>表示该样本对应的摩擦区间判别结果。</w:t>
      </w:r>
    </w:p>
    <w:p w14:paraId="61CC0B24" w14:textId="77777777" w:rsidR="003579AB" w:rsidRPr="003812D8" w:rsidRDefault="003579AB" w:rsidP="003579AB">
      <w:pPr>
        <w:ind w:firstLine="480"/>
        <w:rPr>
          <w:rFonts w:cs="Times New Roman"/>
        </w:rPr>
      </w:pPr>
      <w:r>
        <w:rPr>
          <w:rFonts w:hint="eastAsia"/>
        </w:rPr>
        <w:t>对训练集样本，首先利用</w:t>
      </w:r>
      <w:proofErr w:type="spellStart"/>
      <w:r>
        <w:rPr>
          <w:rFonts w:hint="eastAsia"/>
        </w:rPr>
        <w:t>CatBoost</w:t>
      </w:r>
      <w:proofErr w:type="spellEnd"/>
      <w:r>
        <w:rPr>
          <w:rFonts w:hint="eastAsia"/>
        </w:rPr>
        <w:t>门控模型的五折交叉验证得到每个样本的初步预测值</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oMath>
      <w:r>
        <w:rPr>
          <w:rFonts w:cs="Times New Roman" w:hint="eastAsia"/>
        </w:rPr>
        <w:t>，随后由候选分位数组合</w:t>
      </w:r>
      <w:r w:rsidRPr="00EC0098">
        <w:rPr>
          <w:rFonts w:hint="eastAsia"/>
          <w:i/>
        </w:rPr>
        <w:t>q</w:t>
      </w:r>
      <w:r w:rsidRPr="00F656F2">
        <w:rPr>
          <w:rFonts w:hint="eastAsia"/>
          <w:vertAlign w:val="subscript"/>
        </w:rPr>
        <w:t>1</w:t>
      </w:r>
      <w:r>
        <w:rPr>
          <w:rFonts w:hint="eastAsia"/>
        </w:rPr>
        <w:t>和</w:t>
      </w:r>
      <w:r w:rsidRPr="00EC0098">
        <w:rPr>
          <w:rFonts w:hint="eastAsia"/>
          <w:i/>
        </w:rPr>
        <w:t>q</w:t>
      </w:r>
      <w:r w:rsidRPr="00F656F2">
        <w:rPr>
          <w:rFonts w:hint="eastAsia"/>
          <w:vertAlign w:val="subscript"/>
        </w:rPr>
        <w:t>2</w:t>
      </w:r>
      <w:r>
        <w:rPr>
          <w:rFonts w:cs="Times New Roman" w:hint="eastAsia"/>
        </w:rPr>
        <w:t>确定分区阈值</w:t>
      </w:r>
      <w:r w:rsidRPr="00FC3CE3">
        <w:rPr>
          <w:rFonts w:cs="Times New Roman"/>
          <w:i/>
        </w:rPr>
        <w:t>μ</w:t>
      </w:r>
      <w:r w:rsidRPr="00FC3CE3">
        <w:rPr>
          <w:rFonts w:cs="Times New Roman"/>
          <w:vertAlign w:val="subscript"/>
        </w:rPr>
        <w:t>1</w:t>
      </w:r>
      <w:r w:rsidRPr="00FC3CE3">
        <w:rPr>
          <w:rFonts w:cs="Times New Roman" w:hint="eastAsia"/>
        </w:rPr>
        <w:t>和</w:t>
      </w:r>
      <w:r w:rsidRPr="00FC3CE3">
        <w:rPr>
          <w:rFonts w:cs="Times New Roman"/>
          <w:i/>
        </w:rPr>
        <w:t>μ</w:t>
      </w:r>
      <w:r w:rsidRPr="00FC3CE3">
        <w:rPr>
          <w:rFonts w:cs="Times New Roman"/>
          <w:vertAlign w:val="subscript"/>
        </w:rPr>
        <w:t>2</w:t>
      </w:r>
      <w:r>
        <w:rPr>
          <w:rFonts w:cs="Times New Roman" w:hint="eastAsia"/>
        </w:rPr>
        <w:t>，并据此完成摩擦区间划分。</w:t>
      </w:r>
      <w:r>
        <w:rPr>
          <w:rFonts w:hint="eastAsia"/>
        </w:rPr>
        <w:t>对测试集样本、外部文献验证集样本和本研究外部实验验证集样本，则先通过训练完成的</w:t>
      </w:r>
      <w:proofErr w:type="spellStart"/>
      <w:r>
        <w:rPr>
          <w:rFonts w:hint="eastAsia"/>
        </w:rPr>
        <w:t>CatBoost</w:t>
      </w:r>
      <w:proofErr w:type="spellEnd"/>
      <w:r>
        <w:rPr>
          <w:rFonts w:hint="eastAsia"/>
        </w:rPr>
        <w:t>门控模型获得初步预测值</w:t>
      </w:r>
      <m:oMath>
        <m:sSub>
          <m:sSubPr>
            <m:ctrlPr>
              <w:rPr>
                <w:rFonts w:ascii="Cambria Math" w:hAnsi="Cambria Math" w:cs="Times New Roman"/>
                <w:i/>
              </w:rPr>
            </m:ctrlPr>
          </m:sSubPr>
          <m:e>
            <m:acc>
              <m:accPr>
                <m:ctrlPr>
                  <w:rPr>
                    <w:rFonts w:ascii="Cambria Math" w:hAnsi="Cambria Math" w:cs="Times New Roman"/>
                    <w:i/>
                    <w:sz w:val="21"/>
                  </w:rPr>
                </m:ctrlPr>
              </m:accPr>
              <m:e>
                <m:r>
                  <w:rPr>
                    <w:rFonts w:ascii="Cambria Math" w:hAnsi="Cambria Math" w:cs="Times New Roman"/>
                  </w:rPr>
                  <m:t>μ</m:t>
                </m:r>
              </m:e>
            </m:acc>
          </m:e>
          <m:sub>
            <m:r>
              <w:rPr>
                <w:rFonts w:ascii="Cambria Math" w:hAnsi="Cambria Math" w:cs="Times New Roman"/>
              </w:rPr>
              <m:t>gate</m:t>
            </m:r>
          </m:sub>
        </m:sSub>
      </m:oMath>
      <w:r>
        <w:rPr>
          <w:rFonts w:hint="eastAsia"/>
        </w:rPr>
        <w:t>，再依据</w:t>
      </w:r>
      <w:r w:rsidRPr="00FC3CE3">
        <w:rPr>
          <w:rFonts w:cs="Times New Roman"/>
          <w:i/>
        </w:rPr>
        <w:t>μ</w:t>
      </w:r>
      <w:r w:rsidRPr="00FC3CE3">
        <w:rPr>
          <w:rFonts w:cs="Times New Roman"/>
          <w:vertAlign w:val="subscript"/>
        </w:rPr>
        <w:t>1</w:t>
      </w:r>
      <w:r w:rsidRPr="00FC3CE3">
        <w:rPr>
          <w:rFonts w:cs="Times New Roman" w:hint="eastAsia"/>
        </w:rPr>
        <w:t>和</w:t>
      </w:r>
      <w:r w:rsidRPr="00FC3CE3">
        <w:rPr>
          <w:rFonts w:cs="Times New Roman"/>
          <w:i/>
        </w:rPr>
        <w:t>μ</w:t>
      </w:r>
      <w:r w:rsidRPr="00FC3CE3">
        <w:rPr>
          <w:rFonts w:cs="Times New Roman"/>
          <w:vertAlign w:val="subscript"/>
        </w:rPr>
        <w:t>2</w:t>
      </w:r>
      <w:r>
        <w:rPr>
          <w:rFonts w:cs="Times New Roman" w:hint="eastAsia"/>
        </w:rPr>
        <w:t>确定其所属区间</w:t>
      </w:r>
      <w:r>
        <w:rPr>
          <w:rFonts w:hint="eastAsia"/>
        </w:rPr>
        <w:t>。换言之，每个待预测样本均需先经过门控模型完成区间判别，再进入对应的局部混合模型进行最终预测。</w:t>
      </w:r>
      <w:r w:rsidRPr="0090099D">
        <w:rPr>
          <w:rFonts w:hint="eastAsia"/>
        </w:rPr>
        <w:t>本章将候选分位数组合</w:t>
      </w:r>
      <w:r w:rsidRPr="0090099D">
        <w:rPr>
          <w:rFonts w:hint="eastAsia"/>
          <w:i/>
        </w:rPr>
        <w:t>q</w:t>
      </w:r>
      <w:r w:rsidRPr="0090099D">
        <w:rPr>
          <w:rFonts w:hint="eastAsia"/>
          <w:vertAlign w:val="subscript"/>
        </w:rPr>
        <w:t>1</w:t>
      </w:r>
      <w:r w:rsidRPr="0090099D">
        <w:rPr>
          <w:rFonts w:hint="eastAsia"/>
        </w:rPr>
        <w:t>和</w:t>
      </w:r>
      <w:r w:rsidRPr="0090099D">
        <w:rPr>
          <w:rFonts w:hint="eastAsia"/>
          <w:i/>
        </w:rPr>
        <w:t>q</w:t>
      </w:r>
      <w:r w:rsidRPr="0090099D">
        <w:rPr>
          <w:rFonts w:hint="eastAsia"/>
          <w:vertAlign w:val="subscript"/>
        </w:rPr>
        <w:t>2</w:t>
      </w:r>
      <w:r w:rsidRPr="0090099D">
        <w:rPr>
          <w:rFonts w:hint="eastAsia"/>
        </w:rPr>
        <w:t>视为门控分区阶段的待优化超参数，</w:t>
      </w:r>
      <w:r>
        <w:rPr>
          <w:rFonts w:hint="eastAsia"/>
        </w:rPr>
        <w:t>其</w:t>
      </w:r>
      <w:r w:rsidRPr="0090099D">
        <w:rPr>
          <w:rFonts w:hint="eastAsia"/>
        </w:rPr>
        <w:t>筛选过</w:t>
      </w:r>
      <w:r w:rsidRPr="00ED6E15">
        <w:rPr>
          <w:rFonts w:hint="eastAsia"/>
        </w:rPr>
        <w:t>程及最终区间边界的确定将在</w:t>
      </w:r>
      <w:r>
        <w:rPr>
          <w:rFonts w:hint="eastAsia"/>
        </w:rPr>
        <w:t>4.3.1</w:t>
      </w:r>
      <w:r w:rsidRPr="00ED6E15">
        <w:rPr>
          <w:rFonts w:hint="eastAsia"/>
        </w:rPr>
        <w:t>节中进一步讨论。</w:t>
      </w:r>
    </w:p>
    <w:p w14:paraId="6BD455BE" w14:textId="77777777" w:rsidR="003579AB" w:rsidRDefault="003579AB" w:rsidP="003579AB">
      <w:pPr>
        <w:pStyle w:val="3"/>
      </w:pPr>
      <w:r>
        <w:rPr>
          <w:rFonts w:hint="eastAsia"/>
        </w:rPr>
        <w:t>各摩擦区间混合学习模型构建与参数寻优</w:t>
      </w:r>
    </w:p>
    <w:p w14:paraId="4BEA48EB" w14:textId="77777777" w:rsidR="003579AB" w:rsidRDefault="003579AB" w:rsidP="003579AB">
      <w:pPr>
        <w:ind w:firstLine="480"/>
      </w:pPr>
      <w:r>
        <w:rPr>
          <w:rFonts w:hint="eastAsia"/>
        </w:rPr>
        <w:t>在完成门控模型构建与摩擦区间划分后，</w:t>
      </w:r>
      <w:r w:rsidRPr="006A160D">
        <w:rPr>
          <w:rFonts w:hint="eastAsia"/>
        </w:rPr>
        <w:t>本节在</w:t>
      </w:r>
      <w:r>
        <w:rPr>
          <w:rFonts w:hint="eastAsia"/>
        </w:rPr>
        <w:t>低摩擦、中摩擦和高</w:t>
      </w:r>
      <w:r w:rsidRPr="006A160D">
        <w:rPr>
          <w:rFonts w:hint="eastAsia"/>
        </w:rPr>
        <w:t>摩擦区间分别</w:t>
      </w:r>
      <w:r>
        <w:rPr>
          <w:rFonts w:hint="eastAsia"/>
        </w:rPr>
        <w:t>构建局部混合学习模型，以更有针对性地刻画各摩擦区间描述符与摩擦响应之间的映射关系，</w:t>
      </w:r>
      <w:r w:rsidRPr="006A160D">
        <w:rPr>
          <w:rFonts w:hint="eastAsia"/>
        </w:rPr>
        <w:t>对应图</w:t>
      </w:r>
      <w:r w:rsidRPr="006A160D">
        <w:rPr>
          <w:rFonts w:hint="eastAsia"/>
        </w:rPr>
        <w:t>4.1</w:t>
      </w:r>
      <w:r w:rsidRPr="006A160D">
        <w:rPr>
          <w:rFonts w:hint="eastAsia"/>
        </w:rPr>
        <w:t>中的“</w:t>
      </w:r>
      <w:r>
        <w:t>H</w:t>
      </w:r>
      <w:r>
        <w:rPr>
          <w:rFonts w:hint="eastAsia"/>
        </w:rPr>
        <w:t>ybrid</w:t>
      </w:r>
      <w:r w:rsidR="00CB0A32">
        <w:t xml:space="preserve"> </w:t>
      </w:r>
      <w:r>
        <w:rPr>
          <w:rFonts w:hint="eastAsia"/>
        </w:rPr>
        <w:t>learning</w:t>
      </w:r>
      <w:r w:rsidRPr="006A160D">
        <w:rPr>
          <w:rFonts w:hint="eastAsia"/>
        </w:rPr>
        <w:t>”</w:t>
      </w:r>
      <w:r w:rsidR="00CB0A32">
        <w:rPr>
          <w:rFonts w:hint="eastAsia"/>
        </w:rPr>
        <w:t>部分</w:t>
      </w:r>
      <w:r>
        <w:rPr>
          <w:rFonts w:hint="eastAsia"/>
        </w:rPr>
        <w:t>。其基本思路是：在每个摩擦区间内并行训练多个基学习器</w:t>
      </w:r>
      <w:r w:rsidR="00DE5B12">
        <w:rPr>
          <w:rFonts w:hint="eastAsia"/>
        </w:rPr>
        <w:t>(</w:t>
      </w:r>
      <w:r w:rsidR="00DE5B12">
        <w:t>Base model)</w:t>
      </w:r>
      <w:r>
        <w:rPr>
          <w:rFonts w:hint="eastAsia"/>
        </w:rPr>
        <w:t>，使其分别对同一个</w:t>
      </w:r>
      <w:r w:rsidR="00CB0A32">
        <w:rPr>
          <w:rFonts w:hint="eastAsia"/>
        </w:rPr>
        <w:t>待测</w:t>
      </w:r>
      <w:r>
        <w:rPr>
          <w:rFonts w:hint="eastAsia"/>
        </w:rPr>
        <w:t>样本输出预测值；再将这些预测值按列拼接形成</w:t>
      </w:r>
      <w:r w:rsidRPr="006A160D">
        <w:rPr>
          <w:rFonts w:hint="eastAsia"/>
        </w:rPr>
        <w:t>新的元特征</w:t>
      </w:r>
      <w:r>
        <w:rPr>
          <w:rFonts w:hint="eastAsia"/>
        </w:rPr>
        <w:t>，并输入元模型</w:t>
      </w:r>
      <w:r w:rsidR="00DE5B12">
        <w:rPr>
          <w:rFonts w:hint="eastAsia"/>
        </w:rPr>
        <w:t>(</w:t>
      </w:r>
      <w:r w:rsidR="00DE5B12">
        <w:t>Meta model)</w:t>
      </w:r>
      <w:r>
        <w:rPr>
          <w:rFonts w:hint="eastAsia"/>
        </w:rPr>
        <w:t>，得到该区间的最终预测值。</w:t>
      </w:r>
      <w:r w:rsidRPr="0025446D">
        <w:rPr>
          <w:rFonts w:hint="eastAsia"/>
        </w:rPr>
        <w:t>该过程对应图</w:t>
      </w:r>
      <w:r>
        <w:rPr>
          <w:rFonts w:hint="eastAsia"/>
        </w:rPr>
        <w:t>4.1</w:t>
      </w:r>
      <w:r w:rsidRPr="0025446D">
        <w:rPr>
          <w:rFonts w:hint="eastAsia"/>
        </w:rPr>
        <w:t>中的“元特征构建（</w:t>
      </w:r>
      <w:r w:rsidRPr="0025446D">
        <w:rPr>
          <w:rFonts w:hint="eastAsia"/>
        </w:rPr>
        <w:t>Meta-feature</w:t>
      </w:r>
      <w:r w:rsidR="00CB0A32">
        <w:t xml:space="preserve"> </w:t>
      </w:r>
      <w:r w:rsidRPr="0025446D">
        <w:rPr>
          <w:rFonts w:hint="eastAsia"/>
        </w:rPr>
        <w:t>construction</w:t>
      </w:r>
      <w:r w:rsidRPr="0025446D">
        <w:rPr>
          <w:rFonts w:hint="eastAsia"/>
        </w:rPr>
        <w:t>）”与“堆叠预测（</w:t>
      </w:r>
      <w:r w:rsidRPr="0025446D">
        <w:rPr>
          <w:rFonts w:hint="eastAsia"/>
        </w:rPr>
        <w:t>Stacking</w:t>
      </w:r>
      <w:r w:rsidR="00CB0A32">
        <w:t xml:space="preserve"> </w:t>
      </w:r>
      <w:r w:rsidRPr="0025446D">
        <w:rPr>
          <w:rFonts w:hint="eastAsia"/>
        </w:rPr>
        <w:t>prediction</w:t>
      </w:r>
      <w:r w:rsidRPr="0025446D">
        <w:rPr>
          <w:rFonts w:hint="eastAsia"/>
        </w:rPr>
        <w:t>）”两个连续环节。</w:t>
      </w:r>
    </w:p>
    <w:p w14:paraId="75FC329D" w14:textId="77777777" w:rsidR="003579AB" w:rsidRDefault="00B952E0" w:rsidP="003579AB">
      <w:pPr>
        <w:ind w:firstLine="480"/>
      </w:pPr>
      <w:r>
        <w:rPr>
          <w:rFonts w:hint="eastAsia"/>
        </w:rPr>
        <w:t>在候选基学习器的选择上，本章综合第三章单模型预测</w:t>
      </w:r>
      <w:r w:rsidR="003579AB">
        <w:rPr>
          <w:rFonts w:hint="eastAsia"/>
        </w:rPr>
        <w:t>结果，选取</w:t>
      </w:r>
      <w:proofErr w:type="spellStart"/>
      <w:r w:rsidR="003579AB">
        <w:rPr>
          <w:rFonts w:hint="eastAsia"/>
        </w:rPr>
        <w:t>CatBoost</w:t>
      </w:r>
      <w:proofErr w:type="spellEnd"/>
      <w:r w:rsidR="003579AB">
        <w:rPr>
          <w:rFonts w:hint="eastAsia"/>
        </w:rPr>
        <w:t>、</w:t>
      </w:r>
      <w:r w:rsidR="003579AB">
        <w:rPr>
          <w:rFonts w:hint="eastAsia"/>
        </w:rPr>
        <w:t>RF</w:t>
      </w:r>
      <w:r w:rsidR="003579AB">
        <w:rPr>
          <w:rFonts w:hint="eastAsia"/>
        </w:rPr>
        <w:t>和</w:t>
      </w:r>
      <w:proofErr w:type="spellStart"/>
      <w:r w:rsidR="003579AB">
        <w:rPr>
          <w:rFonts w:hint="eastAsia"/>
        </w:rPr>
        <w:t>XGBoost</w:t>
      </w:r>
      <w:proofErr w:type="spellEnd"/>
      <w:r>
        <w:rPr>
          <w:rFonts w:hint="eastAsia"/>
        </w:rPr>
        <w:t>作为各摩擦区间局部混合学习模型的候选基学习器。选择</w:t>
      </w:r>
      <w:r w:rsidR="003579AB">
        <w:rPr>
          <w:rFonts w:hint="eastAsia"/>
        </w:rPr>
        <w:t>这三类树模型的原因主要有两点：第一，它们在包含膜厚</w:t>
      </w:r>
      <w:r w:rsidR="003579AB" w:rsidRPr="00CA2599">
        <w:rPr>
          <w:rFonts w:hint="eastAsia"/>
          <w:i/>
        </w:rPr>
        <w:t>h</w:t>
      </w:r>
      <w:r w:rsidR="003579AB">
        <w:rPr>
          <w:rFonts w:hint="eastAsia"/>
        </w:rPr>
        <w:t>的</w:t>
      </w:r>
      <w:r w:rsidR="003579AB">
        <w:rPr>
          <w:rFonts w:hint="eastAsia"/>
        </w:rPr>
        <w:t>Dataset-B</w:t>
      </w:r>
      <w:r w:rsidR="003579AB">
        <w:rPr>
          <w:rFonts w:hint="eastAsia"/>
        </w:rPr>
        <w:t>上</w:t>
      </w:r>
      <w:r w:rsidR="003579AB" w:rsidRPr="00E44442">
        <w:rPr>
          <w:rFonts w:hint="eastAsia"/>
        </w:rPr>
        <w:t>均表现出较好的预测能力</w:t>
      </w:r>
      <w:r w:rsidR="003579AB">
        <w:rPr>
          <w:rFonts w:hint="eastAsia"/>
        </w:rPr>
        <w:t>；第二，这三类模型在不同摩擦区间内表现出一定互补性，适合用于构建区间局部混合学习模型。相比之下，</w:t>
      </w:r>
      <w:r w:rsidR="003579AB">
        <w:rPr>
          <w:rFonts w:hint="eastAsia"/>
        </w:rPr>
        <w:t>SVR</w:t>
      </w:r>
      <w:r w:rsidR="003579AB">
        <w:rPr>
          <w:rFonts w:hint="eastAsia"/>
        </w:rPr>
        <w:t>与</w:t>
      </w:r>
      <w:r w:rsidR="003579AB">
        <w:rPr>
          <w:rFonts w:hint="eastAsia"/>
        </w:rPr>
        <w:t>MLP</w:t>
      </w:r>
      <w:r w:rsidR="003579AB">
        <w:rPr>
          <w:rFonts w:hint="eastAsia"/>
        </w:rPr>
        <w:t>在</w:t>
      </w:r>
      <w:r w:rsidR="003579AB">
        <w:rPr>
          <w:rFonts w:hint="eastAsia"/>
        </w:rPr>
        <w:t>Dataset-B</w:t>
      </w:r>
      <w:r w:rsidR="003579AB">
        <w:rPr>
          <w:rFonts w:hint="eastAsia"/>
        </w:rPr>
        <w:t>上的预测精度和整体泛化能力相对较弱，因此本章不再将其作为分区混合学习的基学习器。</w:t>
      </w:r>
    </w:p>
    <w:p w14:paraId="672EA9AB" w14:textId="77777777" w:rsidR="003579AB" w:rsidRDefault="003579AB" w:rsidP="003579AB">
      <w:pPr>
        <w:ind w:firstLine="480"/>
      </w:pPr>
      <w:r>
        <w:rPr>
          <w:rFonts w:hint="eastAsia"/>
        </w:rPr>
        <w:t>在三类候选基学习器中，</w:t>
      </w:r>
      <w:proofErr w:type="spellStart"/>
      <w:r>
        <w:rPr>
          <w:rFonts w:hint="eastAsia"/>
        </w:rPr>
        <w:t>CatBoost</w:t>
      </w:r>
      <w:proofErr w:type="spellEnd"/>
      <w:r w:rsidR="00B952E0">
        <w:rPr>
          <w:rFonts w:hint="eastAsia"/>
        </w:rPr>
        <w:t>在第三章单模型预测</w:t>
      </w:r>
      <w:r>
        <w:rPr>
          <w:rFonts w:hint="eastAsia"/>
        </w:rPr>
        <w:t>中表现出较好的整体稳定性和跨区间预测能力，因此本</w:t>
      </w:r>
      <w:r w:rsidRPr="00467629">
        <w:rPr>
          <w:rFonts w:hint="eastAsia"/>
        </w:rPr>
        <w:t>章将其视为两基学习器结构</w:t>
      </w:r>
      <w:r>
        <w:rPr>
          <w:rFonts w:hint="eastAsia"/>
        </w:rPr>
        <w:t>中的核心基学习器。与此同时，</w:t>
      </w:r>
      <w:r>
        <w:rPr>
          <w:rFonts w:hint="eastAsia"/>
        </w:rPr>
        <w:t>RF</w:t>
      </w:r>
      <w:r>
        <w:rPr>
          <w:rFonts w:hint="eastAsia"/>
        </w:rPr>
        <w:t>和</w:t>
      </w:r>
      <w:proofErr w:type="spellStart"/>
      <w:r>
        <w:rPr>
          <w:rFonts w:hint="eastAsia"/>
        </w:rPr>
        <w:t>XGBoost</w:t>
      </w:r>
      <w:proofErr w:type="spellEnd"/>
      <w:r>
        <w:rPr>
          <w:rFonts w:hint="eastAsia"/>
        </w:rPr>
        <w:t>在低</w:t>
      </w:r>
      <w:r>
        <w:rPr>
          <w:rFonts w:ascii="Cambria Math" w:hAnsi="Cambria Math" w:cs="Cambria Math"/>
        </w:rPr>
        <w:t>𝜇</w:t>
      </w:r>
      <w:r>
        <w:rPr>
          <w:rFonts w:hint="eastAsia"/>
        </w:rPr>
        <w:t>样本附近表现出较强的局部拟合能力，可以分别作为对</w:t>
      </w:r>
      <w:proofErr w:type="spellStart"/>
      <w:r>
        <w:rPr>
          <w:rFonts w:hint="eastAsia"/>
        </w:rPr>
        <w:t>CatBoost</w:t>
      </w:r>
      <w:proofErr w:type="spellEnd"/>
      <w:r w:rsidR="00B952E0">
        <w:rPr>
          <w:rFonts w:hint="eastAsia"/>
        </w:rPr>
        <w:t>的补充。基于上述</w:t>
      </w:r>
      <w:r>
        <w:rPr>
          <w:rFonts w:hint="eastAsia"/>
        </w:rPr>
        <w:t>考虑，本章在两基学习器层面优先构建</w:t>
      </w:r>
      <w:proofErr w:type="spellStart"/>
      <w:r>
        <w:rPr>
          <w:rFonts w:hint="eastAsia"/>
        </w:rPr>
        <w:t>CatBoost+RF</w:t>
      </w:r>
      <w:proofErr w:type="spellEnd"/>
      <w:r>
        <w:rPr>
          <w:rFonts w:hint="eastAsia"/>
        </w:rPr>
        <w:t>和</w:t>
      </w:r>
      <w:proofErr w:type="spellStart"/>
      <w:r>
        <w:rPr>
          <w:rFonts w:hint="eastAsia"/>
        </w:rPr>
        <w:t>CatBoost+XGBoost</w:t>
      </w:r>
      <w:proofErr w:type="spellEnd"/>
      <w:r>
        <w:rPr>
          <w:rFonts w:hint="eastAsia"/>
        </w:rPr>
        <w:t>两类结构，用于考察不同局部补充模型对核心基学习器的增益作用。相较之下，</w:t>
      </w:r>
      <w:r>
        <w:rPr>
          <w:rFonts w:hint="eastAsia"/>
        </w:rPr>
        <w:t>RF</w:t>
      </w:r>
      <w:r>
        <w:rPr>
          <w:rFonts w:hint="eastAsia"/>
        </w:rPr>
        <w:t>与</w:t>
      </w:r>
      <w:proofErr w:type="spellStart"/>
      <w:r>
        <w:rPr>
          <w:rFonts w:hint="eastAsia"/>
        </w:rPr>
        <w:t>XGBoost</w:t>
      </w:r>
      <w:proofErr w:type="spellEnd"/>
      <w:r>
        <w:rPr>
          <w:rFonts w:hint="eastAsia"/>
        </w:rPr>
        <w:t>在低</w:t>
      </w:r>
      <w:r>
        <w:rPr>
          <w:rFonts w:ascii="Cambria Math" w:hAnsi="Cambria Math" w:cs="Cambria Math"/>
        </w:rPr>
        <w:t>𝜇</w:t>
      </w:r>
      <w:r>
        <w:rPr>
          <w:rFonts w:hint="eastAsia"/>
        </w:rPr>
        <w:t>区域的优势具有一定相似性，而二者在整体稳定性和外部验证表现上均不及</w:t>
      </w:r>
      <w:proofErr w:type="spellStart"/>
      <w:r>
        <w:rPr>
          <w:rFonts w:hint="eastAsia"/>
        </w:rPr>
        <w:t>CatBoost</w:t>
      </w:r>
      <w:proofErr w:type="spellEnd"/>
      <w:r>
        <w:rPr>
          <w:rFonts w:hint="eastAsia"/>
        </w:rPr>
        <w:t>，因此本文未将</w:t>
      </w:r>
      <w:proofErr w:type="spellStart"/>
      <w:r>
        <w:rPr>
          <w:rFonts w:hint="eastAsia"/>
        </w:rPr>
        <w:t>RF+XGBoost</w:t>
      </w:r>
      <w:proofErr w:type="spellEnd"/>
      <w:r>
        <w:rPr>
          <w:rFonts w:hint="eastAsia"/>
        </w:rPr>
        <w:t>作为优先比较的两基学习器结构。与此同时，为进一步考察三类树模型联合建模的效果，本章进一步构建</w:t>
      </w:r>
      <w:proofErr w:type="spellStart"/>
      <w:r>
        <w:rPr>
          <w:rFonts w:hint="eastAsia"/>
        </w:rPr>
        <w:t>CatBoost+RF+XGBoost</w:t>
      </w:r>
      <w:proofErr w:type="spellEnd"/>
      <w:r>
        <w:rPr>
          <w:rFonts w:hint="eastAsia"/>
        </w:rPr>
        <w:t>三基学习器结构。</w:t>
      </w:r>
    </w:p>
    <w:p w14:paraId="042FF00C" w14:textId="77777777" w:rsidR="003579AB" w:rsidRDefault="003579AB" w:rsidP="003579AB">
      <w:pPr>
        <w:ind w:firstLine="480"/>
      </w:pPr>
      <w:r w:rsidRPr="00E52F09">
        <w:rPr>
          <w:rFonts w:hint="eastAsia"/>
        </w:rPr>
        <w:t>在元模型设置上，本章选取</w:t>
      </w:r>
      <w:r w:rsidRPr="00E52F09">
        <w:rPr>
          <w:rFonts w:hint="eastAsia"/>
        </w:rPr>
        <w:t>Ridge</w:t>
      </w:r>
      <w:r w:rsidRPr="00E52F09">
        <w:rPr>
          <w:rFonts w:hint="eastAsia"/>
        </w:rPr>
        <w:t>、</w:t>
      </w:r>
      <w:proofErr w:type="spellStart"/>
      <w:r w:rsidRPr="00E52F09">
        <w:rPr>
          <w:rFonts w:hint="eastAsia"/>
        </w:rPr>
        <w:t>CatBoost</w:t>
      </w:r>
      <w:proofErr w:type="spellEnd"/>
      <w:r w:rsidRPr="00E52F09">
        <w:rPr>
          <w:rFonts w:hint="eastAsia"/>
        </w:rPr>
        <w:t>、</w:t>
      </w:r>
      <w:r w:rsidRPr="00E52F09">
        <w:rPr>
          <w:rFonts w:hint="eastAsia"/>
        </w:rPr>
        <w:t>RF</w:t>
      </w:r>
      <w:r w:rsidRPr="00E52F09">
        <w:rPr>
          <w:rFonts w:hint="eastAsia"/>
        </w:rPr>
        <w:t>、</w:t>
      </w:r>
      <w:proofErr w:type="spellStart"/>
      <w:r>
        <w:rPr>
          <w:rFonts w:hint="eastAsia"/>
        </w:rPr>
        <w:t>XGBoost</w:t>
      </w:r>
      <w:proofErr w:type="spellEnd"/>
      <w:r w:rsidRPr="00E52F09">
        <w:rPr>
          <w:rFonts w:hint="eastAsia"/>
        </w:rPr>
        <w:t>和</w:t>
      </w:r>
      <w:r>
        <w:rPr>
          <w:rFonts w:hint="eastAsia"/>
        </w:rPr>
        <w:t>SVR</w:t>
      </w:r>
      <w:r w:rsidR="00B952E0">
        <w:rPr>
          <w:rFonts w:hint="eastAsia"/>
        </w:rPr>
        <w:t>作为候选元模型，</w:t>
      </w:r>
      <w:r w:rsidRPr="00E52F09">
        <w:rPr>
          <w:rFonts w:hint="eastAsia"/>
        </w:rPr>
        <w:t>比较线性模型、树模型以及核方法在</w:t>
      </w:r>
      <w:r>
        <w:rPr>
          <w:rFonts w:hint="eastAsia"/>
        </w:rPr>
        <w:t>堆叠</w:t>
      </w:r>
      <w:r w:rsidRPr="00E52F09">
        <w:rPr>
          <w:rFonts w:hint="eastAsia"/>
        </w:rPr>
        <w:t>预测中的适用性。基于上述</w:t>
      </w:r>
      <w:r w:rsidRPr="00E52F09">
        <w:rPr>
          <w:rFonts w:hint="eastAsia"/>
        </w:rPr>
        <w:lastRenderedPageBreak/>
        <w:t>三类基学习器组合和五类候选元模型，本章共构建</w:t>
      </w:r>
      <w:r>
        <w:rPr>
          <w:rFonts w:hint="eastAsia"/>
        </w:rPr>
        <w:t>15</w:t>
      </w:r>
      <w:r>
        <w:rPr>
          <w:rFonts w:hint="eastAsia"/>
        </w:rPr>
        <w:t>种候选门控分区混合学习模型，</w:t>
      </w:r>
      <w:r w:rsidR="00B952E0">
        <w:rPr>
          <w:rFonts w:hint="eastAsia"/>
        </w:rPr>
        <w:t>探究</w:t>
      </w:r>
      <w:r>
        <w:rPr>
          <w:rFonts w:hint="eastAsia"/>
        </w:rPr>
        <w:t>不同基学习器组合</w:t>
      </w:r>
      <w:r w:rsidRPr="00E52F09">
        <w:rPr>
          <w:rFonts w:hint="eastAsia"/>
        </w:rPr>
        <w:t>与元模型类型对分区预测性能的影响。</w:t>
      </w:r>
    </w:p>
    <w:p w14:paraId="3E18B78E" w14:textId="77777777" w:rsidR="003579AB" w:rsidRDefault="003579AB" w:rsidP="003579AB">
      <w:pPr>
        <w:ind w:firstLine="480"/>
        <w:rPr>
          <w:rFonts w:ascii="Cambria Math" w:hAnsi="Cambria Math" w:cs="Cambria Math"/>
        </w:rPr>
      </w:pPr>
      <w:r w:rsidRPr="002A05DC">
        <w:rPr>
          <w:rFonts w:hint="eastAsia"/>
        </w:rPr>
        <w:t>在上述</w:t>
      </w:r>
      <w:r w:rsidRPr="002A05DC">
        <w:rPr>
          <w:rFonts w:hint="eastAsia"/>
        </w:rPr>
        <w:t>1</w:t>
      </w:r>
      <w:r w:rsidRPr="002A05DC">
        <w:t>5</w:t>
      </w:r>
      <w:r>
        <w:rPr>
          <w:rFonts w:hint="eastAsia"/>
        </w:rPr>
        <w:t>种</w:t>
      </w:r>
      <w:r w:rsidRPr="002A05DC">
        <w:rPr>
          <w:rFonts w:hint="eastAsia"/>
        </w:rPr>
        <w:t>候选模型基础上，本章在各摩擦区间</w:t>
      </w:r>
      <w:r>
        <w:rPr>
          <w:rFonts w:hint="eastAsia"/>
        </w:rPr>
        <w:t>分别</w:t>
      </w:r>
      <w:r w:rsidRPr="002A05DC">
        <w:rPr>
          <w:rFonts w:hint="eastAsia"/>
        </w:rPr>
        <w:t>构建局部混合学习模型，</w:t>
      </w:r>
      <w:r>
        <w:rPr>
          <w:rFonts w:hint="eastAsia"/>
        </w:rPr>
        <w:t>并通过</w:t>
      </w:r>
      <w:r w:rsidR="00B952E0">
        <w:rPr>
          <w:rFonts w:hint="eastAsia"/>
        </w:rPr>
        <w:t>“</w:t>
      </w:r>
      <w:r>
        <w:rPr>
          <w:rFonts w:hint="eastAsia"/>
        </w:rPr>
        <w:t>元特征构建</w:t>
      </w:r>
      <w:r w:rsidR="00B952E0">
        <w:t>”</w:t>
      </w:r>
      <w:r>
        <w:rPr>
          <w:rFonts w:hint="eastAsia"/>
        </w:rPr>
        <w:t>与</w:t>
      </w:r>
      <w:r w:rsidR="00B952E0">
        <w:rPr>
          <w:rFonts w:hint="eastAsia"/>
        </w:rPr>
        <w:t>“</w:t>
      </w:r>
      <w:r>
        <w:rPr>
          <w:rFonts w:hint="eastAsia"/>
        </w:rPr>
        <w:t>堆叠预测</w:t>
      </w:r>
      <w:r w:rsidR="00B952E0">
        <w:rPr>
          <w:rFonts w:hint="eastAsia"/>
        </w:rPr>
        <w:t>”</w:t>
      </w:r>
      <w:r>
        <w:rPr>
          <w:rFonts w:hint="eastAsia"/>
        </w:rPr>
        <w:t>实现</w:t>
      </w:r>
      <w:r w:rsidRPr="002A05DC">
        <w:rPr>
          <w:rFonts w:hint="eastAsia"/>
        </w:rPr>
        <w:t>区间内对摩擦系数μ的最终预测。</w:t>
      </w:r>
      <w:r>
        <w:rPr>
          <w:rFonts w:hint="eastAsia"/>
        </w:rPr>
        <w:t>设第</w:t>
      </w:r>
      <w:r w:rsidRPr="00BB6B02">
        <w:rPr>
          <w:rFonts w:ascii="Cambria Math" w:hAnsi="Cambria Math" w:cs="Cambria Math"/>
        </w:rPr>
        <w:t>𝑟</w:t>
      </w:r>
      <w:r>
        <w:rPr>
          <w:rFonts w:hint="eastAsia"/>
        </w:rPr>
        <w:t>个摩擦区间在训练阶段对应的样本子集为</w:t>
      </w:r>
      <w:r>
        <w:rPr>
          <w:rFonts w:hint="eastAsia"/>
        </w:rPr>
        <w:t>D</w:t>
      </w:r>
      <w:r w:rsidRPr="00BB6B02">
        <w:rPr>
          <w:vertAlign w:val="subscript"/>
        </w:rPr>
        <w:t>r</w:t>
      </w:r>
      <w:r>
        <w:rPr>
          <w:rFonts w:hint="eastAsia"/>
        </w:rPr>
        <w:t>，</w:t>
      </w:r>
      <w:r>
        <w:t>其中</w:t>
      </w:r>
      <m:oMath>
        <m:r>
          <m:rPr>
            <m:sty m:val="p"/>
          </m:rPr>
          <w:rPr>
            <w:rFonts w:ascii="Cambria Math" w:hAnsi="Cambria Math"/>
          </w:rPr>
          <m:t>r∈</m:t>
        </m:r>
        <m:d>
          <m:dPr>
            <m:begChr m:val="{"/>
            <m:endChr m:val="}"/>
            <m:ctrlPr>
              <w:rPr>
                <w:rFonts w:ascii="Cambria Math" w:hAnsi="Cambria Math"/>
              </w:rPr>
            </m:ctrlPr>
          </m:dPr>
          <m:e>
            <m:r>
              <w:rPr>
                <w:rFonts w:ascii="Cambria Math" w:hAnsi="Cambria Math"/>
              </w:rPr>
              <m:t>Low,Middle,High</m:t>
            </m:r>
          </m:e>
        </m:d>
      </m:oMath>
      <w:r>
        <w:rPr>
          <w:rFonts w:hint="eastAsia"/>
        </w:rPr>
        <w:t>。</w:t>
      </w:r>
      <w:r w:rsidR="00B952E0">
        <w:rPr>
          <w:rFonts w:hint="eastAsia"/>
        </w:rPr>
        <w:t>具体地，</w:t>
      </w:r>
      <w:r>
        <w:rPr>
          <w:rFonts w:ascii="宋体" w:hAnsi="宋体" w:cs="宋体" w:hint="eastAsia"/>
        </w:rPr>
        <w:t>对</w:t>
      </w:r>
      <w:r w:rsidRPr="00BB6B02">
        <w:rPr>
          <w:rFonts w:ascii="宋体" w:hAnsi="宋体" w:cs="宋体" w:hint="eastAsia"/>
        </w:rPr>
        <w:t>任一区间内的样本</w:t>
      </w:r>
      <w:r w:rsidRPr="00183D0A">
        <w:rPr>
          <w:rFonts w:ascii="宋体" w:hAnsi="宋体" w:cs="宋体" w:hint="eastAsia"/>
        </w:rPr>
        <w:t>输入特征描述符向量</w:t>
      </w:r>
      <w:r>
        <w:rPr>
          <w:rFonts w:ascii="Cambria Math" w:hAnsi="Cambria Math" w:cs="Cambria Math"/>
        </w:rPr>
        <w:t>x</w:t>
      </w:r>
      <w:r w:rsidRPr="008656F2">
        <w:rPr>
          <w:rFonts w:ascii="Cambria Math" w:hAnsi="Cambria Math" w:cs="Cambria Math"/>
          <w:vertAlign w:val="superscript"/>
        </w:rPr>
        <w:t>(B)</w:t>
      </w:r>
      <w:r>
        <w:rPr>
          <w:rFonts w:ascii="Cambria Math" w:hAnsi="Cambria Math" w:cs="Cambria Math" w:hint="eastAsia"/>
        </w:rPr>
        <w:t>，</w:t>
      </w:r>
      <w:r w:rsidRPr="00CA2599">
        <w:rPr>
          <w:rFonts w:ascii="Cambria Math" w:hAnsi="Cambria Math" w:cs="Cambria Math" w:hint="eastAsia"/>
        </w:rPr>
        <w:t>若该区间设置</w:t>
      </w:r>
      <w:r>
        <w:rPr>
          <w:rFonts w:ascii="Cambria Math" w:hAnsi="Cambria Math" w:cs="Cambria Math" w:hint="eastAsia"/>
        </w:rPr>
        <w:t>m</w:t>
      </w:r>
      <w:r w:rsidRPr="00CA2599">
        <w:rPr>
          <w:rFonts w:ascii="Cambria Math" w:hAnsi="Cambria Math" w:cs="Cambria Math" w:hint="eastAsia"/>
        </w:rPr>
        <w:t>个基学习器，则其预测输出可统一记为</w:t>
      </w:r>
      <w:r>
        <w:rPr>
          <w:rFonts w:ascii="Cambria Math" w:hAnsi="Cambria Math" w:cs="Cambria Math" w:hint="eastAsia"/>
        </w:rPr>
        <w:t>：</w:t>
      </w:r>
    </w:p>
    <w:p w14:paraId="55468918" w14:textId="77777777" w:rsidR="003579AB" w:rsidRPr="004800BA" w:rsidRDefault="00000000" w:rsidP="003579AB">
      <w:pPr>
        <w:pStyle w:val="ac"/>
        <w:rPr>
          <w:rFonts w:ascii="Cambria Math" w:hAnsi="Cambria Math" w:cs="Cambria Math"/>
        </w:rPr>
      </w:pPr>
      <m:oMathPara>
        <m:oMath>
          <m:sSub>
            <m:sSubPr>
              <m:ctrlPr>
                <w:rPr>
                  <w:rFonts w:ascii="Cambria Math" w:hAnsi="Cambria Math"/>
                  <w:sz w:val="24"/>
                </w:rPr>
              </m:ctrlPr>
            </m:sSubPr>
            <m:e>
              <m:acc>
                <m:accPr>
                  <m:ctrlPr>
                    <w:rPr>
                      <w:rFonts w:ascii="Cambria Math" w:hAnsi="Cambria Math"/>
                      <w:sz w:val="24"/>
                    </w:rPr>
                  </m:ctrlPr>
                </m:accPr>
                <m:e>
                  <m:r>
                    <w:rPr>
                      <w:rFonts w:ascii="Cambria Math" w:hAnsi="Cambria Math"/>
                    </w:rPr>
                    <m:t>μ</m:t>
                  </m:r>
                </m:e>
              </m:acc>
            </m:e>
            <m:sub>
              <m:r>
                <w:rPr>
                  <w:rFonts w:ascii="Cambria Math" w:hAnsi="Cambria Math"/>
                </w:rPr>
                <m:t>r</m:t>
              </m:r>
              <m:r>
                <m:rPr>
                  <m:sty m:val="p"/>
                </m:rPr>
                <w:rPr>
                  <w:rFonts w:ascii="Cambria Math" w:hAnsi="Cambria Math"/>
                </w:rPr>
                <m:t>,1</m:t>
              </m:r>
            </m:sub>
          </m:sSub>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r>
            <m:rPr>
              <m:sty m:val="p"/>
            </m:rPr>
            <w:rPr>
              <w:rFonts w:ascii="Cambria Math" w:hAnsi="Cambria Math"/>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rPr>
                    <m:t>μ</m:t>
                  </m:r>
                </m:e>
              </m:acc>
            </m:e>
            <m:sub>
              <m:r>
                <w:rPr>
                  <w:rFonts w:ascii="Cambria Math" w:hAnsi="Cambria Math"/>
                </w:rPr>
                <m:t>r</m:t>
              </m:r>
              <m:r>
                <m:rPr>
                  <m:sty m:val="p"/>
                </m:rPr>
                <w:rPr>
                  <w:rFonts w:ascii="Cambria Math" w:hAnsi="Cambria Math"/>
                </w:rPr>
                <m:t>,2</m:t>
              </m:r>
            </m:sub>
          </m:sSub>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r>
            <m:rPr>
              <m:sty m:val="p"/>
            </m:rPr>
            <w:rPr>
              <w:rFonts w:ascii="Cambria Math" w:hAnsi="Cambria Math"/>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rPr>
                    <m:t>μ</m:t>
                  </m:r>
                </m:e>
              </m:acc>
            </m:e>
            <m:sub>
              <m:r>
                <w:rPr>
                  <w:rFonts w:ascii="Cambria Math" w:hAnsi="Cambria Math"/>
                </w:rPr>
                <m:t>r</m:t>
              </m:r>
              <m:r>
                <m:rPr>
                  <m:sty m:val="p"/>
                </m:rPr>
                <w:rPr>
                  <w:rFonts w:ascii="Cambria Math" w:hAnsi="Cambria Math"/>
                </w:rPr>
                <m:t>,</m:t>
              </m:r>
              <m:r>
                <m:rPr>
                  <m:sty m:val="p"/>
                </m:rPr>
                <w:rPr>
                  <w:rFonts w:ascii="Cambria Math" w:hAnsi="Cambria Math" w:hint="eastAsia"/>
                </w:rPr>
                <m:t>m</m:t>
              </m:r>
            </m:sub>
          </m:sSub>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oMath>
      </m:oMathPara>
    </w:p>
    <w:p w14:paraId="0E0634A4" w14:textId="77777777" w:rsidR="003579AB" w:rsidRPr="004800BA" w:rsidRDefault="003579AB" w:rsidP="003579AB">
      <w:pPr>
        <w:ind w:firstLineChars="0" w:firstLine="0"/>
      </w:pPr>
      <w:r w:rsidRPr="004800BA">
        <w:rPr>
          <w:rFonts w:hint="eastAsia"/>
        </w:rPr>
        <w:t>将这些预测值按列拼接后</w:t>
      </w:r>
      <w:r w:rsidRPr="007459CC">
        <w:rPr>
          <w:rFonts w:hint="eastAsia"/>
        </w:rPr>
        <w:t>，可构成区间</w:t>
      </w:r>
      <w:r w:rsidRPr="007459CC">
        <w:rPr>
          <w:rFonts w:ascii="Cambria Math" w:hAnsi="Cambria Math" w:cs="Cambria Math"/>
        </w:rPr>
        <w:t>𝑟</w:t>
      </w:r>
      <w:r w:rsidRPr="007459CC">
        <w:rPr>
          <w:rFonts w:hint="eastAsia"/>
        </w:rPr>
        <w:t>内的元特征向量</w:t>
      </w:r>
      <w:r>
        <w:rPr>
          <w:rFonts w:hint="eastAsia"/>
        </w:rPr>
        <w:t>：</w:t>
      </w:r>
    </w:p>
    <w:p w14:paraId="1F1E1FAB" w14:textId="77777777" w:rsidR="003579AB" w:rsidRPr="007459CC" w:rsidRDefault="00000000" w:rsidP="003579AB">
      <w:pPr>
        <w:pStyle w:val="ac"/>
        <w:rPr>
          <w:sz w:val="24"/>
        </w:rPr>
      </w:pPr>
      <m:oMathPara>
        <m:oMath>
          <m:sSub>
            <m:sSubPr>
              <m:ctrlPr>
                <w:rPr>
                  <w:rFonts w:ascii="Cambria Math" w:hAnsi="Cambria Math"/>
                  <w:sz w:val="24"/>
                </w:rPr>
              </m:ctrlPr>
            </m:sSubPr>
            <m:e>
              <m:r>
                <m:rPr>
                  <m:sty m:val="p"/>
                </m:rPr>
                <w:rPr>
                  <w:rFonts w:ascii="Cambria Math" w:hAnsi="Cambria Math"/>
                </w:rPr>
                <m:t>Z</m:t>
              </m:r>
            </m:e>
            <m:sub>
              <m:r>
                <w:rPr>
                  <w:rFonts w:ascii="Cambria Math" w:hAnsi="Cambria Math"/>
                </w:rPr>
                <m:t>r</m:t>
              </m:r>
            </m:sub>
          </m:sSub>
          <m:d>
            <m:dPr>
              <m:ctrlPr>
                <w:rPr>
                  <w:rFonts w:ascii="Cambria Math" w:hAnsi="Cambria Math"/>
                  <w:sz w:val="24"/>
                  <w:vertAlign w:val="subscript"/>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i/>
                          <w:sz w:val="24"/>
                        </w:rPr>
                      </m:ctrlPr>
                    </m:dPr>
                    <m:e>
                      <m:r>
                        <w:rPr>
                          <w:rFonts w:ascii="Cambria Math" w:hAnsi="Cambria Math" w:cs="Cambria Math"/>
                        </w:rPr>
                        <m:t>B</m:t>
                      </m:r>
                    </m:e>
                  </m:d>
                </m:sup>
              </m:sSup>
            </m:e>
          </m:d>
          <m:r>
            <m:rPr>
              <m:sty m:val="p"/>
            </m:rPr>
            <w:rPr>
              <w:rFonts w:ascii="Cambria Math" w:hAnsi="Cambria Math"/>
            </w:rPr>
            <m:t>=</m:t>
          </m:r>
          <m:d>
            <m:dPr>
              <m:begChr m:val="["/>
              <m:endChr m:val="]"/>
              <m:ctrlPr>
                <w:rPr>
                  <w:rFonts w:ascii="Cambria Math" w:hAnsi="Cambria Math"/>
                  <w:sz w:val="24"/>
                </w:rPr>
              </m:ctrlPr>
            </m:dPr>
            <m:e>
              <m:sSub>
                <m:sSubPr>
                  <m:ctrlPr>
                    <w:rPr>
                      <w:rFonts w:ascii="Cambria Math" w:hAnsi="Cambria Math"/>
                      <w:sz w:val="24"/>
                    </w:rPr>
                  </m:ctrlPr>
                </m:sSubPr>
                <m:e>
                  <m:acc>
                    <m:accPr>
                      <m:ctrlPr>
                        <w:rPr>
                          <w:rFonts w:ascii="Cambria Math" w:hAnsi="Cambria Math"/>
                          <w:sz w:val="24"/>
                        </w:rPr>
                      </m:ctrlPr>
                    </m:accPr>
                    <m:e>
                      <m:r>
                        <w:rPr>
                          <w:rFonts w:ascii="Cambria Math" w:hAnsi="Cambria Math"/>
                        </w:rPr>
                        <m:t>μ</m:t>
                      </m:r>
                    </m:e>
                  </m:acc>
                </m:e>
                <m:sub>
                  <m:r>
                    <w:rPr>
                      <w:rFonts w:ascii="Cambria Math" w:hAnsi="Cambria Math"/>
                    </w:rPr>
                    <m:t>r</m:t>
                  </m:r>
                  <m:r>
                    <m:rPr>
                      <m:sty m:val="p"/>
                    </m:rPr>
                    <w:rPr>
                      <w:rFonts w:ascii="Cambria Math" w:hAnsi="Cambria Math"/>
                    </w:rPr>
                    <m:t>,1</m:t>
                  </m:r>
                </m:sub>
              </m:sSub>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r>
                <w:rPr>
                  <w:rFonts w:ascii="Cambria Math" w:hAnsi="Cambria Math"/>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rPr>
                        <m:t>μ</m:t>
                      </m:r>
                    </m:e>
                  </m:acc>
                </m:e>
                <m:sub>
                  <m:r>
                    <w:rPr>
                      <w:rFonts w:ascii="Cambria Math" w:hAnsi="Cambria Math"/>
                    </w:rPr>
                    <m:t>r</m:t>
                  </m:r>
                  <m:r>
                    <m:rPr>
                      <m:sty m:val="p"/>
                    </m:rPr>
                    <w:rPr>
                      <w:rFonts w:ascii="Cambria Math" w:hAnsi="Cambria Math"/>
                    </w:rPr>
                    <m:t>,2</m:t>
                  </m:r>
                </m:sub>
              </m:sSub>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r>
                <w:rPr>
                  <w:rFonts w:ascii="Cambria Math" w:hAnsi="Cambria Math"/>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rPr>
                        <m:t>μ</m:t>
                      </m:r>
                    </m:e>
                  </m:acc>
                </m:e>
                <m:sub>
                  <m:r>
                    <w:rPr>
                      <w:rFonts w:ascii="Cambria Math" w:hAnsi="Cambria Math"/>
                    </w:rPr>
                    <m:t>r</m:t>
                  </m:r>
                  <m:r>
                    <m:rPr>
                      <m:sty m:val="p"/>
                    </m:rPr>
                    <w:rPr>
                      <w:rFonts w:ascii="Cambria Math" w:hAnsi="Cambria Math"/>
                    </w:rPr>
                    <m:t>,</m:t>
                  </m:r>
                  <m:r>
                    <m:rPr>
                      <m:sty m:val="p"/>
                    </m:rPr>
                    <w:rPr>
                      <w:rFonts w:ascii="Cambria Math" w:hAnsi="Cambria Math" w:hint="eastAsia"/>
                    </w:rPr>
                    <m:t>m</m:t>
                  </m:r>
                </m:sub>
              </m:sSub>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e>
          </m:d>
        </m:oMath>
      </m:oMathPara>
    </w:p>
    <w:p w14:paraId="61B19D6A" w14:textId="77777777" w:rsidR="003579AB" w:rsidRDefault="003579AB" w:rsidP="003579AB">
      <w:pPr>
        <w:ind w:firstLineChars="0" w:firstLine="0"/>
      </w:pPr>
      <w:r>
        <w:rPr>
          <w:rFonts w:hint="eastAsia"/>
        </w:rPr>
        <w:t>这一步对应元特征构建，即用多个基学习器的输出组成元模型的输入，而不是直接对多个预测结果进行线性融合。在此基础上，再将</w:t>
      </w:r>
      <m:oMath>
        <m:sSub>
          <m:sSubPr>
            <m:ctrlPr>
              <w:rPr>
                <w:rFonts w:ascii="Cambria Math" w:hAnsi="Cambria Math"/>
              </w:rPr>
            </m:ctrlPr>
          </m:sSubPr>
          <m:e>
            <m:r>
              <m:rPr>
                <m:sty m:val="p"/>
              </m:rPr>
              <w:rPr>
                <w:rFonts w:ascii="Cambria Math" w:hAnsi="Cambria Math"/>
              </w:rPr>
              <m:t>Z</m:t>
            </m:r>
          </m:e>
          <m:sub>
            <m:r>
              <w:rPr>
                <w:rFonts w:ascii="Cambria Math" w:hAnsi="Cambria Math"/>
              </w:rPr>
              <m:t>r</m:t>
            </m:r>
          </m:sub>
        </m:sSub>
        <m:d>
          <m:dPr>
            <m:ctrlPr>
              <w:rPr>
                <w:rFonts w:ascii="Cambria Math" w:hAnsi="Cambria Math"/>
                <w:vertAlign w:val="subscript"/>
              </w:rPr>
            </m:ctrlPr>
          </m:dPr>
          <m:e>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e>
        </m:d>
      </m:oMath>
      <w:r>
        <w:rPr>
          <w:rFonts w:hint="eastAsia"/>
        </w:rPr>
        <w:t>输入元模型</w:t>
      </w:r>
      <m:oMath>
        <m:sSub>
          <m:sSubPr>
            <m:ctrlPr>
              <w:rPr>
                <w:rFonts w:ascii="Cambria Math" w:hAnsi="Cambria Math"/>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hint="eastAsia"/>
              </w:rPr>
              <m:t>·</m:t>
            </m:r>
          </m:e>
        </m:d>
      </m:oMath>
      <w:r>
        <w:t>,</w:t>
      </w:r>
      <w:r>
        <w:rPr>
          <w:rFonts w:hint="eastAsia"/>
        </w:rPr>
        <w:t>由其输出区间</w:t>
      </w:r>
      <w:r>
        <w:rPr>
          <w:rFonts w:hint="eastAsia"/>
        </w:rPr>
        <w:t>r</w:t>
      </w:r>
      <w:r>
        <w:rPr>
          <w:rFonts w:hint="eastAsia"/>
        </w:rPr>
        <w:t>内的最终预测值：</w:t>
      </w:r>
    </w:p>
    <w:p w14:paraId="75F0D17B" w14:textId="77777777" w:rsidR="003579AB" w:rsidRPr="004800BA" w:rsidRDefault="00000000" w:rsidP="003579AB">
      <w:pPr>
        <w:pStyle w:val="ac"/>
        <w:rPr>
          <w:sz w:val="24"/>
        </w:rPr>
      </w:pPr>
      <m:oMathPara>
        <m:oMath>
          <m:sSub>
            <m:sSubPr>
              <m:ctrlPr>
                <w:rPr>
                  <w:rFonts w:ascii="Cambria Math" w:hAnsi="Cambria Math"/>
                  <w:sz w:val="24"/>
                </w:rPr>
              </m:ctrlPr>
            </m:sSubPr>
            <m:e>
              <m:acc>
                <m:accPr>
                  <m:ctrlPr>
                    <w:rPr>
                      <w:rFonts w:ascii="Cambria Math" w:hAnsi="Cambria Math"/>
                      <w:i/>
                      <w:sz w:val="24"/>
                    </w:rPr>
                  </m:ctrlPr>
                </m:accPr>
                <m:e>
                  <m:r>
                    <w:rPr>
                      <w:rFonts w:ascii="Cambria Math" w:hAnsi="Cambria Math" w:hint="eastAsia"/>
                      <w:sz w:val="24"/>
                    </w:rPr>
                    <m:t>μ</m:t>
                  </m:r>
                </m:e>
              </m:acc>
            </m:e>
            <m:sub>
              <m:r>
                <w:rPr>
                  <w:rFonts w:ascii="Cambria Math" w:hAnsi="Cambria Math"/>
                </w:rPr>
                <m:t>r</m:t>
              </m:r>
            </m:sub>
          </m:sSub>
          <m:d>
            <m:dPr>
              <m:ctrlPr>
                <w:rPr>
                  <w:rFonts w:ascii="Cambria Math" w:hAnsi="Cambria Math"/>
                  <w:sz w:val="24"/>
                  <w:vertAlign w:val="subscript"/>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i/>
                          <w:sz w:val="24"/>
                        </w:rPr>
                      </m:ctrlPr>
                    </m:dPr>
                    <m:e>
                      <m:r>
                        <w:rPr>
                          <w:rFonts w:ascii="Cambria Math" w:hAnsi="Cambria Math" w:cs="Cambria Math"/>
                        </w:rPr>
                        <m:t>B</m:t>
                      </m:r>
                    </m:e>
                  </m:d>
                </m:sup>
              </m:s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d>
            <m:dPr>
              <m:ctrlPr>
                <w:rPr>
                  <w:rFonts w:ascii="Cambria Math" w:hAnsi="Cambria Math"/>
                  <w:sz w:val="24"/>
                </w:rPr>
              </m:ctrlPr>
            </m:dPr>
            <m:e>
              <m:sSub>
                <m:sSubPr>
                  <m:ctrlPr>
                    <w:rPr>
                      <w:rFonts w:ascii="Cambria Math" w:hAnsi="Cambria Math"/>
                      <w:sz w:val="24"/>
                    </w:rPr>
                  </m:ctrlPr>
                </m:sSubPr>
                <m:e>
                  <m:r>
                    <m:rPr>
                      <m:sty m:val="p"/>
                    </m:rPr>
                    <w:rPr>
                      <w:rFonts w:ascii="Cambria Math" w:hAnsi="Cambria Math"/>
                    </w:rPr>
                    <m:t>Z</m:t>
                  </m:r>
                </m:e>
                <m:sub>
                  <m:r>
                    <w:rPr>
                      <w:rFonts w:ascii="Cambria Math" w:hAnsi="Cambria Math"/>
                    </w:rPr>
                    <m:t>r</m:t>
                  </m:r>
                </m:sub>
              </m:sSub>
              <m:d>
                <m:dPr>
                  <m:ctrlPr>
                    <w:rPr>
                      <w:rFonts w:ascii="Cambria Math" w:hAnsi="Cambria Math"/>
                      <w:sz w:val="24"/>
                      <w:vertAlign w:val="subscript"/>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i/>
                              <w:sz w:val="24"/>
                            </w:rPr>
                          </m:ctrlPr>
                        </m:dPr>
                        <m:e>
                          <m:r>
                            <w:rPr>
                              <w:rFonts w:ascii="Cambria Math" w:hAnsi="Cambria Math" w:cs="Cambria Math"/>
                            </w:rPr>
                            <m:t>B</m:t>
                          </m:r>
                        </m:e>
                      </m:d>
                    </m:sup>
                  </m:sSup>
                </m:e>
              </m:d>
            </m:e>
          </m:d>
        </m:oMath>
      </m:oMathPara>
    </w:p>
    <w:p w14:paraId="32A1640E" w14:textId="77777777" w:rsidR="003579AB" w:rsidRDefault="003579AB" w:rsidP="003579AB">
      <w:pPr>
        <w:pStyle w:val="ac"/>
        <w:jc w:val="both"/>
        <w:rPr>
          <w:sz w:val="24"/>
        </w:rPr>
      </w:pPr>
      <w:r w:rsidRPr="004800BA">
        <w:rPr>
          <w:rFonts w:hint="eastAsia"/>
          <w:sz w:val="24"/>
        </w:rPr>
        <w:t>对于图</w:t>
      </w:r>
      <w:r w:rsidRPr="004800BA">
        <w:rPr>
          <w:rFonts w:hint="eastAsia"/>
          <w:sz w:val="24"/>
        </w:rPr>
        <w:t>4.1</w:t>
      </w:r>
      <w:r w:rsidRPr="004800BA">
        <w:rPr>
          <w:rFonts w:hint="eastAsia"/>
          <w:sz w:val="24"/>
        </w:rPr>
        <w:t>所示的三基学习器代表性结构，元特征向量可进一步写为</w:t>
      </w:r>
      <w:r>
        <w:rPr>
          <w:rFonts w:hint="eastAsia"/>
          <w:sz w:val="24"/>
        </w:rPr>
        <w:t>：</w:t>
      </w:r>
    </w:p>
    <w:p w14:paraId="7488370A" w14:textId="77777777" w:rsidR="003579AB" w:rsidRPr="00AE7795" w:rsidRDefault="00000000" w:rsidP="003579AB">
      <w:pPr>
        <w:pStyle w:val="ac"/>
        <w:jc w:val="both"/>
        <w:rPr>
          <w:sz w:val="24"/>
        </w:rPr>
      </w:pPr>
      <m:oMathPara>
        <m:oMath>
          <m:sSub>
            <m:sSubPr>
              <m:ctrlPr>
                <w:rPr>
                  <w:rFonts w:ascii="Cambria Math" w:hAnsi="Cambria Math"/>
                  <w:sz w:val="24"/>
                </w:rPr>
              </m:ctrlPr>
            </m:sSubPr>
            <m:e>
              <m:r>
                <m:rPr>
                  <m:sty m:val="p"/>
                </m:rPr>
                <w:rPr>
                  <w:rFonts w:ascii="Cambria Math" w:hAnsi="Cambria Math"/>
                </w:rPr>
                <m:t>Z</m:t>
              </m:r>
            </m:e>
            <m:sub>
              <m:r>
                <w:rPr>
                  <w:rFonts w:ascii="Cambria Math" w:hAnsi="Cambria Math"/>
                </w:rPr>
                <m:t>r</m:t>
              </m:r>
            </m:sub>
          </m:sSub>
          <m:d>
            <m:dPr>
              <m:ctrlPr>
                <w:rPr>
                  <w:rFonts w:ascii="Cambria Math" w:hAnsi="Cambria Math"/>
                  <w:sz w:val="24"/>
                  <w:vertAlign w:val="subscript"/>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i/>
                          <w:sz w:val="24"/>
                        </w:rPr>
                      </m:ctrlPr>
                    </m:dPr>
                    <m:e>
                      <m:r>
                        <w:rPr>
                          <w:rFonts w:ascii="Cambria Math" w:hAnsi="Cambria Math" w:cs="Cambria Math"/>
                        </w:rPr>
                        <m:t>B</m:t>
                      </m:r>
                    </m:e>
                  </m:d>
                </m:sup>
              </m:sSup>
            </m:e>
          </m:d>
          <m:r>
            <m:rPr>
              <m:sty m:val="p"/>
            </m:rPr>
            <w:rPr>
              <w:rFonts w:ascii="Cambria Math" w:hAnsi="Cambria Math"/>
            </w:rPr>
            <m:t>=</m:t>
          </m:r>
          <m:d>
            <m:dPr>
              <m:begChr m:val="["/>
              <m:endChr m:val="]"/>
              <m:ctrlPr>
                <w:rPr>
                  <w:rFonts w:ascii="Cambria Math" w:hAnsi="Cambria Math"/>
                  <w:sz w:val="24"/>
                </w:rPr>
              </m:ctrlPr>
            </m:dPr>
            <m:e>
              <m:sSubSup>
                <m:sSubSupPr>
                  <m:ctrlPr>
                    <w:rPr>
                      <w:rFonts w:ascii="Cambria Math" w:hAnsi="Cambria Math"/>
                      <w:sz w:val="24"/>
                    </w:rPr>
                  </m:ctrlPr>
                </m:sSubSupPr>
                <m:e>
                  <m:acc>
                    <m:accPr>
                      <m:ctrlPr>
                        <w:rPr>
                          <w:rFonts w:ascii="Cambria Math" w:hAnsi="Cambria Math"/>
                          <w:sz w:val="24"/>
                        </w:rPr>
                      </m:ctrlPr>
                    </m:accPr>
                    <m:e>
                      <m:r>
                        <w:rPr>
                          <w:rFonts w:ascii="Cambria Math" w:hAnsi="Cambria Math"/>
                        </w:rPr>
                        <m:t>μ</m:t>
                      </m:r>
                    </m:e>
                  </m:acc>
                </m:e>
                <m:sub>
                  <m:r>
                    <w:rPr>
                      <w:rFonts w:ascii="Cambria Math" w:hAnsi="Cambria Math" w:hint="eastAsia"/>
                      <w:sz w:val="24"/>
                    </w:rPr>
                    <m:t>r</m:t>
                  </m:r>
                </m:sub>
                <m:sup>
                  <m:r>
                    <w:rPr>
                      <w:rFonts w:ascii="Cambria Math" w:hAnsi="Cambria Math"/>
                      <w:sz w:val="24"/>
                    </w:rPr>
                    <m:t>CB</m:t>
                  </m:r>
                </m:sup>
              </m:sSubSup>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r>
                <w:rPr>
                  <w:rFonts w:ascii="Cambria Math" w:hAnsi="Cambria Math"/>
                </w:rPr>
                <m:t>,</m:t>
              </m:r>
              <m:sSubSup>
                <m:sSubSupPr>
                  <m:ctrlPr>
                    <w:rPr>
                      <w:rFonts w:ascii="Cambria Math" w:hAnsi="Cambria Math"/>
                      <w:sz w:val="24"/>
                    </w:rPr>
                  </m:ctrlPr>
                </m:sSubSupPr>
                <m:e>
                  <m:acc>
                    <m:accPr>
                      <m:ctrlPr>
                        <w:rPr>
                          <w:rFonts w:ascii="Cambria Math" w:hAnsi="Cambria Math"/>
                          <w:sz w:val="24"/>
                        </w:rPr>
                      </m:ctrlPr>
                    </m:accPr>
                    <m:e>
                      <m:r>
                        <w:rPr>
                          <w:rFonts w:ascii="Cambria Math" w:hAnsi="Cambria Math"/>
                        </w:rPr>
                        <m:t>μ</m:t>
                      </m:r>
                    </m:e>
                  </m:acc>
                </m:e>
                <m:sub>
                  <m:r>
                    <w:rPr>
                      <w:rFonts w:ascii="Cambria Math" w:hAnsi="Cambria Math" w:hint="eastAsia"/>
                      <w:sz w:val="24"/>
                    </w:rPr>
                    <m:t>r</m:t>
                  </m:r>
                </m:sub>
                <m:sup>
                  <m:r>
                    <w:rPr>
                      <w:rFonts w:ascii="Cambria Math" w:hAnsi="Cambria Math"/>
                      <w:sz w:val="24"/>
                    </w:rPr>
                    <m:t>RF</m:t>
                  </m:r>
                </m:sup>
              </m:sSubSup>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r>
                <w:rPr>
                  <w:rFonts w:ascii="Cambria Math" w:hAnsi="Cambria Math"/>
                </w:rPr>
                <m:t>,</m:t>
              </m:r>
              <m:sSubSup>
                <m:sSubSupPr>
                  <m:ctrlPr>
                    <w:rPr>
                      <w:rFonts w:ascii="Cambria Math" w:hAnsi="Cambria Math"/>
                      <w:sz w:val="24"/>
                    </w:rPr>
                  </m:ctrlPr>
                </m:sSubSupPr>
                <m:e>
                  <m:acc>
                    <m:accPr>
                      <m:ctrlPr>
                        <w:rPr>
                          <w:rFonts w:ascii="Cambria Math" w:hAnsi="Cambria Math"/>
                          <w:sz w:val="24"/>
                        </w:rPr>
                      </m:ctrlPr>
                    </m:accPr>
                    <m:e>
                      <m:r>
                        <w:rPr>
                          <w:rFonts w:ascii="Cambria Math" w:hAnsi="Cambria Math"/>
                        </w:rPr>
                        <m:t>μ</m:t>
                      </m:r>
                    </m:e>
                  </m:acc>
                </m:e>
                <m:sub>
                  <m:r>
                    <w:rPr>
                      <w:rFonts w:ascii="Cambria Math" w:hAnsi="Cambria Math" w:hint="eastAsia"/>
                      <w:sz w:val="24"/>
                    </w:rPr>
                    <m:t>r</m:t>
                  </m:r>
                </m:sub>
                <m:sup>
                  <m:r>
                    <w:rPr>
                      <w:rFonts w:ascii="Cambria Math" w:hAnsi="Cambria Math"/>
                      <w:sz w:val="24"/>
                    </w:rPr>
                    <m:t>XGB</m:t>
                  </m:r>
                </m:sup>
              </m:sSubSup>
              <m:d>
                <m:dPr>
                  <m:ctrlPr>
                    <w:rPr>
                      <w:rFonts w:ascii="Cambria Math" w:hAnsi="Cambria Math"/>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sz w:val="24"/>
                            </w:rPr>
                          </m:ctrlPr>
                        </m:dPr>
                        <m:e>
                          <m:r>
                            <w:rPr>
                              <w:rFonts w:ascii="Cambria Math" w:hAnsi="Cambria Math" w:cs="Cambria Math"/>
                            </w:rPr>
                            <m:t>B</m:t>
                          </m:r>
                        </m:e>
                      </m:d>
                    </m:sup>
                  </m:sSup>
                </m:e>
              </m:d>
            </m:e>
          </m:d>
        </m:oMath>
      </m:oMathPara>
    </w:p>
    <w:p w14:paraId="28B45F30" w14:textId="77777777" w:rsidR="003579AB" w:rsidRDefault="003579AB" w:rsidP="003579AB">
      <w:pPr>
        <w:pStyle w:val="ac"/>
        <w:jc w:val="both"/>
        <w:rPr>
          <w:sz w:val="24"/>
        </w:rPr>
      </w:pPr>
      <w:r>
        <w:rPr>
          <w:rFonts w:hint="eastAsia"/>
          <w:sz w:val="24"/>
        </w:rPr>
        <w:t>因此，整个门控分区混合学习模型</w:t>
      </w:r>
      <w:r w:rsidRPr="00AE7795">
        <w:rPr>
          <w:rFonts w:hint="eastAsia"/>
          <w:sz w:val="24"/>
        </w:rPr>
        <w:t>的最终输出可统一表示为</w:t>
      </w:r>
      <w:r>
        <w:rPr>
          <w:rFonts w:hint="eastAsia"/>
          <w:sz w:val="24"/>
        </w:rPr>
        <w:t>：</w:t>
      </w:r>
    </w:p>
    <w:p w14:paraId="2AB48549" w14:textId="77777777" w:rsidR="003579AB" w:rsidRDefault="00000000" w:rsidP="003579AB">
      <w:pPr>
        <w:pStyle w:val="ac"/>
        <w:rPr>
          <w:sz w:val="24"/>
          <w:vertAlign w:val="subscript"/>
        </w:rPr>
      </w:pPr>
      <m:oMathPara>
        <m:oMath>
          <m:acc>
            <m:accPr>
              <m:ctrlPr>
                <w:rPr>
                  <w:rFonts w:ascii="Cambria Math" w:hAnsi="Cambria Math"/>
                  <w:i/>
                  <w:sz w:val="24"/>
                  <w:vertAlign w:val="subscript"/>
                </w:rPr>
              </m:ctrlPr>
            </m:accPr>
            <m:e>
              <m:r>
                <w:rPr>
                  <w:rFonts w:ascii="Cambria Math" w:hAnsi="Cambria Math" w:hint="eastAsia"/>
                  <w:sz w:val="24"/>
                  <w:vertAlign w:val="subscript"/>
                </w:rPr>
                <m:t>μ</m:t>
              </m:r>
            </m:e>
          </m:acc>
          <m:d>
            <m:dPr>
              <m:ctrlPr>
                <w:rPr>
                  <w:rFonts w:ascii="Cambria Math" w:hAnsi="Cambria Math"/>
                  <w:sz w:val="24"/>
                  <w:vertAlign w:val="subscript"/>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i/>
                          <w:sz w:val="24"/>
                        </w:rPr>
                      </m:ctrlPr>
                    </m:dPr>
                    <m:e>
                      <m:r>
                        <w:rPr>
                          <w:rFonts w:ascii="Cambria Math" w:hAnsi="Cambria Math" w:cs="Cambria Math"/>
                        </w:rPr>
                        <m:t>B</m:t>
                      </m:r>
                    </m:e>
                  </m:d>
                </m:sup>
              </m:sSup>
            </m:e>
          </m:d>
          <m:r>
            <m:rPr>
              <m:sty m:val="p"/>
            </m:rPr>
            <w:rPr>
              <w:rFonts w:ascii="Cambria Math" w:hAnsi="Cambria Math"/>
            </w:rPr>
            <m:t>=</m:t>
          </m:r>
          <m:sSub>
            <m:sSubPr>
              <m:ctrlPr>
                <w:rPr>
                  <w:rFonts w:ascii="Cambria Math" w:hAnsi="Cambria Math"/>
                  <w:sz w:val="24"/>
                </w:rPr>
              </m:ctrlPr>
            </m:sSubPr>
            <m:e>
              <m:acc>
                <m:accPr>
                  <m:ctrlPr>
                    <w:rPr>
                      <w:rFonts w:ascii="Cambria Math" w:hAnsi="Cambria Math"/>
                      <w:i/>
                      <w:sz w:val="24"/>
                    </w:rPr>
                  </m:ctrlPr>
                </m:accPr>
                <m:e>
                  <m:r>
                    <w:rPr>
                      <w:rFonts w:ascii="Cambria Math" w:hAnsi="Cambria Math" w:hint="eastAsia"/>
                      <w:sz w:val="24"/>
                    </w:rPr>
                    <m:t>μ</m:t>
                  </m:r>
                </m:e>
              </m:acc>
            </m:e>
            <m:sub>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B</m:t>
                      </m:r>
                    </m:e>
                  </m:d>
                </m:sup>
              </m:sSup>
              <m:r>
                <m:rPr>
                  <m:sty m:val="p"/>
                </m:rPr>
                <w:rPr>
                  <w:rFonts w:ascii="Cambria Math" w:hAnsi="Cambria Math" w:cs="Times New Roman"/>
                </w:rPr>
                <m:t>)</m:t>
              </m:r>
            </m:sub>
          </m:sSub>
          <m:d>
            <m:dPr>
              <m:ctrlPr>
                <w:rPr>
                  <w:rFonts w:ascii="Cambria Math" w:hAnsi="Cambria Math"/>
                  <w:sz w:val="24"/>
                  <w:vertAlign w:val="subscript"/>
                </w:rPr>
              </m:ctrlPr>
            </m:dPr>
            <m:e>
              <m:sSup>
                <m:sSupPr>
                  <m:ctrlPr>
                    <w:rPr>
                      <w:rFonts w:ascii="Cambria Math" w:hAnsi="Cambria Math" w:cs="Cambria Math"/>
                      <w:sz w:val="24"/>
                    </w:rPr>
                  </m:ctrlPr>
                </m:sSupPr>
                <m:e>
                  <m:r>
                    <m:rPr>
                      <m:sty m:val="p"/>
                    </m:rPr>
                    <w:rPr>
                      <w:rFonts w:ascii="Cambria Math" w:hAnsi="Cambria Math" w:cs="Cambria Math"/>
                    </w:rPr>
                    <m:t>x</m:t>
                  </m:r>
                </m:e>
                <m:sup>
                  <m:d>
                    <m:dPr>
                      <m:ctrlPr>
                        <w:rPr>
                          <w:rFonts w:ascii="Cambria Math" w:hAnsi="Cambria Math" w:cs="Cambria Math"/>
                          <w:i/>
                          <w:sz w:val="24"/>
                        </w:rPr>
                      </m:ctrlPr>
                    </m:dPr>
                    <m:e>
                      <m:r>
                        <w:rPr>
                          <w:rFonts w:ascii="Cambria Math" w:hAnsi="Cambria Math" w:cs="Cambria Math"/>
                        </w:rPr>
                        <m:t>B</m:t>
                      </m:r>
                    </m:e>
                  </m:d>
                </m:sup>
              </m:sSup>
            </m:e>
          </m:d>
        </m:oMath>
      </m:oMathPara>
    </w:p>
    <w:p w14:paraId="6A6A1AFB" w14:textId="77777777" w:rsidR="003579AB" w:rsidRDefault="003579AB" w:rsidP="003579AB">
      <w:pPr>
        <w:ind w:firstLineChars="0" w:firstLine="0"/>
      </w:pPr>
      <w:r w:rsidRPr="00AE7795">
        <w:rPr>
          <w:rFonts w:hint="eastAsia"/>
        </w:rPr>
        <w:t>其中，</w:t>
      </w:r>
      <m:oMath>
        <m:r>
          <w:rPr>
            <w:rStyle w:val="ad"/>
            <w:rFonts w:ascii="Cambria Math" w:hAnsi="Cambria Math"/>
          </w:rPr>
          <m:t>R</m:t>
        </m:r>
        <m:r>
          <m:rPr>
            <m:sty m:val="p"/>
          </m:rPr>
          <w:rPr>
            <w:rStyle w:val="ad"/>
            <w:rFonts w:ascii="Cambria Math" w:hAnsi="Cambria Math"/>
          </w:rPr>
          <m:t>(</m:t>
        </m:r>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r>
          <m:rPr>
            <m:sty m:val="p"/>
          </m:rPr>
          <w:rPr>
            <w:rStyle w:val="ad"/>
            <w:rFonts w:ascii="Cambria Math" w:hAnsi="Cambria Math"/>
          </w:rPr>
          <m:t>)</m:t>
        </m:r>
      </m:oMath>
      <w:r w:rsidRPr="00AE7795">
        <w:t>为</w:t>
      </w:r>
      <w:r w:rsidRPr="00AE7795">
        <w:t>4.2.2</w:t>
      </w:r>
      <w:r w:rsidRPr="00AE7795">
        <w:t>节</w:t>
      </w:r>
      <w:r w:rsidRPr="00AE7795">
        <w:rPr>
          <w:rFonts w:hint="eastAsia"/>
        </w:rPr>
        <w:t>中</w:t>
      </w:r>
      <w:r w:rsidR="00016597">
        <w:rPr>
          <w:rFonts w:hint="eastAsia"/>
        </w:rPr>
        <w:t>定义的</w:t>
      </w:r>
      <w:r w:rsidRPr="00AE7795">
        <w:rPr>
          <w:rFonts w:hint="eastAsia"/>
        </w:rPr>
        <w:t>门控模型给出的摩擦区间判别结果，</w:t>
      </w:r>
      <m:oMath>
        <m:sSub>
          <m:sSubPr>
            <m:ctrlPr>
              <w:rPr>
                <w:rStyle w:val="ad"/>
                <w:rFonts w:ascii="Cambria Math" w:hAnsi="Cambria Math"/>
              </w:rPr>
            </m:ctrlPr>
          </m:sSubPr>
          <m:e>
            <m:acc>
              <m:accPr>
                <m:ctrlPr>
                  <w:rPr>
                    <w:rStyle w:val="ad"/>
                    <w:rFonts w:ascii="Cambria Math" w:hAnsi="Cambria Math"/>
                    <w:i/>
                  </w:rPr>
                </m:ctrlPr>
              </m:accPr>
              <m:e>
                <m:r>
                  <w:rPr>
                    <w:rStyle w:val="ad"/>
                    <w:rFonts w:ascii="Cambria Math" w:hAnsi="Cambria Math" w:hint="eastAsia"/>
                  </w:rPr>
                  <m:t>μ</m:t>
                </m:r>
              </m:e>
            </m:acc>
          </m:e>
          <m:sub>
            <m:r>
              <w:rPr>
                <w:rStyle w:val="ad"/>
                <w:rFonts w:ascii="Cambria Math" w:hAnsi="Cambria Math"/>
              </w:rPr>
              <m:t>R</m:t>
            </m:r>
            <m:r>
              <m:rPr>
                <m:sty m:val="p"/>
              </m:rPr>
              <w:rPr>
                <w:rStyle w:val="ad"/>
                <w:rFonts w:ascii="Cambria Math" w:hAnsi="Cambria Math"/>
              </w:rPr>
              <m:t>(</m:t>
            </m:r>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r>
              <m:rPr>
                <m:sty m:val="p"/>
              </m:rPr>
              <w:rPr>
                <w:rStyle w:val="ad"/>
                <w:rFonts w:ascii="Cambria Math" w:hAnsi="Cambria Math"/>
              </w:rPr>
              <m:t>)</m:t>
            </m:r>
          </m:sub>
        </m:sSub>
        <m:d>
          <m:dPr>
            <m:ctrlPr>
              <w:rPr>
                <w:rStyle w:val="ad"/>
                <w:rFonts w:ascii="Cambria Math" w:hAnsi="Cambria Math"/>
              </w:rPr>
            </m:ctrlPr>
          </m:dPr>
          <m:e>
            <m:sSup>
              <m:sSupPr>
                <m:ctrlPr>
                  <w:rPr>
                    <w:rFonts w:ascii="Cambria Math" w:hAnsi="Cambria Math" w:cs="Cambria Math"/>
                  </w:rPr>
                </m:ctrlPr>
              </m:sSupPr>
              <m:e>
                <m:r>
                  <m:rPr>
                    <m:sty m:val="p"/>
                  </m:rPr>
                  <w:rPr>
                    <w:rFonts w:ascii="Cambria Math" w:hAnsi="Cambria Math" w:cs="Cambria Math"/>
                  </w:rPr>
                  <m:t>x</m:t>
                </m:r>
              </m:e>
              <m:sup>
                <m:d>
                  <m:dPr>
                    <m:ctrlPr>
                      <w:rPr>
                        <w:rFonts w:ascii="Cambria Math" w:hAnsi="Cambria Math" w:cs="Cambria Math"/>
                        <w:i/>
                      </w:rPr>
                    </m:ctrlPr>
                  </m:dPr>
                  <m:e>
                    <m:r>
                      <w:rPr>
                        <w:rFonts w:ascii="Cambria Math" w:hAnsi="Cambria Math" w:cs="Cambria Math"/>
                      </w:rPr>
                      <m:t>B</m:t>
                    </m:r>
                  </m:e>
                </m:d>
              </m:sup>
            </m:sSup>
          </m:e>
        </m:d>
      </m:oMath>
      <w:r>
        <w:rPr>
          <w:rFonts w:hint="eastAsia"/>
        </w:rPr>
        <w:t>为对应区间局部混合学习</w:t>
      </w:r>
      <w:r w:rsidRPr="00AE7795">
        <w:rPr>
          <w:rFonts w:hint="eastAsia"/>
        </w:rPr>
        <w:t>模型的预测输出。</w:t>
      </w:r>
    </w:p>
    <w:p w14:paraId="039A0ABF" w14:textId="77777777" w:rsidR="003579AB" w:rsidRDefault="003579AB" w:rsidP="003579AB">
      <w:pPr>
        <w:ind w:firstLine="480"/>
      </w:pPr>
      <w:r>
        <w:rPr>
          <w:rFonts w:hint="eastAsia"/>
        </w:rPr>
        <w:t>在</w:t>
      </w:r>
      <w:r w:rsidR="000D15A6">
        <w:rPr>
          <w:rFonts w:hint="eastAsia"/>
        </w:rPr>
        <w:t>候选模型</w:t>
      </w:r>
      <w:r>
        <w:rPr>
          <w:rFonts w:hint="eastAsia"/>
        </w:rPr>
        <w:t>筛选</w:t>
      </w:r>
      <w:r w:rsidRPr="000D15A6">
        <w:rPr>
          <w:rFonts w:hint="eastAsia"/>
        </w:rPr>
        <w:t>与参数寻优方面</w:t>
      </w:r>
      <w:r>
        <w:rPr>
          <w:rFonts w:hint="eastAsia"/>
        </w:rPr>
        <w:t>，本章采用区间独立优化策略。</w:t>
      </w:r>
      <w:r w:rsidR="00016597">
        <w:rPr>
          <w:rFonts w:hint="eastAsia"/>
        </w:rPr>
        <w:t>即</w:t>
      </w:r>
      <w:r w:rsidRPr="00911F4F">
        <w:rPr>
          <w:rFonts w:hint="eastAsia"/>
        </w:rPr>
        <w:t>基学习器组合方式、元模型类型及其对应超参数均分别针对低μ</w:t>
      </w:r>
      <w:r>
        <w:rPr>
          <w:rFonts w:hint="eastAsia"/>
        </w:rPr>
        <w:t>、中</w:t>
      </w:r>
      <w:r w:rsidRPr="00911F4F">
        <w:rPr>
          <w:rFonts w:hint="eastAsia"/>
        </w:rPr>
        <w:t>μ</w:t>
      </w:r>
      <w:r>
        <w:rPr>
          <w:rFonts w:hint="eastAsia"/>
        </w:rPr>
        <w:t>和高</w:t>
      </w:r>
      <w:r w:rsidRPr="00911F4F">
        <w:rPr>
          <w:rFonts w:hint="eastAsia"/>
        </w:rPr>
        <w:t>μ</w:t>
      </w:r>
      <w:r w:rsidR="000D15A6">
        <w:rPr>
          <w:rFonts w:hint="eastAsia"/>
        </w:rPr>
        <w:t>区间</w:t>
      </w:r>
      <w:r>
        <w:rPr>
          <w:rFonts w:hint="eastAsia"/>
        </w:rPr>
        <w:t>独立优化。对每一种候选门控分区混合学习模型，本章首先在候选门控分位数组合</w:t>
      </w:r>
      <w:r w:rsidRPr="00EC0098">
        <w:rPr>
          <w:rFonts w:hint="eastAsia"/>
          <w:i/>
        </w:rPr>
        <w:t>q</w:t>
      </w:r>
      <w:r w:rsidRPr="00F656F2">
        <w:rPr>
          <w:rFonts w:hint="eastAsia"/>
          <w:vertAlign w:val="subscript"/>
        </w:rPr>
        <w:t>1</w:t>
      </w:r>
      <w:r>
        <w:rPr>
          <w:rFonts w:hint="eastAsia"/>
        </w:rPr>
        <w:t>和</w:t>
      </w:r>
      <w:r w:rsidRPr="00EC0098">
        <w:rPr>
          <w:rFonts w:hint="eastAsia"/>
          <w:i/>
        </w:rPr>
        <w:t>q</w:t>
      </w:r>
      <w:r w:rsidRPr="00F656F2">
        <w:rPr>
          <w:rFonts w:hint="eastAsia"/>
          <w:vertAlign w:val="subscript"/>
        </w:rPr>
        <w:t>2</w:t>
      </w:r>
      <w:r>
        <w:rPr>
          <w:rFonts w:hint="eastAsia"/>
        </w:rPr>
        <w:t>下完成区间划分，然后在训练集对应区间上分别训练局部混合学习模型；随后，本章以测试集上的</w:t>
      </w:r>
      <w:r>
        <w:rPr>
          <w:rFonts w:hint="eastAsia"/>
        </w:rPr>
        <w:t>R</w:t>
      </w:r>
      <w:r w:rsidRPr="00B3172B">
        <w:rPr>
          <w:vertAlign w:val="superscript"/>
        </w:rPr>
        <w:t>2</w:t>
      </w:r>
      <w:r>
        <w:rPr>
          <w:rFonts w:hint="eastAsia"/>
        </w:rPr>
        <w:t>、</w:t>
      </w:r>
      <w:r>
        <w:rPr>
          <w:rFonts w:hint="eastAsia"/>
        </w:rPr>
        <w:t>M</w:t>
      </w:r>
      <w:r>
        <w:t>AE</w:t>
      </w:r>
      <w:r>
        <w:rPr>
          <w:rFonts w:hint="eastAsia"/>
        </w:rPr>
        <w:t>和</w:t>
      </w:r>
      <w:r>
        <w:rPr>
          <w:rFonts w:hint="eastAsia"/>
        </w:rPr>
        <w:t>R</w:t>
      </w:r>
      <w:r>
        <w:t>MSE</w:t>
      </w:r>
      <w:r w:rsidR="000D15A6">
        <w:rPr>
          <w:rFonts w:hint="eastAsia"/>
        </w:rPr>
        <w:t>为主要评价指标，并借助</w:t>
      </w:r>
      <w:r>
        <w:rPr>
          <w:rFonts w:hint="eastAsia"/>
        </w:rPr>
        <w:t>外部文献验证集上的预测结果对模型泛化能力进行辅助判断，从而分别确定低摩擦、中摩擦和高摩擦三个区间较优的模型结构与参数组合。按</w:t>
      </w:r>
      <w:r>
        <w:rPr>
          <w:rFonts w:hint="eastAsia"/>
        </w:rPr>
        <w:t>4</w:t>
      </w:r>
      <w:r>
        <w:t>.2.2</w:t>
      </w:r>
      <w:r>
        <w:rPr>
          <w:rFonts w:hint="eastAsia"/>
        </w:rPr>
        <w:t>节中的摩擦区间划分方法，</w:t>
      </w:r>
      <w:r w:rsidRPr="00EB25F7">
        <w:rPr>
          <w:rFonts w:hint="eastAsia"/>
        </w:rPr>
        <w:t>测试集样本、外部文献验证集样本和本研究外部实验验证集样本</w:t>
      </w:r>
      <w:r>
        <w:rPr>
          <w:rFonts w:hint="eastAsia"/>
        </w:rPr>
        <w:t>均先经过门控模型完成区间判别，再调用</w:t>
      </w:r>
      <w:r w:rsidRPr="00EB25F7">
        <w:rPr>
          <w:rFonts w:hint="eastAsia"/>
        </w:rPr>
        <w:t>对应</w:t>
      </w:r>
      <w:r>
        <w:rPr>
          <w:rFonts w:hint="eastAsia"/>
        </w:rPr>
        <w:t>区间的局部</w:t>
      </w:r>
      <w:r w:rsidRPr="00EB25F7">
        <w:rPr>
          <w:rFonts w:hint="eastAsia"/>
        </w:rPr>
        <w:t>混合</w:t>
      </w:r>
      <w:r>
        <w:rPr>
          <w:rFonts w:hint="eastAsia"/>
        </w:rPr>
        <w:t>学习</w:t>
      </w:r>
      <w:r w:rsidRPr="00EB25F7">
        <w:rPr>
          <w:rFonts w:hint="eastAsia"/>
        </w:rPr>
        <w:t>模型进行最终预测</w:t>
      </w:r>
      <w:r>
        <w:rPr>
          <w:rFonts w:hint="eastAsia"/>
        </w:rPr>
        <w:t>。</w:t>
      </w:r>
      <w:r w:rsidRPr="00EB25F7">
        <w:rPr>
          <w:rFonts w:hint="eastAsia"/>
        </w:rPr>
        <w:t>外部实验</w:t>
      </w:r>
      <w:r w:rsidRPr="00EB25F7">
        <w:rPr>
          <w:rFonts w:hint="eastAsia"/>
        </w:rPr>
        <w:lastRenderedPageBreak/>
        <w:t>验证集不参与</w:t>
      </w:r>
      <w:r w:rsidR="000D15A6">
        <w:rPr>
          <w:rFonts w:hint="eastAsia"/>
        </w:rPr>
        <w:t>候选模型筛选</w:t>
      </w:r>
      <w:r w:rsidRPr="00EB25F7">
        <w:rPr>
          <w:rFonts w:hint="eastAsia"/>
        </w:rPr>
        <w:t>和参数选优。</w:t>
      </w:r>
      <w:r>
        <w:rPr>
          <w:rFonts w:hint="eastAsia"/>
        </w:rPr>
        <w:t>不同候选混合学习模型的预测结果将在</w:t>
      </w:r>
      <w:r>
        <w:rPr>
          <w:rFonts w:hint="eastAsia"/>
        </w:rPr>
        <w:t>4.3.2</w:t>
      </w:r>
      <w:r>
        <w:rPr>
          <w:rFonts w:hint="eastAsia"/>
        </w:rPr>
        <w:t>节给出。</w:t>
      </w:r>
    </w:p>
    <w:p w14:paraId="479AE2A8" w14:textId="77777777" w:rsidR="003579AB" w:rsidRDefault="003579AB" w:rsidP="003579AB">
      <w:pPr>
        <w:ind w:firstLine="480"/>
      </w:pPr>
      <w:r>
        <w:t>综上，本节构建了一个由门控分区、元特征构建和堆叠预测共同组成的门控分区混合学习框架。该框架先</w:t>
      </w:r>
      <w:r>
        <w:rPr>
          <w:rFonts w:hint="eastAsia"/>
        </w:rPr>
        <w:t>初步</w:t>
      </w:r>
      <w:r>
        <w:t>判定样本</w:t>
      </w:r>
      <w:r>
        <w:rPr>
          <w:rFonts w:hint="eastAsia"/>
        </w:rPr>
        <w:t>所属</w:t>
      </w:r>
      <w:r>
        <w:t>的摩擦区间，再调用对应区间的局部混合学习模型进行最终预测</w:t>
      </w:r>
      <w:r w:rsidR="000D15A6">
        <w:t>，从而将原本复杂的全局回归问题转化为若干更易处理的局部子问题，</w:t>
      </w:r>
      <w:r>
        <w:t>为后续代表性模型的筛选与性能分析提供方法基础。</w:t>
      </w:r>
    </w:p>
    <w:p w14:paraId="1BF61363" w14:textId="77777777" w:rsidR="003579AB" w:rsidRDefault="003579AB" w:rsidP="003579AB">
      <w:pPr>
        <w:pStyle w:val="2"/>
      </w:pPr>
      <w:r>
        <w:rPr>
          <w:rFonts w:hint="eastAsia"/>
        </w:rPr>
        <w:t>结果与讨论</w:t>
      </w:r>
    </w:p>
    <w:p w14:paraId="4A5273F6" w14:textId="77777777" w:rsidR="003579AB" w:rsidRDefault="003579AB" w:rsidP="003579AB">
      <w:pPr>
        <w:pStyle w:val="3"/>
        <w:numPr>
          <w:ilvl w:val="2"/>
          <w:numId w:val="16"/>
        </w:numPr>
      </w:pPr>
      <w:r w:rsidRPr="009D0DBF">
        <w:rPr>
          <w:rFonts w:hint="eastAsia"/>
        </w:rPr>
        <w:t>门控分位数组合优化结果</w:t>
      </w:r>
    </w:p>
    <w:p w14:paraId="58378AA5" w14:textId="77777777" w:rsidR="003579AB" w:rsidRDefault="003579AB" w:rsidP="003579AB">
      <w:pPr>
        <w:ind w:firstLine="480"/>
      </w:pPr>
      <w:r>
        <w:rPr>
          <w:rFonts w:hint="eastAsia"/>
        </w:rPr>
        <w:t>本节对不同候选门控分区混合学习模型的门控分位数组合</w:t>
      </w:r>
      <w:r w:rsidR="000D15A6">
        <w:rPr>
          <w:rFonts w:hint="eastAsia"/>
        </w:rPr>
        <w:t>q</w:t>
      </w:r>
      <w:r w:rsidR="000D15A6" w:rsidRPr="000D15A6">
        <w:rPr>
          <w:vertAlign w:val="subscript"/>
        </w:rPr>
        <w:t>1</w:t>
      </w:r>
      <w:r w:rsidR="000D15A6">
        <w:rPr>
          <w:rFonts w:hint="eastAsia"/>
        </w:rPr>
        <w:t>和</w:t>
      </w:r>
      <w:r w:rsidR="000D15A6">
        <w:rPr>
          <w:rFonts w:hint="eastAsia"/>
        </w:rPr>
        <w:t>q</w:t>
      </w:r>
      <w:r w:rsidR="000D15A6" w:rsidRPr="000D15A6">
        <w:rPr>
          <w:vertAlign w:val="subscript"/>
        </w:rPr>
        <w:t>2</w:t>
      </w:r>
      <w:r>
        <w:rPr>
          <w:rFonts w:hint="eastAsia"/>
        </w:rPr>
        <w:t>优化结果进行汇总，并分析其对模型预测性能的影响。</w:t>
      </w:r>
    </w:p>
    <w:p w14:paraId="65CEB375" w14:textId="77777777" w:rsidR="003579AB" w:rsidRPr="00BD3643" w:rsidRDefault="003579AB" w:rsidP="003579AB">
      <w:pPr>
        <w:pStyle w:val="ac"/>
      </w:pPr>
      <w:r w:rsidRPr="00C473FD">
        <w:rPr>
          <w:rFonts w:hint="eastAsia"/>
        </w:rPr>
        <w:t>表</w:t>
      </w:r>
      <w:r>
        <w:rPr>
          <w:rFonts w:hint="eastAsia"/>
        </w:rPr>
        <w:t>4.</w:t>
      </w:r>
      <w:r>
        <w:t>1</w:t>
      </w:r>
      <w:r w:rsidR="000D15A6">
        <w:rPr>
          <w:rFonts w:hint="eastAsia"/>
        </w:rPr>
        <w:t>不同候选门控分区混合学习模型</w:t>
      </w:r>
      <w:r w:rsidRPr="00C473FD">
        <w:rPr>
          <w:rFonts w:hint="eastAsia"/>
        </w:rPr>
        <w:t>对应的较优门控分位数组合</w:t>
      </w:r>
      <w:r w:rsidR="000D15A6">
        <w:rPr>
          <w:rFonts w:hint="eastAsia"/>
        </w:rPr>
        <w:t>(q</w:t>
      </w:r>
      <w:r w:rsidR="000D15A6" w:rsidRPr="000D15A6">
        <w:rPr>
          <w:vertAlign w:val="subscript"/>
        </w:rPr>
        <w:t>1</w:t>
      </w:r>
      <w:r w:rsidR="000D15A6" w:rsidRPr="000D15A6">
        <w:rPr>
          <w:rFonts w:hint="eastAsia"/>
        </w:rPr>
        <w:t xml:space="preserve"> </w:t>
      </w:r>
      <w:r w:rsidR="000D15A6">
        <w:t>,</w:t>
      </w:r>
      <w:r w:rsidR="000D15A6">
        <w:rPr>
          <w:rFonts w:hint="eastAsia"/>
        </w:rPr>
        <w:t>q</w:t>
      </w:r>
      <w:r w:rsidR="000D15A6" w:rsidRPr="000D15A6">
        <w:rPr>
          <w:vertAlign w:val="subscript"/>
        </w:rPr>
        <w:t>2</w:t>
      </w:r>
      <w:r w:rsidR="000D15A6">
        <w:rPr>
          <w:rFonts w:hint="eastAsia"/>
        </w:rPr>
        <w:t>)</w:t>
      </w:r>
      <w:r w:rsidRPr="00C473FD">
        <w:rPr>
          <w:rFonts w:hint="eastAsia"/>
        </w:rPr>
        <w:t>及区间边界</w:t>
      </w:r>
      <w:r w:rsidR="000D15A6">
        <w:rPr>
          <w:rFonts w:hint="eastAsia"/>
        </w:rPr>
        <w:t>(</w:t>
      </w:r>
      <w:r w:rsidR="000D15A6" w:rsidRPr="000D15A6">
        <w:rPr>
          <w:rFonts w:cs="Times New Roman"/>
        </w:rPr>
        <w:t>μ</w:t>
      </w:r>
      <w:r w:rsidR="000D15A6" w:rsidRPr="000D15A6">
        <w:rPr>
          <w:rFonts w:cs="Times New Roman"/>
          <w:vertAlign w:val="subscript"/>
        </w:rPr>
        <w:t>1</w:t>
      </w:r>
      <w:r w:rsidR="000D15A6" w:rsidRPr="000D15A6">
        <w:rPr>
          <w:rFonts w:cs="Times New Roman"/>
        </w:rPr>
        <w:t>,μ</w:t>
      </w:r>
      <w:r w:rsidR="000D15A6" w:rsidRPr="000D15A6">
        <w:rPr>
          <w:rFonts w:cs="Times New Roman"/>
          <w:vertAlign w:val="subscript"/>
        </w:rPr>
        <w:t>2</w:t>
      </w:r>
      <w:r w:rsidR="000D15A6">
        <w:t>)</w:t>
      </w:r>
    </w:p>
    <w:tbl>
      <w:tblPr>
        <w:tblStyle w:val="a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693"/>
        <w:gridCol w:w="1134"/>
        <w:gridCol w:w="567"/>
        <w:gridCol w:w="567"/>
        <w:gridCol w:w="851"/>
        <w:gridCol w:w="709"/>
        <w:gridCol w:w="1076"/>
      </w:tblGrid>
      <w:tr w:rsidR="003579AB" w:rsidRPr="00FC4961" w14:paraId="678BAE8E" w14:textId="77777777" w:rsidTr="001A5B29">
        <w:tc>
          <w:tcPr>
            <w:tcW w:w="709" w:type="dxa"/>
            <w:tcBorders>
              <w:top w:val="single" w:sz="12" w:space="0" w:color="auto"/>
              <w:bottom w:val="single" w:sz="8" w:space="0" w:color="auto"/>
            </w:tcBorders>
            <w:shd w:val="clear" w:color="auto" w:fill="auto"/>
            <w:vAlign w:val="center"/>
          </w:tcPr>
          <w:p w14:paraId="45C76F56" w14:textId="77777777" w:rsidR="003579AB" w:rsidRPr="00FC4961" w:rsidRDefault="003579AB" w:rsidP="001A5B29">
            <w:pPr>
              <w:ind w:firstLineChars="0" w:firstLine="0"/>
              <w:jc w:val="center"/>
            </w:pPr>
            <w:r w:rsidRPr="00FC4961">
              <w:rPr>
                <w:rFonts w:hint="eastAsia"/>
              </w:rPr>
              <w:t>结构编号</w:t>
            </w:r>
          </w:p>
        </w:tc>
        <w:tc>
          <w:tcPr>
            <w:tcW w:w="2693" w:type="dxa"/>
            <w:tcBorders>
              <w:top w:val="single" w:sz="12" w:space="0" w:color="auto"/>
              <w:bottom w:val="single" w:sz="8" w:space="0" w:color="auto"/>
            </w:tcBorders>
            <w:shd w:val="clear" w:color="auto" w:fill="auto"/>
            <w:vAlign w:val="center"/>
          </w:tcPr>
          <w:p w14:paraId="0F071C4C" w14:textId="77777777" w:rsidR="003579AB" w:rsidRPr="00FC4961" w:rsidRDefault="003579AB" w:rsidP="001A5B29">
            <w:pPr>
              <w:ind w:firstLineChars="0" w:firstLine="0"/>
              <w:jc w:val="center"/>
            </w:pPr>
            <w:r w:rsidRPr="00FC4961">
              <w:rPr>
                <w:rFonts w:hint="eastAsia"/>
              </w:rPr>
              <w:t>基学习器组合</w:t>
            </w:r>
          </w:p>
        </w:tc>
        <w:tc>
          <w:tcPr>
            <w:tcW w:w="1134" w:type="dxa"/>
            <w:tcBorders>
              <w:top w:val="single" w:sz="12" w:space="0" w:color="auto"/>
              <w:bottom w:val="single" w:sz="8" w:space="0" w:color="auto"/>
            </w:tcBorders>
            <w:shd w:val="clear" w:color="auto" w:fill="auto"/>
            <w:vAlign w:val="center"/>
          </w:tcPr>
          <w:p w14:paraId="1ED55239" w14:textId="77777777" w:rsidR="003579AB" w:rsidRPr="00FC4961" w:rsidRDefault="003579AB" w:rsidP="001A5B29">
            <w:pPr>
              <w:ind w:firstLineChars="0" w:firstLine="0"/>
              <w:jc w:val="center"/>
            </w:pPr>
            <w:r w:rsidRPr="00FC4961">
              <w:rPr>
                <w:rFonts w:hint="eastAsia"/>
              </w:rPr>
              <w:t>元模型</w:t>
            </w:r>
          </w:p>
        </w:tc>
        <w:tc>
          <w:tcPr>
            <w:tcW w:w="567" w:type="dxa"/>
            <w:tcBorders>
              <w:top w:val="single" w:sz="12" w:space="0" w:color="auto"/>
              <w:bottom w:val="single" w:sz="8" w:space="0" w:color="auto"/>
            </w:tcBorders>
            <w:shd w:val="clear" w:color="auto" w:fill="auto"/>
            <w:vAlign w:val="center"/>
          </w:tcPr>
          <w:p w14:paraId="78C01A89" w14:textId="77777777" w:rsidR="003579AB" w:rsidRPr="00FC4961" w:rsidRDefault="003579AB" w:rsidP="001A5B29">
            <w:pPr>
              <w:ind w:firstLineChars="0" w:firstLine="0"/>
              <w:jc w:val="center"/>
            </w:pPr>
            <w:r w:rsidRPr="00FC4961">
              <w:rPr>
                <w:rFonts w:hint="eastAsia"/>
                <w:i/>
              </w:rPr>
              <w:t>q</w:t>
            </w:r>
            <w:r w:rsidRPr="00FC4961">
              <w:rPr>
                <w:rFonts w:hint="eastAsia"/>
                <w:vertAlign w:val="subscript"/>
              </w:rPr>
              <w:t>1</w:t>
            </w:r>
          </w:p>
        </w:tc>
        <w:tc>
          <w:tcPr>
            <w:tcW w:w="567" w:type="dxa"/>
            <w:tcBorders>
              <w:top w:val="single" w:sz="12" w:space="0" w:color="auto"/>
              <w:bottom w:val="single" w:sz="8" w:space="0" w:color="auto"/>
            </w:tcBorders>
            <w:shd w:val="clear" w:color="auto" w:fill="auto"/>
            <w:vAlign w:val="center"/>
          </w:tcPr>
          <w:p w14:paraId="7CC7050F" w14:textId="77777777" w:rsidR="003579AB" w:rsidRPr="00FC4961" w:rsidRDefault="003579AB" w:rsidP="001A5B29">
            <w:pPr>
              <w:ind w:firstLineChars="0" w:firstLine="0"/>
              <w:jc w:val="center"/>
            </w:pPr>
            <w:r w:rsidRPr="00FC4961">
              <w:rPr>
                <w:rFonts w:hint="eastAsia"/>
                <w:i/>
              </w:rPr>
              <w:t>q</w:t>
            </w:r>
            <w:r w:rsidRPr="00FC4961">
              <w:rPr>
                <w:vertAlign w:val="subscript"/>
              </w:rPr>
              <w:t>2</w:t>
            </w:r>
          </w:p>
        </w:tc>
        <w:tc>
          <w:tcPr>
            <w:tcW w:w="851" w:type="dxa"/>
            <w:tcBorders>
              <w:top w:val="single" w:sz="12" w:space="0" w:color="auto"/>
              <w:bottom w:val="single" w:sz="8" w:space="0" w:color="auto"/>
            </w:tcBorders>
            <w:shd w:val="clear" w:color="auto" w:fill="auto"/>
            <w:vAlign w:val="center"/>
          </w:tcPr>
          <w:p w14:paraId="7A1A040F" w14:textId="77777777" w:rsidR="003579AB" w:rsidRPr="00FC4961" w:rsidRDefault="003579AB" w:rsidP="001A5B29">
            <w:pPr>
              <w:ind w:firstLineChars="0" w:firstLine="0"/>
              <w:jc w:val="center"/>
            </w:pPr>
            <w:r w:rsidRPr="00FC4961">
              <w:rPr>
                <w:rFonts w:hint="eastAsia"/>
              </w:rPr>
              <w:t>μ</w:t>
            </w:r>
            <w:r w:rsidRPr="00FC4961">
              <w:rPr>
                <w:rFonts w:hint="eastAsia"/>
                <w:vertAlign w:val="subscript"/>
              </w:rPr>
              <w:t>1</w:t>
            </w:r>
          </w:p>
        </w:tc>
        <w:tc>
          <w:tcPr>
            <w:tcW w:w="709" w:type="dxa"/>
            <w:tcBorders>
              <w:top w:val="single" w:sz="12" w:space="0" w:color="auto"/>
              <w:bottom w:val="single" w:sz="8" w:space="0" w:color="auto"/>
            </w:tcBorders>
            <w:shd w:val="clear" w:color="auto" w:fill="auto"/>
            <w:vAlign w:val="center"/>
          </w:tcPr>
          <w:p w14:paraId="531ABE24" w14:textId="77777777" w:rsidR="003579AB" w:rsidRPr="00FC4961" w:rsidRDefault="003579AB" w:rsidP="001A5B29">
            <w:pPr>
              <w:ind w:firstLineChars="0" w:firstLine="0"/>
              <w:jc w:val="center"/>
            </w:pPr>
            <w:r w:rsidRPr="00FC4961">
              <w:rPr>
                <w:rFonts w:hint="eastAsia"/>
              </w:rPr>
              <w:t>μ</w:t>
            </w:r>
            <w:r w:rsidRPr="00FC4961">
              <w:rPr>
                <w:vertAlign w:val="subscript"/>
              </w:rPr>
              <w:t>2</w:t>
            </w:r>
          </w:p>
        </w:tc>
        <w:tc>
          <w:tcPr>
            <w:tcW w:w="1076" w:type="dxa"/>
            <w:tcBorders>
              <w:top w:val="single" w:sz="12" w:space="0" w:color="auto"/>
              <w:bottom w:val="single" w:sz="8" w:space="0" w:color="auto"/>
            </w:tcBorders>
            <w:shd w:val="clear" w:color="auto" w:fill="auto"/>
            <w:vAlign w:val="center"/>
          </w:tcPr>
          <w:p w14:paraId="43FD4D4F" w14:textId="77777777" w:rsidR="003579AB" w:rsidRPr="00FC4961" w:rsidRDefault="003579AB" w:rsidP="001A5B29">
            <w:pPr>
              <w:ind w:firstLineChars="0" w:firstLine="0"/>
              <w:jc w:val="center"/>
            </w:pPr>
            <w:r w:rsidRPr="00FC4961">
              <w:rPr>
                <w:rFonts w:hint="eastAsia"/>
              </w:rPr>
              <w:t>Test</w:t>
            </w:r>
            <w:r w:rsidRPr="00FC4961">
              <w:softHyphen/>
            </w:r>
            <w:r w:rsidRPr="00FC4961">
              <w:rPr>
                <w:rFonts w:hint="eastAsia"/>
              </w:rPr>
              <w:t>_</w:t>
            </w:r>
            <w:r w:rsidRPr="00FC4961">
              <w:t>R</w:t>
            </w:r>
            <w:r w:rsidRPr="00FC4961">
              <w:rPr>
                <w:vertAlign w:val="superscript"/>
              </w:rPr>
              <w:t>2</w:t>
            </w:r>
          </w:p>
        </w:tc>
      </w:tr>
      <w:tr w:rsidR="003579AB" w:rsidRPr="00FC4961" w14:paraId="3DACFD8D" w14:textId="77777777" w:rsidTr="001A5B29">
        <w:tc>
          <w:tcPr>
            <w:tcW w:w="709" w:type="dxa"/>
            <w:tcBorders>
              <w:top w:val="single" w:sz="8" w:space="0" w:color="auto"/>
              <w:bottom w:val="nil"/>
            </w:tcBorders>
            <w:shd w:val="clear" w:color="auto" w:fill="auto"/>
            <w:vAlign w:val="center"/>
          </w:tcPr>
          <w:p w14:paraId="74B47C23" w14:textId="77777777" w:rsidR="003579AB" w:rsidRPr="00FC4961" w:rsidRDefault="003579AB" w:rsidP="001A5B29">
            <w:pPr>
              <w:ind w:firstLineChars="0" w:firstLine="0"/>
              <w:jc w:val="center"/>
            </w:pPr>
            <w:r w:rsidRPr="00FC4961">
              <w:rPr>
                <w:rFonts w:hint="eastAsia"/>
              </w:rPr>
              <w:t>1</w:t>
            </w:r>
          </w:p>
        </w:tc>
        <w:tc>
          <w:tcPr>
            <w:tcW w:w="2693" w:type="dxa"/>
            <w:vMerge w:val="restart"/>
            <w:tcBorders>
              <w:top w:val="single" w:sz="8" w:space="0" w:color="auto"/>
            </w:tcBorders>
            <w:shd w:val="clear" w:color="auto" w:fill="auto"/>
            <w:vAlign w:val="center"/>
          </w:tcPr>
          <w:p w14:paraId="4B0B42E6" w14:textId="77777777" w:rsidR="003579AB" w:rsidRPr="00FC4961" w:rsidRDefault="003579AB" w:rsidP="001A5B29">
            <w:pPr>
              <w:ind w:firstLineChars="0" w:firstLine="0"/>
              <w:jc w:val="center"/>
            </w:pPr>
            <w:proofErr w:type="spellStart"/>
            <w:r w:rsidRPr="00FC4961">
              <w:t>CatBoost</w:t>
            </w:r>
            <w:r w:rsidRPr="00FC4961">
              <w:rPr>
                <w:rFonts w:hint="eastAsia"/>
              </w:rPr>
              <w:t>+</w:t>
            </w:r>
            <w:r w:rsidRPr="00FC4961">
              <w:t>RF</w:t>
            </w:r>
            <w:proofErr w:type="spellEnd"/>
          </w:p>
        </w:tc>
        <w:tc>
          <w:tcPr>
            <w:tcW w:w="1134" w:type="dxa"/>
            <w:tcBorders>
              <w:top w:val="single" w:sz="8" w:space="0" w:color="auto"/>
              <w:bottom w:val="nil"/>
            </w:tcBorders>
            <w:shd w:val="clear" w:color="auto" w:fill="auto"/>
            <w:vAlign w:val="center"/>
          </w:tcPr>
          <w:p w14:paraId="0A1258E2" w14:textId="77777777" w:rsidR="003579AB" w:rsidRPr="00FC4961" w:rsidRDefault="003579AB" w:rsidP="001A5B29">
            <w:pPr>
              <w:ind w:firstLineChars="0" w:firstLine="0"/>
              <w:jc w:val="center"/>
            </w:pPr>
            <w:r w:rsidRPr="00FC4961">
              <w:t>Ridge</w:t>
            </w:r>
          </w:p>
        </w:tc>
        <w:tc>
          <w:tcPr>
            <w:tcW w:w="567" w:type="dxa"/>
            <w:tcBorders>
              <w:top w:val="single" w:sz="8" w:space="0" w:color="auto"/>
              <w:bottom w:val="nil"/>
            </w:tcBorders>
            <w:shd w:val="clear" w:color="auto" w:fill="auto"/>
            <w:vAlign w:val="center"/>
          </w:tcPr>
          <w:p w14:paraId="7CE89C15" w14:textId="77777777" w:rsidR="003579AB" w:rsidRPr="00FC4961" w:rsidRDefault="003579AB" w:rsidP="001A5B29">
            <w:pPr>
              <w:ind w:firstLineChars="0" w:firstLine="0"/>
              <w:jc w:val="center"/>
            </w:pPr>
            <w:commentRangeStart w:id="16"/>
            <w:r w:rsidRPr="00FC4961">
              <w:rPr>
                <w:rFonts w:hint="eastAsia"/>
              </w:rPr>
              <w:t>4</w:t>
            </w:r>
            <w:r w:rsidRPr="00FC4961">
              <w:t>0</w:t>
            </w:r>
          </w:p>
        </w:tc>
        <w:tc>
          <w:tcPr>
            <w:tcW w:w="567" w:type="dxa"/>
            <w:tcBorders>
              <w:top w:val="single" w:sz="8" w:space="0" w:color="auto"/>
              <w:bottom w:val="nil"/>
            </w:tcBorders>
            <w:shd w:val="clear" w:color="auto" w:fill="auto"/>
            <w:vAlign w:val="center"/>
          </w:tcPr>
          <w:p w14:paraId="02B8C480" w14:textId="77777777" w:rsidR="003579AB" w:rsidRPr="00FC4961" w:rsidRDefault="003579AB" w:rsidP="001A5B29">
            <w:pPr>
              <w:ind w:firstLineChars="0" w:firstLine="0"/>
              <w:jc w:val="center"/>
            </w:pPr>
            <w:r w:rsidRPr="00FC4961">
              <w:rPr>
                <w:rFonts w:hint="eastAsia"/>
              </w:rPr>
              <w:t>6</w:t>
            </w:r>
            <w:r w:rsidRPr="00FC4961">
              <w:t>0</w:t>
            </w:r>
            <w:commentRangeEnd w:id="16"/>
            <w:r w:rsidR="00EF4529">
              <w:rPr>
                <w:rStyle w:val="af5"/>
              </w:rPr>
              <w:commentReference w:id="16"/>
            </w:r>
          </w:p>
        </w:tc>
        <w:tc>
          <w:tcPr>
            <w:tcW w:w="851" w:type="dxa"/>
            <w:tcBorders>
              <w:top w:val="single" w:sz="8" w:space="0" w:color="auto"/>
              <w:bottom w:val="nil"/>
            </w:tcBorders>
            <w:shd w:val="clear" w:color="auto" w:fill="auto"/>
            <w:vAlign w:val="center"/>
          </w:tcPr>
          <w:p w14:paraId="05570126" w14:textId="77777777" w:rsidR="003579AB" w:rsidRPr="00FC4961" w:rsidRDefault="003579AB" w:rsidP="001A5B29">
            <w:pPr>
              <w:ind w:firstLineChars="0" w:firstLine="0"/>
              <w:jc w:val="center"/>
            </w:pPr>
            <w:r w:rsidRPr="00FC4961">
              <w:rPr>
                <w:rFonts w:hint="eastAsia"/>
              </w:rPr>
              <w:t>0</w:t>
            </w:r>
            <w:r w:rsidRPr="00FC4961">
              <w:t>.21</w:t>
            </w:r>
          </w:p>
        </w:tc>
        <w:tc>
          <w:tcPr>
            <w:tcW w:w="709" w:type="dxa"/>
            <w:tcBorders>
              <w:top w:val="single" w:sz="8" w:space="0" w:color="auto"/>
              <w:bottom w:val="nil"/>
            </w:tcBorders>
            <w:shd w:val="clear" w:color="auto" w:fill="auto"/>
            <w:vAlign w:val="center"/>
          </w:tcPr>
          <w:p w14:paraId="75D3CD72" w14:textId="77777777" w:rsidR="003579AB" w:rsidRPr="00FC4961" w:rsidRDefault="003579AB" w:rsidP="001A5B29">
            <w:pPr>
              <w:ind w:firstLineChars="0" w:firstLine="0"/>
              <w:jc w:val="center"/>
            </w:pPr>
            <w:r w:rsidRPr="00FC4961">
              <w:rPr>
                <w:rFonts w:hint="eastAsia"/>
              </w:rPr>
              <w:t>0</w:t>
            </w:r>
            <w:r w:rsidRPr="00FC4961">
              <w:t>.38</w:t>
            </w:r>
          </w:p>
        </w:tc>
        <w:tc>
          <w:tcPr>
            <w:tcW w:w="1076" w:type="dxa"/>
            <w:tcBorders>
              <w:top w:val="single" w:sz="8" w:space="0" w:color="auto"/>
              <w:bottom w:val="nil"/>
            </w:tcBorders>
            <w:shd w:val="clear" w:color="auto" w:fill="auto"/>
            <w:vAlign w:val="center"/>
          </w:tcPr>
          <w:p w14:paraId="597D798D" w14:textId="77777777" w:rsidR="003579AB" w:rsidRPr="00FC4961" w:rsidRDefault="003579AB" w:rsidP="001A5B29">
            <w:pPr>
              <w:ind w:firstLineChars="0" w:firstLine="0"/>
              <w:jc w:val="center"/>
            </w:pPr>
            <w:r w:rsidRPr="00FC4961">
              <w:rPr>
                <w:rFonts w:hint="eastAsia"/>
              </w:rPr>
              <w:t>0</w:t>
            </w:r>
            <w:r w:rsidRPr="00FC4961">
              <w:t>.984</w:t>
            </w:r>
          </w:p>
        </w:tc>
      </w:tr>
      <w:tr w:rsidR="003579AB" w:rsidRPr="00FC4961" w14:paraId="1D54D211" w14:textId="77777777" w:rsidTr="001A5B29">
        <w:tc>
          <w:tcPr>
            <w:tcW w:w="709" w:type="dxa"/>
            <w:tcBorders>
              <w:top w:val="nil"/>
              <w:bottom w:val="nil"/>
            </w:tcBorders>
            <w:shd w:val="clear" w:color="auto" w:fill="auto"/>
            <w:vAlign w:val="center"/>
          </w:tcPr>
          <w:p w14:paraId="3087D035" w14:textId="77777777" w:rsidR="003579AB" w:rsidRPr="00FC4961" w:rsidRDefault="003579AB" w:rsidP="001A5B29">
            <w:pPr>
              <w:ind w:firstLineChars="0" w:firstLine="0"/>
              <w:jc w:val="center"/>
            </w:pPr>
            <w:r w:rsidRPr="00FC4961">
              <w:rPr>
                <w:rFonts w:hint="eastAsia"/>
              </w:rPr>
              <w:t>2</w:t>
            </w:r>
          </w:p>
        </w:tc>
        <w:tc>
          <w:tcPr>
            <w:tcW w:w="2693" w:type="dxa"/>
            <w:vMerge/>
            <w:shd w:val="clear" w:color="auto" w:fill="auto"/>
            <w:vAlign w:val="center"/>
          </w:tcPr>
          <w:p w14:paraId="654B4DC1" w14:textId="77777777" w:rsidR="003579AB" w:rsidRPr="00FC4961" w:rsidRDefault="003579AB" w:rsidP="001A5B29">
            <w:pPr>
              <w:ind w:firstLineChars="0" w:firstLine="0"/>
              <w:jc w:val="center"/>
            </w:pPr>
          </w:p>
        </w:tc>
        <w:tc>
          <w:tcPr>
            <w:tcW w:w="1134" w:type="dxa"/>
            <w:tcBorders>
              <w:top w:val="nil"/>
              <w:bottom w:val="nil"/>
            </w:tcBorders>
            <w:shd w:val="clear" w:color="auto" w:fill="auto"/>
            <w:vAlign w:val="center"/>
          </w:tcPr>
          <w:p w14:paraId="14F2D06A" w14:textId="77777777" w:rsidR="003579AB" w:rsidRPr="00FC4961" w:rsidRDefault="003579AB" w:rsidP="001A5B29">
            <w:pPr>
              <w:ind w:firstLineChars="0" w:firstLine="0"/>
              <w:jc w:val="center"/>
            </w:pPr>
            <w:proofErr w:type="spellStart"/>
            <w:r w:rsidRPr="00FC4961">
              <w:t>CatBoost</w:t>
            </w:r>
            <w:proofErr w:type="spellEnd"/>
          </w:p>
        </w:tc>
        <w:tc>
          <w:tcPr>
            <w:tcW w:w="567" w:type="dxa"/>
            <w:tcBorders>
              <w:top w:val="nil"/>
              <w:bottom w:val="nil"/>
            </w:tcBorders>
            <w:shd w:val="clear" w:color="auto" w:fill="auto"/>
            <w:vAlign w:val="center"/>
          </w:tcPr>
          <w:p w14:paraId="42322A2E" w14:textId="77777777" w:rsidR="003579AB" w:rsidRPr="00FC4961" w:rsidRDefault="003579AB" w:rsidP="001A5B29">
            <w:pPr>
              <w:ind w:firstLineChars="0" w:firstLine="0"/>
              <w:jc w:val="center"/>
            </w:pPr>
            <w:r w:rsidRPr="00FC4961">
              <w:rPr>
                <w:rFonts w:hint="eastAsia"/>
              </w:rPr>
              <w:t>1</w:t>
            </w:r>
            <w:r w:rsidRPr="00FC4961">
              <w:t>0</w:t>
            </w:r>
          </w:p>
        </w:tc>
        <w:tc>
          <w:tcPr>
            <w:tcW w:w="567" w:type="dxa"/>
            <w:tcBorders>
              <w:top w:val="nil"/>
              <w:bottom w:val="nil"/>
            </w:tcBorders>
            <w:shd w:val="clear" w:color="auto" w:fill="auto"/>
            <w:vAlign w:val="center"/>
          </w:tcPr>
          <w:p w14:paraId="1988FEFB" w14:textId="77777777" w:rsidR="003579AB" w:rsidRPr="00FC4961" w:rsidRDefault="003579AB" w:rsidP="001A5B29">
            <w:pPr>
              <w:ind w:firstLineChars="0" w:firstLine="0"/>
              <w:jc w:val="center"/>
            </w:pPr>
            <w:r w:rsidRPr="00FC4961">
              <w:rPr>
                <w:rFonts w:hint="eastAsia"/>
              </w:rPr>
              <w:t>4</w:t>
            </w:r>
            <w:r w:rsidRPr="00FC4961">
              <w:t>0</w:t>
            </w:r>
          </w:p>
        </w:tc>
        <w:tc>
          <w:tcPr>
            <w:tcW w:w="851" w:type="dxa"/>
            <w:tcBorders>
              <w:top w:val="nil"/>
              <w:bottom w:val="nil"/>
            </w:tcBorders>
            <w:shd w:val="clear" w:color="auto" w:fill="auto"/>
            <w:vAlign w:val="center"/>
          </w:tcPr>
          <w:p w14:paraId="37AA959C" w14:textId="77777777" w:rsidR="003579AB" w:rsidRPr="00FC4961" w:rsidRDefault="003579AB" w:rsidP="001A5B29">
            <w:pPr>
              <w:ind w:firstLineChars="0" w:firstLine="0"/>
              <w:jc w:val="center"/>
            </w:pPr>
            <w:r w:rsidRPr="00FC4961">
              <w:rPr>
                <w:rFonts w:hint="eastAsia"/>
              </w:rPr>
              <w:t>0</w:t>
            </w:r>
            <w:r w:rsidRPr="00FC4961">
              <w:t>.02</w:t>
            </w:r>
          </w:p>
        </w:tc>
        <w:tc>
          <w:tcPr>
            <w:tcW w:w="709" w:type="dxa"/>
            <w:tcBorders>
              <w:top w:val="nil"/>
              <w:bottom w:val="nil"/>
            </w:tcBorders>
            <w:shd w:val="clear" w:color="auto" w:fill="auto"/>
            <w:vAlign w:val="center"/>
          </w:tcPr>
          <w:p w14:paraId="263A64E1" w14:textId="77777777" w:rsidR="003579AB" w:rsidRPr="00FC4961" w:rsidRDefault="003579AB" w:rsidP="001A5B29">
            <w:pPr>
              <w:ind w:firstLineChars="0" w:firstLine="0"/>
              <w:jc w:val="center"/>
            </w:pPr>
            <w:r w:rsidRPr="00FC4961">
              <w:rPr>
                <w:rFonts w:hint="eastAsia"/>
              </w:rPr>
              <w:t>0</w:t>
            </w:r>
            <w:r w:rsidRPr="00FC4961">
              <w:t>.21</w:t>
            </w:r>
          </w:p>
        </w:tc>
        <w:tc>
          <w:tcPr>
            <w:tcW w:w="1076" w:type="dxa"/>
            <w:tcBorders>
              <w:top w:val="nil"/>
              <w:bottom w:val="nil"/>
            </w:tcBorders>
            <w:shd w:val="clear" w:color="auto" w:fill="auto"/>
            <w:vAlign w:val="center"/>
          </w:tcPr>
          <w:p w14:paraId="293CD219" w14:textId="77777777" w:rsidR="003579AB" w:rsidRPr="00FC4961" w:rsidRDefault="003579AB" w:rsidP="001A5B29">
            <w:pPr>
              <w:ind w:firstLineChars="0" w:firstLine="0"/>
              <w:jc w:val="center"/>
            </w:pPr>
            <w:r w:rsidRPr="00FC4961">
              <w:rPr>
                <w:rFonts w:hint="eastAsia"/>
              </w:rPr>
              <w:t>0</w:t>
            </w:r>
            <w:r w:rsidRPr="00FC4961">
              <w:t>.989</w:t>
            </w:r>
          </w:p>
        </w:tc>
      </w:tr>
      <w:tr w:rsidR="003579AB" w:rsidRPr="00FC4961" w14:paraId="6D8439AE" w14:textId="77777777" w:rsidTr="001A5B29">
        <w:tc>
          <w:tcPr>
            <w:tcW w:w="709" w:type="dxa"/>
            <w:tcBorders>
              <w:top w:val="nil"/>
              <w:bottom w:val="nil"/>
            </w:tcBorders>
            <w:shd w:val="clear" w:color="auto" w:fill="auto"/>
            <w:vAlign w:val="center"/>
          </w:tcPr>
          <w:p w14:paraId="5A0B8681" w14:textId="77777777" w:rsidR="003579AB" w:rsidRPr="00FC4961" w:rsidRDefault="003579AB" w:rsidP="001A5B29">
            <w:pPr>
              <w:ind w:firstLineChars="0" w:firstLine="0"/>
              <w:jc w:val="center"/>
            </w:pPr>
            <w:r w:rsidRPr="00FC4961">
              <w:rPr>
                <w:rFonts w:hint="eastAsia"/>
              </w:rPr>
              <w:t>3</w:t>
            </w:r>
          </w:p>
        </w:tc>
        <w:tc>
          <w:tcPr>
            <w:tcW w:w="2693" w:type="dxa"/>
            <w:vMerge/>
            <w:shd w:val="clear" w:color="auto" w:fill="auto"/>
            <w:vAlign w:val="center"/>
          </w:tcPr>
          <w:p w14:paraId="0733E2C6" w14:textId="77777777" w:rsidR="003579AB" w:rsidRPr="00FC4961" w:rsidRDefault="003579AB" w:rsidP="001A5B29">
            <w:pPr>
              <w:ind w:firstLineChars="0" w:firstLine="0"/>
              <w:jc w:val="center"/>
            </w:pPr>
          </w:p>
        </w:tc>
        <w:tc>
          <w:tcPr>
            <w:tcW w:w="1134" w:type="dxa"/>
            <w:tcBorders>
              <w:top w:val="nil"/>
              <w:bottom w:val="nil"/>
            </w:tcBorders>
            <w:shd w:val="clear" w:color="auto" w:fill="auto"/>
            <w:vAlign w:val="center"/>
          </w:tcPr>
          <w:p w14:paraId="6C8F8C96" w14:textId="77777777" w:rsidR="003579AB" w:rsidRPr="00FC4961" w:rsidRDefault="003579AB" w:rsidP="001A5B29">
            <w:pPr>
              <w:ind w:firstLineChars="0" w:firstLine="0"/>
              <w:jc w:val="center"/>
            </w:pPr>
            <w:r w:rsidRPr="00FC4961">
              <w:t>RF</w:t>
            </w:r>
          </w:p>
        </w:tc>
        <w:tc>
          <w:tcPr>
            <w:tcW w:w="567" w:type="dxa"/>
            <w:tcBorders>
              <w:top w:val="nil"/>
              <w:bottom w:val="nil"/>
            </w:tcBorders>
            <w:shd w:val="clear" w:color="auto" w:fill="auto"/>
            <w:vAlign w:val="center"/>
          </w:tcPr>
          <w:p w14:paraId="5A113B58" w14:textId="77777777" w:rsidR="003579AB" w:rsidRPr="00FC4961" w:rsidRDefault="003579AB" w:rsidP="001A5B29">
            <w:pPr>
              <w:ind w:firstLineChars="0" w:firstLine="0"/>
              <w:jc w:val="center"/>
            </w:pPr>
            <w:r w:rsidRPr="00FC4961">
              <w:rPr>
                <w:rFonts w:hint="eastAsia"/>
              </w:rPr>
              <w:t>4</w:t>
            </w:r>
            <w:r w:rsidRPr="00FC4961">
              <w:t>0</w:t>
            </w:r>
          </w:p>
        </w:tc>
        <w:tc>
          <w:tcPr>
            <w:tcW w:w="567" w:type="dxa"/>
            <w:tcBorders>
              <w:top w:val="nil"/>
              <w:bottom w:val="nil"/>
            </w:tcBorders>
            <w:shd w:val="clear" w:color="auto" w:fill="auto"/>
            <w:vAlign w:val="center"/>
          </w:tcPr>
          <w:p w14:paraId="621E8BB0" w14:textId="77777777" w:rsidR="003579AB" w:rsidRPr="00FC4961" w:rsidRDefault="003579AB" w:rsidP="001A5B29">
            <w:pPr>
              <w:ind w:firstLineChars="0" w:firstLine="0"/>
              <w:jc w:val="center"/>
            </w:pPr>
            <w:r w:rsidRPr="00FC4961">
              <w:rPr>
                <w:rFonts w:hint="eastAsia"/>
              </w:rPr>
              <w:t>9</w:t>
            </w:r>
            <w:r w:rsidRPr="00FC4961">
              <w:t>0</w:t>
            </w:r>
          </w:p>
        </w:tc>
        <w:tc>
          <w:tcPr>
            <w:tcW w:w="851" w:type="dxa"/>
            <w:tcBorders>
              <w:top w:val="nil"/>
              <w:bottom w:val="nil"/>
            </w:tcBorders>
            <w:shd w:val="clear" w:color="auto" w:fill="auto"/>
            <w:vAlign w:val="center"/>
          </w:tcPr>
          <w:p w14:paraId="48E1CE48" w14:textId="77777777" w:rsidR="003579AB" w:rsidRPr="00FC4961" w:rsidRDefault="003579AB" w:rsidP="001A5B29">
            <w:pPr>
              <w:ind w:firstLineChars="0" w:firstLine="0"/>
              <w:jc w:val="center"/>
            </w:pPr>
            <w:r w:rsidRPr="00FC4961">
              <w:rPr>
                <w:rFonts w:hint="eastAsia"/>
              </w:rPr>
              <w:t>0</w:t>
            </w:r>
            <w:r w:rsidRPr="00FC4961">
              <w:t>.21</w:t>
            </w:r>
          </w:p>
        </w:tc>
        <w:tc>
          <w:tcPr>
            <w:tcW w:w="709" w:type="dxa"/>
            <w:tcBorders>
              <w:top w:val="nil"/>
              <w:bottom w:val="nil"/>
            </w:tcBorders>
            <w:shd w:val="clear" w:color="auto" w:fill="auto"/>
            <w:vAlign w:val="center"/>
          </w:tcPr>
          <w:p w14:paraId="19B376DA" w14:textId="77777777" w:rsidR="003579AB" w:rsidRPr="00FC4961" w:rsidRDefault="003579AB" w:rsidP="001A5B29">
            <w:pPr>
              <w:ind w:firstLineChars="0" w:firstLine="0"/>
              <w:jc w:val="center"/>
            </w:pPr>
            <w:r w:rsidRPr="00FC4961">
              <w:rPr>
                <w:rFonts w:hint="eastAsia"/>
              </w:rPr>
              <w:t>2</w:t>
            </w:r>
            <w:r w:rsidRPr="00FC4961">
              <w:t>.07</w:t>
            </w:r>
          </w:p>
        </w:tc>
        <w:tc>
          <w:tcPr>
            <w:tcW w:w="1076" w:type="dxa"/>
            <w:tcBorders>
              <w:top w:val="nil"/>
              <w:bottom w:val="nil"/>
            </w:tcBorders>
            <w:shd w:val="clear" w:color="auto" w:fill="auto"/>
            <w:vAlign w:val="center"/>
          </w:tcPr>
          <w:p w14:paraId="14E342BE" w14:textId="77777777" w:rsidR="003579AB" w:rsidRPr="00FC4961" w:rsidRDefault="003579AB" w:rsidP="001A5B29">
            <w:pPr>
              <w:ind w:firstLineChars="0" w:firstLine="0"/>
              <w:jc w:val="center"/>
            </w:pPr>
            <w:r w:rsidRPr="00FC4961">
              <w:rPr>
                <w:rFonts w:hint="eastAsia"/>
              </w:rPr>
              <w:t>0</w:t>
            </w:r>
            <w:r w:rsidRPr="00FC4961">
              <w:t>.989</w:t>
            </w:r>
          </w:p>
        </w:tc>
      </w:tr>
      <w:tr w:rsidR="003579AB" w:rsidRPr="00FC4961" w14:paraId="17ECF4CE" w14:textId="77777777" w:rsidTr="001A5B29">
        <w:tc>
          <w:tcPr>
            <w:tcW w:w="709" w:type="dxa"/>
            <w:tcBorders>
              <w:top w:val="nil"/>
              <w:bottom w:val="nil"/>
            </w:tcBorders>
            <w:shd w:val="clear" w:color="auto" w:fill="auto"/>
            <w:vAlign w:val="center"/>
          </w:tcPr>
          <w:p w14:paraId="04A5AD12" w14:textId="77777777" w:rsidR="003579AB" w:rsidRPr="00FC4961" w:rsidRDefault="003579AB" w:rsidP="001A5B29">
            <w:pPr>
              <w:ind w:firstLineChars="0" w:firstLine="0"/>
              <w:jc w:val="center"/>
            </w:pPr>
            <w:r w:rsidRPr="00FC4961">
              <w:rPr>
                <w:rFonts w:hint="eastAsia"/>
              </w:rPr>
              <w:t>4</w:t>
            </w:r>
          </w:p>
        </w:tc>
        <w:tc>
          <w:tcPr>
            <w:tcW w:w="2693" w:type="dxa"/>
            <w:vMerge/>
            <w:shd w:val="clear" w:color="auto" w:fill="auto"/>
            <w:vAlign w:val="center"/>
          </w:tcPr>
          <w:p w14:paraId="62ED2B88" w14:textId="77777777" w:rsidR="003579AB" w:rsidRPr="00FC4961" w:rsidRDefault="003579AB" w:rsidP="001A5B29">
            <w:pPr>
              <w:ind w:firstLineChars="0" w:firstLine="0"/>
              <w:jc w:val="center"/>
            </w:pPr>
          </w:p>
        </w:tc>
        <w:tc>
          <w:tcPr>
            <w:tcW w:w="1134" w:type="dxa"/>
            <w:tcBorders>
              <w:top w:val="nil"/>
              <w:bottom w:val="nil"/>
            </w:tcBorders>
            <w:shd w:val="clear" w:color="auto" w:fill="auto"/>
            <w:vAlign w:val="center"/>
          </w:tcPr>
          <w:p w14:paraId="3FABEFC0" w14:textId="77777777" w:rsidR="003579AB" w:rsidRPr="00FC4961" w:rsidRDefault="003579AB" w:rsidP="001A5B29">
            <w:pPr>
              <w:ind w:firstLineChars="0" w:firstLine="0"/>
              <w:jc w:val="center"/>
            </w:pPr>
            <w:proofErr w:type="spellStart"/>
            <w:r w:rsidRPr="00FC4961">
              <w:t>XGBoost</w:t>
            </w:r>
            <w:proofErr w:type="spellEnd"/>
          </w:p>
        </w:tc>
        <w:tc>
          <w:tcPr>
            <w:tcW w:w="567" w:type="dxa"/>
            <w:tcBorders>
              <w:top w:val="nil"/>
              <w:bottom w:val="nil"/>
            </w:tcBorders>
            <w:shd w:val="clear" w:color="auto" w:fill="auto"/>
            <w:vAlign w:val="center"/>
          </w:tcPr>
          <w:p w14:paraId="42196F71" w14:textId="77777777" w:rsidR="003579AB" w:rsidRPr="00FC4961" w:rsidRDefault="003579AB" w:rsidP="001A5B29">
            <w:pPr>
              <w:ind w:firstLineChars="0" w:firstLine="0"/>
              <w:jc w:val="center"/>
            </w:pPr>
            <w:r w:rsidRPr="00FC4961">
              <w:rPr>
                <w:rFonts w:hint="eastAsia"/>
              </w:rPr>
              <w:t>3</w:t>
            </w:r>
            <w:r w:rsidRPr="00FC4961">
              <w:t>0</w:t>
            </w:r>
          </w:p>
        </w:tc>
        <w:tc>
          <w:tcPr>
            <w:tcW w:w="567" w:type="dxa"/>
            <w:tcBorders>
              <w:top w:val="nil"/>
              <w:bottom w:val="nil"/>
            </w:tcBorders>
            <w:shd w:val="clear" w:color="auto" w:fill="auto"/>
            <w:vAlign w:val="center"/>
          </w:tcPr>
          <w:p w14:paraId="64D521F5" w14:textId="77777777" w:rsidR="003579AB" w:rsidRPr="00FC4961" w:rsidRDefault="003579AB" w:rsidP="001A5B29">
            <w:pPr>
              <w:ind w:firstLineChars="0" w:firstLine="0"/>
              <w:jc w:val="center"/>
            </w:pPr>
            <w:r w:rsidRPr="00FC4961">
              <w:rPr>
                <w:rFonts w:hint="eastAsia"/>
              </w:rPr>
              <w:t>8</w:t>
            </w:r>
            <w:r w:rsidRPr="00FC4961">
              <w:t>0</w:t>
            </w:r>
          </w:p>
        </w:tc>
        <w:tc>
          <w:tcPr>
            <w:tcW w:w="851" w:type="dxa"/>
            <w:tcBorders>
              <w:top w:val="nil"/>
              <w:bottom w:val="nil"/>
            </w:tcBorders>
            <w:shd w:val="clear" w:color="auto" w:fill="auto"/>
            <w:vAlign w:val="center"/>
          </w:tcPr>
          <w:p w14:paraId="5F84A106" w14:textId="77777777" w:rsidR="003579AB" w:rsidRPr="00FC4961" w:rsidRDefault="003579AB" w:rsidP="001A5B29">
            <w:pPr>
              <w:ind w:firstLineChars="0" w:firstLine="0"/>
              <w:jc w:val="center"/>
            </w:pPr>
            <w:r w:rsidRPr="00FC4961">
              <w:rPr>
                <w:rFonts w:hint="eastAsia"/>
              </w:rPr>
              <w:t>0</w:t>
            </w:r>
            <w:r w:rsidRPr="00FC4961">
              <w:t>.10</w:t>
            </w:r>
          </w:p>
        </w:tc>
        <w:tc>
          <w:tcPr>
            <w:tcW w:w="709" w:type="dxa"/>
            <w:tcBorders>
              <w:top w:val="nil"/>
              <w:bottom w:val="nil"/>
            </w:tcBorders>
            <w:shd w:val="clear" w:color="auto" w:fill="auto"/>
            <w:vAlign w:val="center"/>
          </w:tcPr>
          <w:p w14:paraId="7E224808" w14:textId="77777777" w:rsidR="003579AB" w:rsidRPr="00FC4961" w:rsidRDefault="003579AB" w:rsidP="001A5B29">
            <w:pPr>
              <w:ind w:firstLineChars="0" w:firstLine="0"/>
              <w:jc w:val="center"/>
            </w:pPr>
            <w:r w:rsidRPr="00FC4961">
              <w:rPr>
                <w:rFonts w:hint="eastAsia"/>
              </w:rPr>
              <w:t>1</w:t>
            </w:r>
            <w:r w:rsidRPr="00FC4961">
              <w:t>.06</w:t>
            </w:r>
          </w:p>
        </w:tc>
        <w:tc>
          <w:tcPr>
            <w:tcW w:w="1076" w:type="dxa"/>
            <w:tcBorders>
              <w:top w:val="nil"/>
              <w:bottom w:val="nil"/>
            </w:tcBorders>
            <w:shd w:val="clear" w:color="auto" w:fill="auto"/>
            <w:vAlign w:val="center"/>
          </w:tcPr>
          <w:p w14:paraId="0432477B" w14:textId="77777777" w:rsidR="003579AB" w:rsidRPr="00FC4961" w:rsidRDefault="003579AB" w:rsidP="001A5B29">
            <w:pPr>
              <w:ind w:firstLineChars="0" w:firstLine="0"/>
              <w:jc w:val="center"/>
            </w:pPr>
            <w:r w:rsidRPr="00FC4961">
              <w:rPr>
                <w:rFonts w:hint="eastAsia"/>
              </w:rPr>
              <w:t>0</w:t>
            </w:r>
            <w:r w:rsidRPr="00FC4961">
              <w:t>.989</w:t>
            </w:r>
          </w:p>
        </w:tc>
      </w:tr>
      <w:tr w:rsidR="003579AB" w:rsidRPr="00FC4961" w14:paraId="7ECC9236" w14:textId="77777777" w:rsidTr="001A5B29">
        <w:tc>
          <w:tcPr>
            <w:tcW w:w="709" w:type="dxa"/>
            <w:tcBorders>
              <w:top w:val="nil"/>
              <w:bottom w:val="dashSmallGap" w:sz="8" w:space="0" w:color="auto"/>
            </w:tcBorders>
            <w:shd w:val="clear" w:color="auto" w:fill="auto"/>
            <w:vAlign w:val="center"/>
          </w:tcPr>
          <w:p w14:paraId="7878425F" w14:textId="77777777" w:rsidR="003579AB" w:rsidRPr="00FC4961" w:rsidRDefault="003579AB" w:rsidP="001A5B29">
            <w:pPr>
              <w:ind w:firstLineChars="0" w:firstLine="0"/>
              <w:jc w:val="center"/>
            </w:pPr>
            <w:r w:rsidRPr="00FC4961">
              <w:rPr>
                <w:rFonts w:hint="eastAsia"/>
              </w:rPr>
              <w:t>5</w:t>
            </w:r>
          </w:p>
        </w:tc>
        <w:tc>
          <w:tcPr>
            <w:tcW w:w="2693" w:type="dxa"/>
            <w:vMerge/>
            <w:tcBorders>
              <w:bottom w:val="dashSmallGap" w:sz="8" w:space="0" w:color="auto"/>
            </w:tcBorders>
            <w:shd w:val="clear" w:color="auto" w:fill="auto"/>
            <w:vAlign w:val="center"/>
          </w:tcPr>
          <w:p w14:paraId="389737EA" w14:textId="77777777" w:rsidR="003579AB" w:rsidRPr="00FC4961" w:rsidRDefault="003579AB" w:rsidP="001A5B29">
            <w:pPr>
              <w:ind w:firstLineChars="0" w:firstLine="0"/>
              <w:jc w:val="center"/>
            </w:pPr>
          </w:p>
        </w:tc>
        <w:tc>
          <w:tcPr>
            <w:tcW w:w="1134" w:type="dxa"/>
            <w:tcBorders>
              <w:top w:val="nil"/>
              <w:bottom w:val="dashSmallGap" w:sz="8" w:space="0" w:color="auto"/>
            </w:tcBorders>
            <w:shd w:val="clear" w:color="auto" w:fill="auto"/>
            <w:vAlign w:val="center"/>
          </w:tcPr>
          <w:p w14:paraId="1C48DA29" w14:textId="77777777" w:rsidR="003579AB" w:rsidRPr="00FC4961" w:rsidRDefault="003579AB" w:rsidP="001A5B29">
            <w:pPr>
              <w:ind w:firstLineChars="0" w:firstLine="0"/>
              <w:jc w:val="center"/>
            </w:pPr>
            <w:r w:rsidRPr="00FC4961">
              <w:t>SVR</w:t>
            </w:r>
          </w:p>
        </w:tc>
        <w:tc>
          <w:tcPr>
            <w:tcW w:w="567" w:type="dxa"/>
            <w:tcBorders>
              <w:top w:val="nil"/>
              <w:bottom w:val="dashSmallGap" w:sz="8" w:space="0" w:color="auto"/>
            </w:tcBorders>
            <w:shd w:val="clear" w:color="auto" w:fill="auto"/>
            <w:vAlign w:val="center"/>
          </w:tcPr>
          <w:p w14:paraId="31E61BAE" w14:textId="77777777" w:rsidR="003579AB" w:rsidRPr="00FC4961" w:rsidRDefault="003579AB" w:rsidP="001A5B29">
            <w:pPr>
              <w:ind w:firstLineChars="0" w:firstLine="0"/>
              <w:jc w:val="center"/>
            </w:pPr>
            <w:r w:rsidRPr="00FC4961">
              <w:rPr>
                <w:rFonts w:hint="eastAsia"/>
              </w:rPr>
              <w:t>5</w:t>
            </w:r>
            <w:r w:rsidRPr="00FC4961">
              <w:t>0</w:t>
            </w:r>
          </w:p>
        </w:tc>
        <w:tc>
          <w:tcPr>
            <w:tcW w:w="567" w:type="dxa"/>
            <w:tcBorders>
              <w:top w:val="nil"/>
              <w:bottom w:val="dashSmallGap" w:sz="8" w:space="0" w:color="auto"/>
            </w:tcBorders>
            <w:shd w:val="clear" w:color="auto" w:fill="auto"/>
            <w:vAlign w:val="center"/>
          </w:tcPr>
          <w:p w14:paraId="63C0B24F" w14:textId="77777777" w:rsidR="003579AB" w:rsidRPr="00FC4961" w:rsidRDefault="003579AB" w:rsidP="001A5B29">
            <w:pPr>
              <w:ind w:firstLineChars="0" w:firstLine="0"/>
              <w:jc w:val="center"/>
            </w:pPr>
            <w:r w:rsidRPr="00FC4961">
              <w:rPr>
                <w:rFonts w:hint="eastAsia"/>
              </w:rPr>
              <w:t>9</w:t>
            </w:r>
            <w:r w:rsidRPr="00FC4961">
              <w:t>0</w:t>
            </w:r>
          </w:p>
        </w:tc>
        <w:tc>
          <w:tcPr>
            <w:tcW w:w="851" w:type="dxa"/>
            <w:tcBorders>
              <w:top w:val="nil"/>
              <w:bottom w:val="dashSmallGap" w:sz="8" w:space="0" w:color="auto"/>
            </w:tcBorders>
            <w:shd w:val="clear" w:color="auto" w:fill="auto"/>
            <w:vAlign w:val="center"/>
          </w:tcPr>
          <w:p w14:paraId="72856134" w14:textId="77777777" w:rsidR="003579AB" w:rsidRPr="00FC4961" w:rsidRDefault="003579AB" w:rsidP="001A5B29">
            <w:pPr>
              <w:ind w:firstLineChars="0" w:firstLine="0"/>
              <w:jc w:val="center"/>
            </w:pPr>
            <w:r w:rsidRPr="00FC4961">
              <w:rPr>
                <w:rFonts w:hint="eastAsia"/>
              </w:rPr>
              <w:t>0</w:t>
            </w:r>
            <w:r w:rsidRPr="00FC4961">
              <w:t>.29</w:t>
            </w:r>
          </w:p>
        </w:tc>
        <w:tc>
          <w:tcPr>
            <w:tcW w:w="709" w:type="dxa"/>
            <w:tcBorders>
              <w:top w:val="nil"/>
              <w:bottom w:val="dashSmallGap" w:sz="8" w:space="0" w:color="auto"/>
            </w:tcBorders>
            <w:shd w:val="clear" w:color="auto" w:fill="auto"/>
            <w:vAlign w:val="center"/>
          </w:tcPr>
          <w:p w14:paraId="01EF064C" w14:textId="77777777" w:rsidR="003579AB" w:rsidRPr="00FC4961" w:rsidRDefault="003579AB" w:rsidP="001A5B29">
            <w:pPr>
              <w:ind w:firstLineChars="0" w:firstLine="0"/>
              <w:jc w:val="center"/>
            </w:pPr>
            <w:r w:rsidRPr="00FC4961">
              <w:rPr>
                <w:rFonts w:hint="eastAsia"/>
              </w:rPr>
              <w:t>2</w:t>
            </w:r>
            <w:r w:rsidRPr="00FC4961">
              <w:t>.07</w:t>
            </w:r>
          </w:p>
        </w:tc>
        <w:tc>
          <w:tcPr>
            <w:tcW w:w="1076" w:type="dxa"/>
            <w:tcBorders>
              <w:top w:val="nil"/>
              <w:bottom w:val="dashSmallGap" w:sz="8" w:space="0" w:color="auto"/>
            </w:tcBorders>
            <w:shd w:val="clear" w:color="auto" w:fill="auto"/>
            <w:vAlign w:val="center"/>
          </w:tcPr>
          <w:p w14:paraId="49D15592" w14:textId="77777777" w:rsidR="003579AB" w:rsidRPr="00FC4961" w:rsidRDefault="003579AB" w:rsidP="001A5B29">
            <w:pPr>
              <w:ind w:firstLineChars="0" w:firstLine="0"/>
              <w:jc w:val="center"/>
            </w:pPr>
            <w:r w:rsidRPr="00FC4961">
              <w:rPr>
                <w:rFonts w:hint="eastAsia"/>
              </w:rPr>
              <w:t>0</w:t>
            </w:r>
            <w:r w:rsidRPr="00FC4961">
              <w:t>.991</w:t>
            </w:r>
          </w:p>
        </w:tc>
      </w:tr>
      <w:tr w:rsidR="003579AB" w:rsidRPr="00FC4961" w14:paraId="6EA49424" w14:textId="77777777" w:rsidTr="001A5B29">
        <w:tc>
          <w:tcPr>
            <w:tcW w:w="709" w:type="dxa"/>
            <w:tcBorders>
              <w:top w:val="dashSmallGap" w:sz="8" w:space="0" w:color="auto"/>
              <w:bottom w:val="nil"/>
            </w:tcBorders>
            <w:shd w:val="clear" w:color="auto" w:fill="auto"/>
            <w:vAlign w:val="center"/>
          </w:tcPr>
          <w:p w14:paraId="0912201A" w14:textId="77777777" w:rsidR="003579AB" w:rsidRPr="00FC4961" w:rsidRDefault="003579AB" w:rsidP="001A5B29">
            <w:pPr>
              <w:ind w:firstLineChars="0" w:firstLine="0"/>
              <w:jc w:val="center"/>
            </w:pPr>
            <w:r w:rsidRPr="00FC4961">
              <w:rPr>
                <w:rFonts w:hint="eastAsia"/>
              </w:rPr>
              <w:t>6</w:t>
            </w:r>
          </w:p>
        </w:tc>
        <w:tc>
          <w:tcPr>
            <w:tcW w:w="2693" w:type="dxa"/>
            <w:vMerge w:val="restart"/>
            <w:tcBorders>
              <w:top w:val="dashSmallGap" w:sz="8" w:space="0" w:color="auto"/>
            </w:tcBorders>
            <w:shd w:val="clear" w:color="auto" w:fill="auto"/>
            <w:vAlign w:val="center"/>
          </w:tcPr>
          <w:p w14:paraId="176629F0" w14:textId="77777777" w:rsidR="003579AB" w:rsidRPr="00FC4961" w:rsidRDefault="003579AB" w:rsidP="001A5B29">
            <w:pPr>
              <w:ind w:firstLineChars="0" w:firstLine="0"/>
              <w:jc w:val="center"/>
            </w:pPr>
            <w:proofErr w:type="spellStart"/>
            <w:r w:rsidRPr="00FC4961">
              <w:t>CatBoost+XGBoost</w:t>
            </w:r>
            <w:proofErr w:type="spellEnd"/>
          </w:p>
        </w:tc>
        <w:tc>
          <w:tcPr>
            <w:tcW w:w="1134" w:type="dxa"/>
            <w:tcBorders>
              <w:top w:val="single" w:sz="8" w:space="0" w:color="auto"/>
              <w:bottom w:val="nil"/>
            </w:tcBorders>
            <w:shd w:val="clear" w:color="auto" w:fill="auto"/>
            <w:vAlign w:val="center"/>
          </w:tcPr>
          <w:p w14:paraId="4563A145" w14:textId="77777777" w:rsidR="003579AB" w:rsidRPr="00FC4961" w:rsidRDefault="003579AB" w:rsidP="001A5B29">
            <w:pPr>
              <w:ind w:firstLineChars="0" w:firstLine="0"/>
              <w:jc w:val="center"/>
            </w:pPr>
            <w:r w:rsidRPr="00FC4961">
              <w:t>Ridge</w:t>
            </w:r>
          </w:p>
        </w:tc>
        <w:tc>
          <w:tcPr>
            <w:tcW w:w="567" w:type="dxa"/>
            <w:tcBorders>
              <w:top w:val="dashSmallGap" w:sz="8" w:space="0" w:color="auto"/>
              <w:bottom w:val="nil"/>
            </w:tcBorders>
            <w:shd w:val="clear" w:color="auto" w:fill="auto"/>
            <w:vAlign w:val="center"/>
          </w:tcPr>
          <w:p w14:paraId="1A2EC00A" w14:textId="77777777" w:rsidR="003579AB" w:rsidRPr="00FC4961" w:rsidRDefault="003579AB" w:rsidP="001A5B29">
            <w:pPr>
              <w:ind w:firstLineChars="0" w:firstLine="0"/>
              <w:jc w:val="center"/>
            </w:pPr>
            <w:r w:rsidRPr="00FC4961">
              <w:t>80</w:t>
            </w:r>
          </w:p>
        </w:tc>
        <w:tc>
          <w:tcPr>
            <w:tcW w:w="567" w:type="dxa"/>
            <w:tcBorders>
              <w:top w:val="dashSmallGap" w:sz="8" w:space="0" w:color="auto"/>
              <w:bottom w:val="nil"/>
            </w:tcBorders>
            <w:shd w:val="clear" w:color="auto" w:fill="auto"/>
            <w:vAlign w:val="center"/>
          </w:tcPr>
          <w:p w14:paraId="0E8A0FA9" w14:textId="77777777" w:rsidR="003579AB" w:rsidRPr="00FC4961" w:rsidRDefault="003579AB" w:rsidP="001A5B29">
            <w:pPr>
              <w:ind w:firstLineChars="0" w:firstLine="0"/>
              <w:jc w:val="center"/>
            </w:pPr>
            <w:r w:rsidRPr="00FC4961">
              <w:t>90</w:t>
            </w:r>
          </w:p>
        </w:tc>
        <w:tc>
          <w:tcPr>
            <w:tcW w:w="851" w:type="dxa"/>
            <w:tcBorders>
              <w:top w:val="dashSmallGap" w:sz="8" w:space="0" w:color="auto"/>
              <w:bottom w:val="nil"/>
            </w:tcBorders>
            <w:shd w:val="clear" w:color="auto" w:fill="auto"/>
            <w:vAlign w:val="center"/>
          </w:tcPr>
          <w:p w14:paraId="61877992" w14:textId="77777777" w:rsidR="003579AB" w:rsidRPr="00FC4961" w:rsidRDefault="003579AB" w:rsidP="001A5B29">
            <w:pPr>
              <w:ind w:firstLineChars="0" w:firstLine="0"/>
              <w:jc w:val="center"/>
            </w:pPr>
            <w:r w:rsidRPr="00FC4961">
              <w:rPr>
                <w:rFonts w:hint="eastAsia"/>
              </w:rPr>
              <w:t>1</w:t>
            </w:r>
            <w:r w:rsidRPr="00FC4961">
              <w:t>.06</w:t>
            </w:r>
          </w:p>
        </w:tc>
        <w:tc>
          <w:tcPr>
            <w:tcW w:w="709" w:type="dxa"/>
            <w:tcBorders>
              <w:top w:val="dashSmallGap" w:sz="8" w:space="0" w:color="auto"/>
              <w:bottom w:val="nil"/>
            </w:tcBorders>
            <w:shd w:val="clear" w:color="auto" w:fill="auto"/>
            <w:vAlign w:val="center"/>
          </w:tcPr>
          <w:p w14:paraId="254FB234" w14:textId="77777777" w:rsidR="003579AB" w:rsidRPr="00FC4961" w:rsidRDefault="003579AB" w:rsidP="001A5B29">
            <w:pPr>
              <w:ind w:firstLineChars="0" w:firstLine="0"/>
              <w:jc w:val="center"/>
            </w:pPr>
            <w:r w:rsidRPr="00FC4961">
              <w:t>2.07</w:t>
            </w:r>
          </w:p>
        </w:tc>
        <w:tc>
          <w:tcPr>
            <w:tcW w:w="1076" w:type="dxa"/>
            <w:tcBorders>
              <w:top w:val="dashSmallGap" w:sz="8" w:space="0" w:color="auto"/>
              <w:bottom w:val="nil"/>
            </w:tcBorders>
            <w:shd w:val="clear" w:color="auto" w:fill="auto"/>
            <w:vAlign w:val="center"/>
          </w:tcPr>
          <w:p w14:paraId="7D743866" w14:textId="77777777" w:rsidR="003579AB" w:rsidRPr="00FC4961" w:rsidRDefault="003579AB" w:rsidP="001A5B29">
            <w:pPr>
              <w:ind w:firstLineChars="0" w:firstLine="0"/>
              <w:jc w:val="center"/>
            </w:pPr>
            <w:r w:rsidRPr="00FC4961">
              <w:rPr>
                <w:rFonts w:hint="eastAsia"/>
              </w:rPr>
              <w:t>0</w:t>
            </w:r>
            <w:r w:rsidRPr="00FC4961">
              <w:t>.992</w:t>
            </w:r>
          </w:p>
        </w:tc>
      </w:tr>
      <w:tr w:rsidR="003579AB" w:rsidRPr="00FC4961" w14:paraId="5E31AD84" w14:textId="77777777" w:rsidTr="001A5B29">
        <w:tc>
          <w:tcPr>
            <w:tcW w:w="709" w:type="dxa"/>
            <w:tcBorders>
              <w:top w:val="nil"/>
              <w:bottom w:val="nil"/>
            </w:tcBorders>
            <w:shd w:val="clear" w:color="auto" w:fill="auto"/>
            <w:vAlign w:val="center"/>
          </w:tcPr>
          <w:p w14:paraId="3AD42948" w14:textId="77777777" w:rsidR="003579AB" w:rsidRPr="00FC4961" w:rsidRDefault="003579AB" w:rsidP="001A5B29">
            <w:pPr>
              <w:ind w:firstLineChars="0" w:firstLine="0"/>
              <w:jc w:val="center"/>
            </w:pPr>
            <w:r w:rsidRPr="00FC4961">
              <w:rPr>
                <w:rFonts w:hint="eastAsia"/>
              </w:rPr>
              <w:t>7</w:t>
            </w:r>
          </w:p>
        </w:tc>
        <w:tc>
          <w:tcPr>
            <w:tcW w:w="2693" w:type="dxa"/>
            <w:vMerge/>
            <w:shd w:val="clear" w:color="auto" w:fill="auto"/>
            <w:vAlign w:val="center"/>
          </w:tcPr>
          <w:p w14:paraId="784080E6" w14:textId="77777777" w:rsidR="003579AB" w:rsidRPr="00FC4961" w:rsidRDefault="003579AB" w:rsidP="001A5B29">
            <w:pPr>
              <w:ind w:firstLineChars="0" w:firstLine="0"/>
              <w:jc w:val="center"/>
            </w:pPr>
          </w:p>
        </w:tc>
        <w:tc>
          <w:tcPr>
            <w:tcW w:w="1134" w:type="dxa"/>
            <w:tcBorders>
              <w:top w:val="nil"/>
              <w:bottom w:val="nil"/>
            </w:tcBorders>
            <w:shd w:val="clear" w:color="auto" w:fill="auto"/>
            <w:vAlign w:val="center"/>
          </w:tcPr>
          <w:p w14:paraId="5D9DFE46" w14:textId="77777777" w:rsidR="003579AB" w:rsidRPr="00FC4961" w:rsidRDefault="003579AB" w:rsidP="001A5B29">
            <w:pPr>
              <w:ind w:firstLineChars="0" w:firstLine="0"/>
              <w:jc w:val="center"/>
            </w:pPr>
            <w:proofErr w:type="spellStart"/>
            <w:r w:rsidRPr="00FC4961">
              <w:t>CatBoost</w:t>
            </w:r>
            <w:proofErr w:type="spellEnd"/>
          </w:p>
        </w:tc>
        <w:tc>
          <w:tcPr>
            <w:tcW w:w="567" w:type="dxa"/>
            <w:tcBorders>
              <w:top w:val="nil"/>
              <w:bottom w:val="nil"/>
            </w:tcBorders>
            <w:shd w:val="clear" w:color="auto" w:fill="auto"/>
            <w:vAlign w:val="center"/>
          </w:tcPr>
          <w:p w14:paraId="1130B40D" w14:textId="77777777" w:rsidR="003579AB" w:rsidRPr="00FC4961" w:rsidRDefault="003579AB" w:rsidP="001A5B29">
            <w:pPr>
              <w:ind w:firstLineChars="0" w:firstLine="0"/>
              <w:jc w:val="center"/>
            </w:pPr>
            <w:r w:rsidRPr="00FC4961">
              <w:rPr>
                <w:rFonts w:hint="eastAsia"/>
              </w:rPr>
              <w:t>4</w:t>
            </w:r>
            <w:r w:rsidRPr="00FC4961">
              <w:t>0</w:t>
            </w:r>
          </w:p>
        </w:tc>
        <w:tc>
          <w:tcPr>
            <w:tcW w:w="567" w:type="dxa"/>
            <w:tcBorders>
              <w:top w:val="nil"/>
              <w:bottom w:val="nil"/>
            </w:tcBorders>
            <w:shd w:val="clear" w:color="auto" w:fill="auto"/>
            <w:vAlign w:val="center"/>
          </w:tcPr>
          <w:p w14:paraId="14780A6D" w14:textId="77777777" w:rsidR="003579AB" w:rsidRPr="00FC4961" w:rsidRDefault="003579AB" w:rsidP="001A5B29">
            <w:pPr>
              <w:ind w:firstLineChars="0" w:firstLine="0"/>
              <w:jc w:val="center"/>
            </w:pPr>
            <w:r w:rsidRPr="00FC4961">
              <w:rPr>
                <w:rFonts w:hint="eastAsia"/>
              </w:rPr>
              <w:t>8</w:t>
            </w:r>
            <w:r w:rsidRPr="00FC4961">
              <w:t>0</w:t>
            </w:r>
          </w:p>
        </w:tc>
        <w:tc>
          <w:tcPr>
            <w:tcW w:w="851" w:type="dxa"/>
            <w:tcBorders>
              <w:top w:val="nil"/>
              <w:bottom w:val="nil"/>
            </w:tcBorders>
            <w:shd w:val="clear" w:color="auto" w:fill="auto"/>
            <w:vAlign w:val="center"/>
          </w:tcPr>
          <w:p w14:paraId="5C34B7CF" w14:textId="77777777" w:rsidR="003579AB" w:rsidRPr="00FC4961" w:rsidRDefault="003579AB" w:rsidP="001A5B29">
            <w:pPr>
              <w:ind w:firstLineChars="0" w:firstLine="0"/>
              <w:jc w:val="center"/>
            </w:pPr>
            <w:r w:rsidRPr="00FC4961">
              <w:rPr>
                <w:rFonts w:hint="eastAsia"/>
              </w:rPr>
              <w:t>0</w:t>
            </w:r>
            <w:r w:rsidRPr="00FC4961">
              <w:t>.21</w:t>
            </w:r>
          </w:p>
        </w:tc>
        <w:tc>
          <w:tcPr>
            <w:tcW w:w="709" w:type="dxa"/>
            <w:tcBorders>
              <w:top w:val="nil"/>
              <w:bottom w:val="nil"/>
            </w:tcBorders>
            <w:shd w:val="clear" w:color="auto" w:fill="auto"/>
            <w:vAlign w:val="center"/>
          </w:tcPr>
          <w:p w14:paraId="6D7C7396" w14:textId="77777777" w:rsidR="003579AB" w:rsidRPr="00FC4961" w:rsidRDefault="003579AB" w:rsidP="001A5B29">
            <w:pPr>
              <w:ind w:firstLineChars="0" w:firstLine="0"/>
              <w:jc w:val="center"/>
            </w:pPr>
            <w:r w:rsidRPr="00FC4961">
              <w:rPr>
                <w:rFonts w:hint="eastAsia"/>
              </w:rPr>
              <w:t>1</w:t>
            </w:r>
            <w:r w:rsidRPr="00FC4961">
              <w:t>.06</w:t>
            </w:r>
          </w:p>
        </w:tc>
        <w:tc>
          <w:tcPr>
            <w:tcW w:w="1076" w:type="dxa"/>
            <w:tcBorders>
              <w:top w:val="nil"/>
              <w:bottom w:val="nil"/>
            </w:tcBorders>
            <w:shd w:val="clear" w:color="auto" w:fill="auto"/>
            <w:vAlign w:val="center"/>
          </w:tcPr>
          <w:p w14:paraId="5A6B3734" w14:textId="77777777" w:rsidR="003579AB" w:rsidRPr="00FC4961" w:rsidRDefault="003579AB" w:rsidP="001A5B29">
            <w:pPr>
              <w:ind w:firstLineChars="0" w:firstLine="0"/>
              <w:jc w:val="center"/>
            </w:pPr>
            <w:r w:rsidRPr="00FC4961">
              <w:rPr>
                <w:rFonts w:hint="eastAsia"/>
              </w:rPr>
              <w:t>0</w:t>
            </w:r>
            <w:r w:rsidRPr="00FC4961">
              <w:t>.994</w:t>
            </w:r>
          </w:p>
        </w:tc>
      </w:tr>
      <w:tr w:rsidR="003579AB" w:rsidRPr="00FC4961" w14:paraId="35745276" w14:textId="77777777" w:rsidTr="001A5B29">
        <w:tc>
          <w:tcPr>
            <w:tcW w:w="709" w:type="dxa"/>
            <w:tcBorders>
              <w:top w:val="nil"/>
              <w:bottom w:val="nil"/>
            </w:tcBorders>
            <w:shd w:val="clear" w:color="auto" w:fill="auto"/>
            <w:vAlign w:val="center"/>
          </w:tcPr>
          <w:p w14:paraId="32DA82D0" w14:textId="77777777" w:rsidR="003579AB" w:rsidRPr="00FC4961" w:rsidRDefault="003579AB" w:rsidP="001A5B29">
            <w:pPr>
              <w:ind w:firstLineChars="0" w:firstLine="0"/>
              <w:jc w:val="center"/>
            </w:pPr>
            <w:r w:rsidRPr="00FC4961">
              <w:rPr>
                <w:rFonts w:hint="eastAsia"/>
              </w:rPr>
              <w:t>8</w:t>
            </w:r>
          </w:p>
        </w:tc>
        <w:tc>
          <w:tcPr>
            <w:tcW w:w="2693" w:type="dxa"/>
            <w:vMerge/>
            <w:shd w:val="clear" w:color="auto" w:fill="auto"/>
            <w:vAlign w:val="center"/>
          </w:tcPr>
          <w:p w14:paraId="03D92196" w14:textId="77777777" w:rsidR="003579AB" w:rsidRPr="00FC4961" w:rsidRDefault="003579AB" w:rsidP="001A5B29">
            <w:pPr>
              <w:ind w:firstLineChars="0" w:firstLine="0"/>
              <w:jc w:val="center"/>
            </w:pPr>
          </w:p>
        </w:tc>
        <w:tc>
          <w:tcPr>
            <w:tcW w:w="1134" w:type="dxa"/>
            <w:tcBorders>
              <w:top w:val="nil"/>
              <w:bottom w:val="nil"/>
            </w:tcBorders>
            <w:shd w:val="clear" w:color="auto" w:fill="auto"/>
            <w:vAlign w:val="center"/>
          </w:tcPr>
          <w:p w14:paraId="3BEA1790" w14:textId="77777777" w:rsidR="003579AB" w:rsidRPr="00FC4961" w:rsidRDefault="003579AB" w:rsidP="001A5B29">
            <w:pPr>
              <w:ind w:firstLineChars="0" w:firstLine="0"/>
              <w:jc w:val="center"/>
            </w:pPr>
            <w:r w:rsidRPr="00FC4961">
              <w:t>RF</w:t>
            </w:r>
          </w:p>
        </w:tc>
        <w:tc>
          <w:tcPr>
            <w:tcW w:w="567" w:type="dxa"/>
            <w:tcBorders>
              <w:top w:val="nil"/>
              <w:bottom w:val="nil"/>
            </w:tcBorders>
            <w:shd w:val="clear" w:color="auto" w:fill="auto"/>
            <w:vAlign w:val="center"/>
          </w:tcPr>
          <w:p w14:paraId="1E96BF43" w14:textId="77777777" w:rsidR="003579AB" w:rsidRPr="00FC4961" w:rsidRDefault="003579AB" w:rsidP="001A5B29">
            <w:pPr>
              <w:ind w:firstLineChars="0" w:firstLine="0"/>
              <w:jc w:val="center"/>
            </w:pPr>
            <w:r w:rsidRPr="00FC4961">
              <w:rPr>
                <w:rFonts w:hint="eastAsia"/>
              </w:rPr>
              <w:t>1</w:t>
            </w:r>
            <w:r w:rsidRPr="00FC4961">
              <w:t>0</w:t>
            </w:r>
          </w:p>
        </w:tc>
        <w:tc>
          <w:tcPr>
            <w:tcW w:w="567" w:type="dxa"/>
            <w:tcBorders>
              <w:top w:val="nil"/>
              <w:bottom w:val="nil"/>
            </w:tcBorders>
            <w:shd w:val="clear" w:color="auto" w:fill="auto"/>
            <w:vAlign w:val="center"/>
          </w:tcPr>
          <w:p w14:paraId="18343FEA" w14:textId="77777777" w:rsidR="003579AB" w:rsidRPr="00FC4961" w:rsidRDefault="003579AB" w:rsidP="001A5B29">
            <w:pPr>
              <w:ind w:firstLineChars="0" w:firstLine="0"/>
              <w:jc w:val="center"/>
            </w:pPr>
            <w:r w:rsidRPr="00FC4961">
              <w:rPr>
                <w:rFonts w:hint="eastAsia"/>
              </w:rPr>
              <w:t>8</w:t>
            </w:r>
            <w:r w:rsidRPr="00FC4961">
              <w:t>0</w:t>
            </w:r>
          </w:p>
        </w:tc>
        <w:tc>
          <w:tcPr>
            <w:tcW w:w="851" w:type="dxa"/>
            <w:tcBorders>
              <w:top w:val="nil"/>
              <w:bottom w:val="nil"/>
            </w:tcBorders>
            <w:shd w:val="clear" w:color="auto" w:fill="auto"/>
            <w:vAlign w:val="center"/>
          </w:tcPr>
          <w:p w14:paraId="2784ADEE" w14:textId="77777777" w:rsidR="003579AB" w:rsidRPr="00FC4961" w:rsidRDefault="003579AB" w:rsidP="001A5B29">
            <w:pPr>
              <w:ind w:firstLineChars="0" w:firstLine="0"/>
              <w:jc w:val="center"/>
            </w:pPr>
            <w:r w:rsidRPr="00FC4961">
              <w:rPr>
                <w:rFonts w:hint="eastAsia"/>
              </w:rPr>
              <w:t>0</w:t>
            </w:r>
            <w:r w:rsidRPr="00FC4961">
              <w:t>.02</w:t>
            </w:r>
          </w:p>
        </w:tc>
        <w:tc>
          <w:tcPr>
            <w:tcW w:w="709" w:type="dxa"/>
            <w:tcBorders>
              <w:top w:val="nil"/>
              <w:bottom w:val="nil"/>
            </w:tcBorders>
            <w:shd w:val="clear" w:color="auto" w:fill="auto"/>
            <w:vAlign w:val="center"/>
          </w:tcPr>
          <w:p w14:paraId="28114699" w14:textId="77777777" w:rsidR="003579AB" w:rsidRPr="00FC4961" w:rsidRDefault="003579AB" w:rsidP="001A5B29">
            <w:pPr>
              <w:ind w:firstLineChars="0" w:firstLine="0"/>
              <w:jc w:val="center"/>
            </w:pPr>
            <w:r w:rsidRPr="00FC4961">
              <w:rPr>
                <w:rFonts w:hint="eastAsia"/>
              </w:rPr>
              <w:t>1</w:t>
            </w:r>
            <w:r w:rsidRPr="00FC4961">
              <w:t>.06</w:t>
            </w:r>
          </w:p>
        </w:tc>
        <w:tc>
          <w:tcPr>
            <w:tcW w:w="1076" w:type="dxa"/>
            <w:tcBorders>
              <w:top w:val="nil"/>
              <w:bottom w:val="nil"/>
            </w:tcBorders>
            <w:shd w:val="clear" w:color="auto" w:fill="auto"/>
            <w:vAlign w:val="center"/>
          </w:tcPr>
          <w:p w14:paraId="39CE2BD5" w14:textId="77777777" w:rsidR="003579AB" w:rsidRPr="00FC4961" w:rsidRDefault="003579AB" w:rsidP="001A5B29">
            <w:pPr>
              <w:ind w:firstLineChars="0" w:firstLine="0"/>
              <w:jc w:val="center"/>
            </w:pPr>
            <w:r w:rsidRPr="00FC4961">
              <w:rPr>
                <w:rFonts w:hint="eastAsia"/>
              </w:rPr>
              <w:t>0</w:t>
            </w:r>
            <w:r w:rsidRPr="00FC4961">
              <w:t>.993</w:t>
            </w:r>
          </w:p>
        </w:tc>
      </w:tr>
      <w:tr w:rsidR="003579AB" w:rsidRPr="00FC4961" w14:paraId="1AE35500" w14:textId="77777777" w:rsidTr="001A5B29">
        <w:tc>
          <w:tcPr>
            <w:tcW w:w="709" w:type="dxa"/>
            <w:tcBorders>
              <w:top w:val="nil"/>
              <w:bottom w:val="nil"/>
            </w:tcBorders>
            <w:shd w:val="clear" w:color="auto" w:fill="auto"/>
            <w:vAlign w:val="center"/>
          </w:tcPr>
          <w:p w14:paraId="4A8C48AA" w14:textId="77777777" w:rsidR="003579AB" w:rsidRPr="00FC4961" w:rsidRDefault="003579AB" w:rsidP="001A5B29">
            <w:pPr>
              <w:ind w:firstLineChars="0" w:firstLine="0"/>
              <w:jc w:val="center"/>
            </w:pPr>
            <w:r w:rsidRPr="00FC4961">
              <w:rPr>
                <w:rFonts w:hint="eastAsia"/>
              </w:rPr>
              <w:t>9</w:t>
            </w:r>
          </w:p>
        </w:tc>
        <w:tc>
          <w:tcPr>
            <w:tcW w:w="2693" w:type="dxa"/>
            <w:vMerge/>
            <w:shd w:val="clear" w:color="auto" w:fill="auto"/>
            <w:vAlign w:val="center"/>
          </w:tcPr>
          <w:p w14:paraId="02CC8CC2" w14:textId="77777777" w:rsidR="003579AB" w:rsidRPr="00FC4961" w:rsidRDefault="003579AB" w:rsidP="001A5B29">
            <w:pPr>
              <w:ind w:firstLineChars="0" w:firstLine="0"/>
              <w:jc w:val="center"/>
            </w:pPr>
          </w:p>
        </w:tc>
        <w:tc>
          <w:tcPr>
            <w:tcW w:w="1134" w:type="dxa"/>
            <w:tcBorders>
              <w:top w:val="nil"/>
              <w:bottom w:val="nil"/>
            </w:tcBorders>
            <w:shd w:val="clear" w:color="auto" w:fill="auto"/>
            <w:vAlign w:val="center"/>
          </w:tcPr>
          <w:p w14:paraId="7C40B0A3" w14:textId="77777777" w:rsidR="003579AB" w:rsidRPr="00FC4961" w:rsidRDefault="003579AB" w:rsidP="001A5B29">
            <w:pPr>
              <w:ind w:firstLineChars="0" w:firstLine="0"/>
              <w:jc w:val="center"/>
            </w:pPr>
            <w:proofErr w:type="spellStart"/>
            <w:r w:rsidRPr="00FC4961">
              <w:t>XGBoost</w:t>
            </w:r>
            <w:proofErr w:type="spellEnd"/>
          </w:p>
        </w:tc>
        <w:tc>
          <w:tcPr>
            <w:tcW w:w="567" w:type="dxa"/>
            <w:tcBorders>
              <w:top w:val="nil"/>
              <w:bottom w:val="nil"/>
            </w:tcBorders>
            <w:shd w:val="clear" w:color="auto" w:fill="auto"/>
            <w:vAlign w:val="center"/>
          </w:tcPr>
          <w:p w14:paraId="58C545F7" w14:textId="77777777" w:rsidR="003579AB" w:rsidRPr="00FC4961" w:rsidRDefault="003579AB" w:rsidP="001A5B29">
            <w:pPr>
              <w:ind w:firstLineChars="0" w:firstLine="0"/>
              <w:jc w:val="center"/>
            </w:pPr>
            <w:r w:rsidRPr="00FC4961">
              <w:rPr>
                <w:rFonts w:hint="eastAsia"/>
              </w:rPr>
              <w:t>5</w:t>
            </w:r>
            <w:r w:rsidRPr="00FC4961">
              <w:t>0</w:t>
            </w:r>
          </w:p>
        </w:tc>
        <w:tc>
          <w:tcPr>
            <w:tcW w:w="567" w:type="dxa"/>
            <w:tcBorders>
              <w:top w:val="nil"/>
              <w:bottom w:val="nil"/>
            </w:tcBorders>
            <w:shd w:val="clear" w:color="auto" w:fill="auto"/>
            <w:vAlign w:val="center"/>
          </w:tcPr>
          <w:p w14:paraId="231A031A" w14:textId="77777777" w:rsidR="003579AB" w:rsidRPr="00FC4961" w:rsidRDefault="003579AB" w:rsidP="001A5B29">
            <w:pPr>
              <w:ind w:firstLineChars="0" w:firstLine="0"/>
              <w:jc w:val="center"/>
            </w:pPr>
            <w:r w:rsidRPr="00FC4961">
              <w:rPr>
                <w:rFonts w:hint="eastAsia"/>
              </w:rPr>
              <w:t>9</w:t>
            </w:r>
            <w:r w:rsidRPr="00FC4961">
              <w:t>0</w:t>
            </w:r>
          </w:p>
        </w:tc>
        <w:tc>
          <w:tcPr>
            <w:tcW w:w="851" w:type="dxa"/>
            <w:tcBorders>
              <w:top w:val="nil"/>
              <w:bottom w:val="nil"/>
            </w:tcBorders>
            <w:shd w:val="clear" w:color="auto" w:fill="auto"/>
            <w:vAlign w:val="center"/>
          </w:tcPr>
          <w:p w14:paraId="37F5C547" w14:textId="77777777" w:rsidR="003579AB" w:rsidRPr="00FC4961" w:rsidRDefault="003579AB" w:rsidP="001A5B29">
            <w:pPr>
              <w:ind w:firstLineChars="0" w:firstLine="0"/>
              <w:jc w:val="center"/>
            </w:pPr>
            <w:r w:rsidRPr="00FC4961">
              <w:rPr>
                <w:rFonts w:hint="eastAsia"/>
              </w:rPr>
              <w:t>0</w:t>
            </w:r>
            <w:r w:rsidRPr="00FC4961">
              <w:t>.29</w:t>
            </w:r>
          </w:p>
        </w:tc>
        <w:tc>
          <w:tcPr>
            <w:tcW w:w="709" w:type="dxa"/>
            <w:tcBorders>
              <w:top w:val="nil"/>
              <w:bottom w:val="nil"/>
            </w:tcBorders>
            <w:shd w:val="clear" w:color="auto" w:fill="auto"/>
            <w:vAlign w:val="center"/>
          </w:tcPr>
          <w:p w14:paraId="6A9DFD8C" w14:textId="77777777" w:rsidR="003579AB" w:rsidRPr="00FC4961" w:rsidRDefault="003579AB" w:rsidP="001A5B29">
            <w:pPr>
              <w:ind w:firstLineChars="0" w:firstLine="0"/>
              <w:jc w:val="center"/>
            </w:pPr>
            <w:r w:rsidRPr="00FC4961">
              <w:rPr>
                <w:rFonts w:hint="eastAsia"/>
              </w:rPr>
              <w:t>2</w:t>
            </w:r>
            <w:r w:rsidRPr="00FC4961">
              <w:t>.07</w:t>
            </w:r>
          </w:p>
        </w:tc>
        <w:tc>
          <w:tcPr>
            <w:tcW w:w="1076" w:type="dxa"/>
            <w:tcBorders>
              <w:top w:val="nil"/>
              <w:bottom w:val="nil"/>
            </w:tcBorders>
            <w:shd w:val="clear" w:color="auto" w:fill="auto"/>
            <w:vAlign w:val="center"/>
          </w:tcPr>
          <w:p w14:paraId="4A14CC02" w14:textId="77777777" w:rsidR="003579AB" w:rsidRPr="00FC4961" w:rsidRDefault="003579AB" w:rsidP="001A5B29">
            <w:pPr>
              <w:ind w:firstLineChars="0" w:firstLine="0"/>
              <w:jc w:val="center"/>
            </w:pPr>
            <w:r w:rsidRPr="00FC4961">
              <w:rPr>
                <w:rFonts w:hint="eastAsia"/>
              </w:rPr>
              <w:t>0</w:t>
            </w:r>
            <w:r w:rsidRPr="00FC4961">
              <w:t>.985</w:t>
            </w:r>
          </w:p>
        </w:tc>
      </w:tr>
      <w:tr w:rsidR="003579AB" w:rsidRPr="00FC4961" w14:paraId="45CD6A6D" w14:textId="77777777" w:rsidTr="001A5B29">
        <w:tc>
          <w:tcPr>
            <w:tcW w:w="709" w:type="dxa"/>
            <w:tcBorders>
              <w:top w:val="nil"/>
              <w:bottom w:val="dashSmallGap" w:sz="8" w:space="0" w:color="auto"/>
            </w:tcBorders>
            <w:shd w:val="clear" w:color="auto" w:fill="auto"/>
            <w:vAlign w:val="center"/>
          </w:tcPr>
          <w:p w14:paraId="1E40A689" w14:textId="77777777" w:rsidR="003579AB" w:rsidRPr="00FC4961" w:rsidRDefault="003579AB" w:rsidP="001A5B29">
            <w:pPr>
              <w:ind w:firstLineChars="0" w:firstLine="0"/>
              <w:jc w:val="center"/>
            </w:pPr>
            <w:r w:rsidRPr="00FC4961">
              <w:rPr>
                <w:rFonts w:hint="eastAsia"/>
              </w:rPr>
              <w:t>1</w:t>
            </w:r>
            <w:r w:rsidRPr="00FC4961">
              <w:t>0</w:t>
            </w:r>
          </w:p>
        </w:tc>
        <w:tc>
          <w:tcPr>
            <w:tcW w:w="2693" w:type="dxa"/>
            <w:vMerge/>
            <w:tcBorders>
              <w:bottom w:val="dashSmallGap" w:sz="8" w:space="0" w:color="auto"/>
            </w:tcBorders>
            <w:shd w:val="clear" w:color="auto" w:fill="auto"/>
            <w:vAlign w:val="center"/>
          </w:tcPr>
          <w:p w14:paraId="31419ED3" w14:textId="77777777" w:rsidR="003579AB" w:rsidRPr="00FC4961" w:rsidRDefault="003579AB" w:rsidP="001A5B29">
            <w:pPr>
              <w:ind w:firstLineChars="0" w:firstLine="0"/>
              <w:jc w:val="center"/>
            </w:pPr>
          </w:p>
        </w:tc>
        <w:tc>
          <w:tcPr>
            <w:tcW w:w="1134" w:type="dxa"/>
            <w:tcBorders>
              <w:top w:val="nil"/>
              <w:bottom w:val="dashSmallGap" w:sz="8" w:space="0" w:color="auto"/>
            </w:tcBorders>
            <w:shd w:val="clear" w:color="auto" w:fill="auto"/>
            <w:vAlign w:val="center"/>
          </w:tcPr>
          <w:p w14:paraId="3D76E250" w14:textId="77777777" w:rsidR="003579AB" w:rsidRPr="00FC4961" w:rsidRDefault="003579AB" w:rsidP="001A5B29">
            <w:pPr>
              <w:ind w:firstLineChars="0" w:firstLine="0"/>
              <w:jc w:val="center"/>
            </w:pPr>
            <w:r w:rsidRPr="00FC4961">
              <w:t>SVR</w:t>
            </w:r>
          </w:p>
        </w:tc>
        <w:tc>
          <w:tcPr>
            <w:tcW w:w="567" w:type="dxa"/>
            <w:tcBorders>
              <w:top w:val="nil"/>
              <w:bottom w:val="dashSmallGap" w:sz="8" w:space="0" w:color="auto"/>
            </w:tcBorders>
            <w:shd w:val="clear" w:color="auto" w:fill="auto"/>
            <w:vAlign w:val="center"/>
          </w:tcPr>
          <w:p w14:paraId="14D4F2DA" w14:textId="77777777" w:rsidR="003579AB" w:rsidRPr="00FC4961" w:rsidRDefault="003579AB" w:rsidP="001A5B29">
            <w:pPr>
              <w:ind w:firstLineChars="0" w:firstLine="0"/>
              <w:jc w:val="center"/>
            </w:pPr>
            <w:r w:rsidRPr="00FC4961">
              <w:rPr>
                <w:rFonts w:hint="eastAsia"/>
              </w:rPr>
              <w:t>2</w:t>
            </w:r>
            <w:r w:rsidRPr="00FC4961">
              <w:t>0</w:t>
            </w:r>
          </w:p>
        </w:tc>
        <w:tc>
          <w:tcPr>
            <w:tcW w:w="567" w:type="dxa"/>
            <w:tcBorders>
              <w:top w:val="nil"/>
              <w:bottom w:val="dashSmallGap" w:sz="8" w:space="0" w:color="auto"/>
            </w:tcBorders>
            <w:shd w:val="clear" w:color="auto" w:fill="auto"/>
            <w:vAlign w:val="center"/>
          </w:tcPr>
          <w:p w14:paraId="48755C3A" w14:textId="77777777" w:rsidR="003579AB" w:rsidRPr="00FC4961" w:rsidRDefault="003579AB" w:rsidP="001A5B29">
            <w:pPr>
              <w:ind w:firstLineChars="0" w:firstLine="0"/>
              <w:jc w:val="center"/>
            </w:pPr>
            <w:r w:rsidRPr="00FC4961">
              <w:rPr>
                <w:rFonts w:hint="eastAsia"/>
              </w:rPr>
              <w:t>8</w:t>
            </w:r>
            <w:r w:rsidRPr="00FC4961">
              <w:t>0</w:t>
            </w:r>
          </w:p>
        </w:tc>
        <w:tc>
          <w:tcPr>
            <w:tcW w:w="851" w:type="dxa"/>
            <w:tcBorders>
              <w:top w:val="nil"/>
              <w:bottom w:val="dashSmallGap" w:sz="8" w:space="0" w:color="auto"/>
            </w:tcBorders>
            <w:shd w:val="clear" w:color="auto" w:fill="auto"/>
            <w:vAlign w:val="center"/>
          </w:tcPr>
          <w:p w14:paraId="595FFE67" w14:textId="77777777" w:rsidR="003579AB" w:rsidRPr="00FC4961" w:rsidRDefault="003579AB" w:rsidP="001A5B29">
            <w:pPr>
              <w:ind w:firstLineChars="0" w:firstLine="0"/>
              <w:jc w:val="center"/>
            </w:pPr>
            <w:r w:rsidRPr="00FC4961">
              <w:rPr>
                <w:rFonts w:hint="eastAsia"/>
              </w:rPr>
              <w:t>0</w:t>
            </w:r>
            <w:r w:rsidRPr="00FC4961">
              <w:t>.07</w:t>
            </w:r>
          </w:p>
        </w:tc>
        <w:tc>
          <w:tcPr>
            <w:tcW w:w="709" w:type="dxa"/>
            <w:tcBorders>
              <w:top w:val="nil"/>
              <w:bottom w:val="dashSmallGap" w:sz="8" w:space="0" w:color="auto"/>
            </w:tcBorders>
            <w:shd w:val="clear" w:color="auto" w:fill="auto"/>
            <w:vAlign w:val="center"/>
          </w:tcPr>
          <w:p w14:paraId="52AF8D62" w14:textId="77777777" w:rsidR="003579AB" w:rsidRPr="00FC4961" w:rsidRDefault="003579AB" w:rsidP="001A5B29">
            <w:pPr>
              <w:ind w:firstLineChars="0" w:firstLine="0"/>
              <w:jc w:val="center"/>
            </w:pPr>
            <w:r w:rsidRPr="00FC4961">
              <w:rPr>
                <w:rFonts w:hint="eastAsia"/>
              </w:rPr>
              <w:t>1</w:t>
            </w:r>
            <w:r w:rsidRPr="00FC4961">
              <w:t>.06</w:t>
            </w:r>
          </w:p>
        </w:tc>
        <w:tc>
          <w:tcPr>
            <w:tcW w:w="1076" w:type="dxa"/>
            <w:tcBorders>
              <w:top w:val="nil"/>
              <w:bottom w:val="dashSmallGap" w:sz="8" w:space="0" w:color="auto"/>
            </w:tcBorders>
            <w:shd w:val="clear" w:color="auto" w:fill="auto"/>
            <w:vAlign w:val="center"/>
          </w:tcPr>
          <w:p w14:paraId="33CFCBE2" w14:textId="77777777" w:rsidR="003579AB" w:rsidRPr="00FC4961" w:rsidRDefault="003579AB" w:rsidP="001A5B29">
            <w:pPr>
              <w:ind w:firstLineChars="0" w:firstLine="0"/>
              <w:jc w:val="center"/>
            </w:pPr>
            <w:r w:rsidRPr="00FC4961">
              <w:rPr>
                <w:rFonts w:hint="eastAsia"/>
              </w:rPr>
              <w:t>0</w:t>
            </w:r>
            <w:r w:rsidRPr="00FC4961">
              <w:t>.992</w:t>
            </w:r>
          </w:p>
        </w:tc>
      </w:tr>
      <w:tr w:rsidR="003579AB" w:rsidRPr="00FC4961" w14:paraId="4DF2A8C5" w14:textId="77777777" w:rsidTr="001A5B29">
        <w:tc>
          <w:tcPr>
            <w:tcW w:w="709" w:type="dxa"/>
            <w:tcBorders>
              <w:top w:val="dashSmallGap" w:sz="8" w:space="0" w:color="auto"/>
            </w:tcBorders>
            <w:shd w:val="clear" w:color="auto" w:fill="auto"/>
            <w:vAlign w:val="center"/>
          </w:tcPr>
          <w:p w14:paraId="7478C2D1" w14:textId="77777777" w:rsidR="003579AB" w:rsidRPr="00FC4961" w:rsidRDefault="003579AB" w:rsidP="001A5B29">
            <w:pPr>
              <w:ind w:firstLineChars="0" w:firstLine="0"/>
              <w:jc w:val="center"/>
            </w:pPr>
            <w:r w:rsidRPr="00FC4961">
              <w:rPr>
                <w:rFonts w:hint="eastAsia"/>
              </w:rPr>
              <w:t>1</w:t>
            </w:r>
            <w:r w:rsidRPr="00FC4961">
              <w:t>1</w:t>
            </w:r>
          </w:p>
        </w:tc>
        <w:tc>
          <w:tcPr>
            <w:tcW w:w="2693" w:type="dxa"/>
            <w:vMerge w:val="restart"/>
            <w:tcBorders>
              <w:top w:val="dashSmallGap" w:sz="8" w:space="0" w:color="auto"/>
            </w:tcBorders>
            <w:shd w:val="clear" w:color="auto" w:fill="auto"/>
            <w:vAlign w:val="center"/>
          </w:tcPr>
          <w:p w14:paraId="57D6C95B" w14:textId="77777777" w:rsidR="003579AB" w:rsidRPr="00FC4961" w:rsidRDefault="003579AB" w:rsidP="001A5B29">
            <w:pPr>
              <w:ind w:firstLineChars="0" w:firstLine="0"/>
              <w:jc w:val="center"/>
            </w:pPr>
            <w:proofErr w:type="spellStart"/>
            <w:r w:rsidRPr="00FC4961">
              <w:t>CatBoost+RF+XGBoost</w:t>
            </w:r>
            <w:proofErr w:type="spellEnd"/>
          </w:p>
        </w:tc>
        <w:tc>
          <w:tcPr>
            <w:tcW w:w="1134" w:type="dxa"/>
            <w:tcBorders>
              <w:top w:val="dashSmallGap" w:sz="8" w:space="0" w:color="auto"/>
            </w:tcBorders>
            <w:shd w:val="clear" w:color="auto" w:fill="auto"/>
            <w:vAlign w:val="center"/>
          </w:tcPr>
          <w:p w14:paraId="65F78498" w14:textId="77777777" w:rsidR="003579AB" w:rsidRPr="00FC4961" w:rsidRDefault="003579AB" w:rsidP="001A5B29">
            <w:pPr>
              <w:ind w:firstLineChars="0" w:firstLine="0"/>
              <w:jc w:val="center"/>
            </w:pPr>
            <w:r w:rsidRPr="00FC4961">
              <w:t>Ridge</w:t>
            </w:r>
          </w:p>
        </w:tc>
        <w:tc>
          <w:tcPr>
            <w:tcW w:w="567" w:type="dxa"/>
            <w:tcBorders>
              <w:top w:val="dashSmallGap" w:sz="8" w:space="0" w:color="auto"/>
            </w:tcBorders>
            <w:shd w:val="clear" w:color="auto" w:fill="auto"/>
            <w:vAlign w:val="center"/>
          </w:tcPr>
          <w:p w14:paraId="63A6A192" w14:textId="77777777" w:rsidR="003579AB" w:rsidRPr="00FC4961" w:rsidRDefault="003579AB" w:rsidP="001A5B29">
            <w:pPr>
              <w:ind w:firstLineChars="0" w:firstLine="0"/>
              <w:jc w:val="center"/>
            </w:pPr>
            <w:r w:rsidRPr="00FC4961">
              <w:rPr>
                <w:rFonts w:hint="eastAsia"/>
              </w:rPr>
              <w:t>2</w:t>
            </w:r>
            <w:r w:rsidRPr="00FC4961">
              <w:t>0</w:t>
            </w:r>
          </w:p>
        </w:tc>
        <w:tc>
          <w:tcPr>
            <w:tcW w:w="567" w:type="dxa"/>
            <w:tcBorders>
              <w:top w:val="dashSmallGap" w:sz="8" w:space="0" w:color="auto"/>
            </w:tcBorders>
            <w:shd w:val="clear" w:color="auto" w:fill="auto"/>
            <w:vAlign w:val="center"/>
          </w:tcPr>
          <w:p w14:paraId="0A913C87" w14:textId="77777777" w:rsidR="003579AB" w:rsidRPr="00FC4961" w:rsidRDefault="003579AB" w:rsidP="001A5B29">
            <w:pPr>
              <w:ind w:firstLineChars="0" w:firstLine="0"/>
              <w:jc w:val="center"/>
            </w:pPr>
            <w:r w:rsidRPr="00FC4961">
              <w:rPr>
                <w:rFonts w:hint="eastAsia"/>
              </w:rPr>
              <w:t>9</w:t>
            </w:r>
            <w:r w:rsidRPr="00FC4961">
              <w:t>0</w:t>
            </w:r>
          </w:p>
        </w:tc>
        <w:tc>
          <w:tcPr>
            <w:tcW w:w="851" w:type="dxa"/>
            <w:tcBorders>
              <w:top w:val="dashSmallGap" w:sz="8" w:space="0" w:color="auto"/>
            </w:tcBorders>
            <w:shd w:val="clear" w:color="auto" w:fill="auto"/>
            <w:vAlign w:val="center"/>
          </w:tcPr>
          <w:p w14:paraId="00CBBC65" w14:textId="77777777" w:rsidR="003579AB" w:rsidRPr="00FC4961" w:rsidRDefault="003579AB" w:rsidP="001A5B29">
            <w:pPr>
              <w:ind w:firstLineChars="0" w:firstLine="0"/>
              <w:jc w:val="center"/>
            </w:pPr>
            <w:r w:rsidRPr="00FC4961">
              <w:rPr>
                <w:rFonts w:hint="eastAsia"/>
              </w:rPr>
              <w:t>0</w:t>
            </w:r>
            <w:r w:rsidRPr="00FC4961">
              <w:t>.08</w:t>
            </w:r>
          </w:p>
        </w:tc>
        <w:tc>
          <w:tcPr>
            <w:tcW w:w="709" w:type="dxa"/>
            <w:tcBorders>
              <w:top w:val="dashSmallGap" w:sz="8" w:space="0" w:color="auto"/>
            </w:tcBorders>
            <w:shd w:val="clear" w:color="auto" w:fill="auto"/>
            <w:vAlign w:val="center"/>
          </w:tcPr>
          <w:p w14:paraId="23072EC2" w14:textId="77777777" w:rsidR="003579AB" w:rsidRPr="00FC4961" w:rsidRDefault="003579AB" w:rsidP="001A5B29">
            <w:pPr>
              <w:ind w:firstLineChars="0" w:firstLine="0"/>
              <w:jc w:val="center"/>
            </w:pPr>
            <w:r w:rsidRPr="00FC4961">
              <w:rPr>
                <w:rFonts w:hint="eastAsia"/>
              </w:rPr>
              <w:t>2</w:t>
            </w:r>
            <w:r w:rsidRPr="00FC4961">
              <w:t>.07</w:t>
            </w:r>
          </w:p>
        </w:tc>
        <w:tc>
          <w:tcPr>
            <w:tcW w:w="1076" w:type="dxa"/>
            <w:tcBorders>
              <w:top w:val="dashSmallGap" w:sz="8" w:space="0" w:color="auto"/>
            </w:tcBorders>
            <w:shd w:val="clear" w:color="auto" w:fill="auto"/>
            <w:vAlign w:val="center"/>
          </w:tcPr>
          <w:p w14:paraId="65998791" w14:textId="77777777" w:rsidR="003579AB" w:rsidRPr="00FC4961" w:rsidRDefault="003579AB" w:rsidP="001A5B29">
            <w:pPr>
              <w:ind w:firstLineChars="0" w:firstLine="0"/>
              <w:jc w:val="center"/>
            </w:pPr>
            <w:r w:rsidRPr="00FC4961">
              <w:rPr>
                <w:rFonts w:hint="eastAsia"/>
              </w:rPr>
              <w:t>0</w:t>
            </w:r>
            <w:r w:rsidRPr="00FC4961">
              <w:t>.992</w:t>
            </w:r>
          </w:p>
        </w:tc>
      </w:tr>
      <w:tr w:rsidR="003579AB" w:rsidRPr="00FC4961" w14:paraId="0DA08AF9" w14:textId="77777777" w:rsidTr="001A5B29">
        <w:tc>
          <w:tcPr>
            <w:tcW w:w="709" w:type="dxa"/>
            <w:shd w:val="clear" w:color="auto" w:fill="auto"/>
            <w:vAlign w:val="center"/>
          </w:tcPr>
          <w:p w14:paraId="71415CB0" w14:textId="77777777" w:rsidR="003579AB" w:rsidRPr="00FC4961" w:rsidRDefault="003579AB" w:rsidP="001A5B29">
            <w:pPr>
              <w:ind w:firstLineChars="0" w:firstLine="0"/>
              <w:jc w:val="center"/>
            </w:pPr>
            <w:r w:rsidRPr="00FC4961">
              <w:rPr>
                <w:rFonts w:hint="eastAsia"/>
              </w:rPr>
              <w:t>1</w:t>
            </w:r>
            <w:r w:rsidRPr="00FC4961">
              <w:t>2</w:t>
            </w:r>
          </w:p>
        </w:tc>
        <w:tc>
          <w:tcPr>
            <w:tcW w:w="2693" w:type="dxa"/>
            <w:vMerge/>
            <w:shd w:val="clear" w:color="auto" w:fill="auto"/>
            <w:vAlign w:val="center"/>
          </w:tcPr>
          <w:p w14:paraId="738DC4F2" w14:textId="77777777" w:rsidR="003579AB" w:rsidRPr="00FC4961" w:rsidRDefault="003579AB" w:rsidP="001A5B29">
            <w:pPr>
              <w:ind w:firstLineChars="0" w:firstLine="0"/>
              <w:jc w:val="center"/>
            </w:pPr>
          </w:p>
        </w:tc>
        <w:tc>
          <w:tcPr>
            <w:tcW w:w="1134" w:type="dxa"/>
            <w:shd w:val="clear" w:color="auto" w:fill="auto"/>
            <w:vAlign w:val="center"/>
          </w:tcPr>
          <w:p w14:paraId="20C95F3E" w14:textId="77777777" w:rsidR="003579AB" w:rsidRPr="00FC4961" w:rsidRDefault="003579AB" w:rsidP="001A5B29">
            <w:pPr>
              <w:ind w:firstLineChars="0" w:firstLine="0"/>
              <w:jc w:val="center"/>
            </w:pPr>
            <w:proofErr w:type="spellStart"/>
            <w:r w:rsidRPr="00FC4961">
              <w:t>CatBoost</w:t>
            </w:r>
            <w:proofErr w:type="spellEnd"/>
          </w:p>
        </w:tc>
        <w:tc>
          <w:tcPr>
            <w:tcW w:w="567" w:type="dxa"/>
            <w:shd w:val="clear" w:color="auto" w:fill="auto"/>
            <w:vAlign w:val="center"/>
          </w:tcPr>
          <w:p w14:paraId="68579394" w14:textId="77777777" w:rsidR="003579AB" w:rsidRPr="00FC4961" w:rsidRDefault="003579AB" w:rsidP="001A5B29">
            <w:pPr>
              <w:ind w:firstLineChars="0" w:firstLine="0"/>
              <w:jc w:val="center"/>
            </w:pPr>
            <w:r w:rsidRPr="00FC4961">
              <w:rPr>
                <w:rFonts w:hint="eastAsia"/>
              </w:rPr>
              <w:t>3</w:t>
            </w:r>
            <w:r w:rsidRPr="00FC4961">
              <w:t>0</w:t>
            </w:r>
          </w:p>
        </w:tc>
        <w:tc>
          <w:tcPr>
            <w:tcW w:w="567" w:type="dxa"/>
            <w:shd w:val="clear" w:color="auto" w:fill="auto"/>
            <w:vAlign w:val="center"/>
          </w:tcPr>
          <w:p w14:paraId="02C58E9A" w14:textId="77777777" w:rsidR="003579AB" w:rsidRPr="00FC4961" w:rsidRDefault="003579AB" w:rsidP="001A5B29">
            <w:pPr>
              <w:ind w:firstLineChars="0" w:firstLine="0"/>
              <w:jc w:val="center"/>
            </w:pPr>
            <w:r w:rsidRPr="00FC4961">
              <w:rPr>
                <w:rFonts w:hint="eastAsia"/>
              </w:rPr>
              <w:t>8</w:t>
            </w:r>
            <w:r w:rsidRPr="00FC4961">
              <w:t>0</w:t>
            </w:r>
          </w:p>
        </w:tc>
        <w:tc>
          <w:tcPr>
            <w:tcW w:w="851" w:type="dxa"/>
            <w:shd w:val="clear" w:color="auto" w:fill="auto"/>
            <w:vAlign w:val="center"/>
          </w:tcPr>
          <w:p w14:paraId="6FFC6AC1" w14:textId="77777777" w:rsidR="003579AB" w:rsidRPr="00FC4961" w:rsidRDefault="003579AB" w:rsidP="001A5B29">
            <w:pPr>
              <w:ind w:firstLineChars="0" w:firstLine="0"/>
              <w:jc w:val="center"/>
            </w:pPr>
            <w:r w:rsidRPr="00FC4961">
              <w:rPr>
                <w:rFonts w:hint="eastAsia"/>
              </w:rPr>
              <w:t>0</w:t>
            </w:r>
            <w:r w:rsidRPr="00FC4961">
              <w:t>.10</w:t>
            </w:r>
          </w:p>
        </w:tc>
        <w:tc>
          <w:tcPr>
            <w:tcW w:w="709" w:type="dxa"/>
            <w:shd w:val="clear" w:color="auto" w:fill="auto"/>
            <w:vAlign w:val="center"/>
          </w:tcPr>
          <w:p w14:paraId="419872E4" w14:textId="77777777" w:rsidR="003579AB" w:rsidRPr="00FC4961" w:rsidRDefault="003579AB" w:rsidP="001A5B29">
            <w:pPr>
              <w:ind w:firstLineChars="0" w:firstLine="0"/>
              <w:jc w:val="center"/>
            </w:pPr>
            <w:r w:rsidRPr="00FC4961">
              <w:rPr>
                <w:rFonts w:hint="eastAsia"/>
              </w:rPr>
              <w:t>1</w:t>
            </w:r>
            <w:r w:rsidRPr="00FC4961">
              <w:t>.06</w:t>
            </w:r>
          </w:p>
        </w:tc>
        <w:tc>
          <w:tcPr>
            <w:tcW w:w="1076" w:type="dxa"/>
            <w:shd w:val="clear" w:color="auto" w:fill="auto"/>
            <w:vAlign w:val="center"/>
          </w:tcPr>
          <w:p w14:paraId="107C5A4A" w14:textId="77777777" w:rsidR="003579AB" w:rsidRPr="00FC4961" w:rsidRDefault="003579AB" w:rsidP="001A5B29">
            <w:pPr>
              <w:ind w:firstLineChars="0" w:firstLine="0"/>
              <w:jc w:val="center"/>
            </w:pPr>
            <w:r w:rsidRPr="00FC4961">
              <w:rPr>
                <w:rFonts w:hint="eastAsia"/>
              </w:rPr>
              <w:t>0</w:t>
            </w:r>
            <w:r w:rsidRPr="00FC4961">
              <w:t>.991</w:t>
            </w:r>
          </w:p>
        </w:tc>
      </w:tr>
      <w:tr w:rsidR="003579AB" w:rsidRPr="00FC4961" w14:paraId="08B26E4E" w14:textId="77777777" w:rsidTr="001A5B29">
        <w:tc>
          <w:tcPr>
            <w:tcW w:w="709" w:type="dxa"/>
            <w:shd w:val="clear" w:color="auto" w:fill="auto"/>
            <w:vAlign w:val="center"/>
          </w:tcPr>
          <w:p w14:paraId="63002DE0" w14:textId="77777777" w:rsidR="003579AB" w:rsidRPr="00FC4961" w:rsidRDefault="003579AB" w:rsidP="001A5B29">
            <w:pPr>
              <w:ind w:firstLineChars="0" w:firstLine="0"/>
              <w:jc w:val="center"/>
            </w:pPr>
            <w:r w:rsidRPr="00FC4961">
              <w:rPr>
                <w:rFonts w:hint="eastAsia"/>
              </w:rPr>
              <w:t>1</w:t>
            </w:r>
            <w:r w:rsidRPr="00FC4961">
              <w:t>3</w:t>
            </w:r>
          </w:p>
        </w:tc>
        <w:tc>
          <w:tcPr>
            <w:tcW w:w="2693" w:type="dxa"/>
            <w:vMerge/>
            <w:shd w:val="clear" w:color="auto" w:fill="auto"/>
            <w:vAlign w:val="center"/>
          </w:tcPr>
          <w:p w14:paraId="18ECC5CA" w14:textId="77777777" w:rsidR="003579AB" w:rsidRPr="00FC4961" w:rsidRDefault="003579AB" w:rsidP="001A5B29">
            <w:pPr>
              <w:ind w:firstLineChars="0" w:firstLine="0"/>
              <w:jc w:val="center"/>
            </w:pPr>
          </w:p>
        </w:tc>
        <w:tc>
          <w:tcPr>
            <w:tcW w:w="1134" w:type="dxa"/>
            <w:shd w:val="clear" w:color="auto" w:fill="auto"/>
            <w:vAlign w:val="center"/>
          </w:tcPr>
          <w:p w14:paraId="4E6CA0F0" w14:textId="77777777" w:rsidR="003579AB" w:rsidRPr="00FC4961" w:rsidRDefault="003579AB" w:rsidP="001A5B29">
            <w:pPr>
              <w:ind w:firstLineChars="83" w:firstLine="199"/>
              <w:jc w:val="center"/>
            </w:pPr>
            <w:r w:rsidRPr="00FC4961">
              <w:t>RF</w:t>
            </w:r>
          </w:p>
        </w:tc>
        <w:tc>
          <w:tcPr>
            <w:tcW w:w="567" w:type="dxa"/>
            <w:shd w:val="clear" w:color="auto" w:fill="auto"/>
            <w:vAlign w:val="center"/>
          </w:tcPr>
          <w:p w14:paraId="3866E6C3" w14:textId="77777777" w:rsidR="003579AB" w:rsidRPr="00FC4961" w:rsidRDefault="003579AB" w:rsidP="001A5B29">
            <w:pPr>
              <w:ind w:firstLineChars="0" w:firstLine="0"/>
              <w:jc w:val="center"/>
            </w:pPr>
            <w:r w:rsidRPr="00FC4961">
              <w:rPr>
                <w:rFonts w:hint="eastAsia"/>
              </w:rPr>
              <w:t>4</w:t>
            </w:r>
            <w:r w:rsidRPr="00FC4961">
              <w:t>0</w:t>
            </w:r>
          </w:p>
        </w:tc>
        <w:tc>
          <w:tcPr>
            <w:tcW w:w="567" w:type="dxa"/>
            <w:shd w:val="clear" w:color="auto" w:fill="auto"/>
            <w:vAlign w:val="center"/>
          </w:tcPr>
          <w:p w14:paraId="5EAF9CEE" w14:textId="77777777" w:rsidR="003579AB" w:rsidRPr="00FC4961" w:rsidRDefault="003579AB" w:rsidP="001A5B29">
            <w:pPr>
              <w:ind w:firstLineChars="0" w:firstLine="0"/>
              <w:jc w:val="center"/>
            </w:pPr>
            <w:r w:rsidRPr="00FC4961">
              <w:rPr>
                <w:rFonts w:hint="eastAsia"/>
              </w:rPr>
              <w:t>8</w:t>
            </w:r>
            <w:r w:rsidRPr="00FC4961">
              <w:t>0</w:t>
            </w:r>
          </w:p>
        </w:tc>
        <w:tc>
          <w:tcPr>
            <w:tcW w:w="851" w:type="dxa"/>
            <w:shd w:val="clear" w:color="auto" w:fill="auto"/>
            <w:vAlign w:val="center"/>
          </w:tcPr>
          <w:p w14:paraId="12244B5A" w14:textId="77777777" w:rsidR="003579AB" w:rsidRPr="00FC4961" w:rsidRDefault="003579AB" w:rsidP="001A5B29">
            <w:pPr>
              <w:ind w:firstLineChars="0" w:firstLine="0"/>
              <w:jc w:val="center"/>
            </w:pPr>
            <w:r w:rsidRPr="00FC4961">
              <w:rPr>
                <w:rFonts w:hint="eastAsia"/>
              </w:rPr>
              <w:t>0</w:t>
            </w:r>
            <w:r w:rsidRPr="00FC4961">
              <w:t>.21</w:t>
            </w:r>
          </w:p>
        </w:tc>
        <w:tc>
          <w:tcPr>
            <w:tcW w:w="709" w:type="dxa"/>
            <w:shd w:val="clear" w:color="auto" w:fill="auto"/>
            <w:vAlign w:val="center"/>
          </w:tcPr>
          <w:p w14:paraId="156B7CF6" w14:textId="77777777" w:rsidR="003579AB" w:rsidRPr="00FC4961" w:rsidRDefault="003579AB" w:rsidP="001A5B29">
            <w:pPr>
              <w:ind w:firstLineChars="0" w:firstLine="0"/>
              <w:jc w:val="center"/>
            </w:pPr>
            <w:r w:rsidRPr="00FC4961">
              <w:rPr>
                <w:rFonts w:hint="eastAsia"/>
              </w:rPr>
              <w:t>1</w:t>
            </w:r>
            <w:r w:rsidRPr="00FC4961">
              <w:t>.06</w:t>
            </w:r>
          </w:p>
        </w:tc>
        <w:tc>
          <w:tcPr>
            <w:tcW w:w="1076" w:type="dxa"/>
            <w:shd w:val="clear" w:color="auto" w:fill="auto"/>
            <w:vAlign w:val="center"/>
          </w:tcPr>
          <w:p w14:paraId="57A5A4DC" w14:textId="77777777" w:rsidR="003579AB" w:rsidRPr="00FC4961" w:rsidRDefault="003579AB" w:rsidP="001A5B29">
            <w:pPr>
              <w:ind w:firstLineChars="0" w:firstLine="0"/>
              <w:jc w:val="center"/>
            </w:pPr>
            <w:r w:rsidRPr="00FC4961">
              <w:rPr>
                <w:rFonts w:hint="eastAsia"/>
              </w:rPr>
              <w:t>0</w:t>
            </w:r>
            <w:r w:rsidRPr="00FC4961">
              <w:t>.988</w:t>
            </w:r>
          </w:p>
        </w:tc>
      </w:tr>
      <w:tr w:rsidR="003579AB" w:rsidRPr="00FC4961" w14:paraId="6E27DB16" w14:textId="77777777" w:rsidTr="001A5B29">
        <w:tc>
          <w:tcPr>
            <w:tcW w:w="709" w:type="dxa"/>
            <w:shd w:val="clear" w:color="auto" w:fill="auto"/>
            <w:vAlign w:val="center"/>
          </w:tcPr>
          <w:p w14:paraId="403E6CC5" w14:textId="77777777" w:rsidR="003579AB" w:rsidRPr="00FC4961" w:rsidRDefault="003579AB" w:rsidP="001A5B29">
            <w:pPr>
              <w:ind w:firstLineChars="0" w:firstLine="0"/>
              <w:jc w:val="center"/>
            </w:pPr>
            <w:r w:rsidRPr="00FC4961">
              <w:rPr>
                <w:rFonts w:hint="eastAsia"/>
              </w:rPr>
              <w:t>1</w:t>
            </w:r>
            <w:r w:rsidRPr="00FC4961">
              <w:t>4</w:t>
            </w:r>
          </w:p>
        </w:tc>
        <w:tc>
          <w:tcPr>
            <w:tcW w:w="2693" w:type="dxa"/>
            <w:vMerge/>
            <w:shd w:val="clear" w:color="auto" w:fill="auto"/>
            <w:vAlign w:val="center"/>
          </w:tcPr>
          <w:p w14:paraId="35DF9184" w14:textId="77777777" w:rsidR="003579AB" w:rsidRPr="00FC4961" w:rsidRDefault="003579AB" w:rsidP="001A5B29">
            <w:pPr>
              <w:ind w:firstLineChars="0" w:firstLine="0"/>
              <w:jc w:val="center"/>
            </w:pPr>
          </w:p>
        </w:tc>
        <w:tc>
          <w:tcPr>
            <w:tcW w:w="1134" w:type="dxa"/>
            <w:shd w:val="clear" w:color="auto" w:fill="auto"/>
            <w:vAlign w:val="center"/>
          </w:tcPr>
          <w:p w14:paraId="5CDE4786" w14:textId="77777777" w:rsidR="003579AB" w:rsidRPr="00FC4961" w:rsidRDefault="003579AB" w:rsidP="001A5B29">
            <w:pPr>
              <w:ind w:firstLineChars="0" w:firstLine="0"/>
              <w:jc w:val="center"/>
            </w:pPr>
            <w:proofErr w:type="spellStart"/>
            <w:r w:rsidRPr="00FC4961">
              <w:t>XGBoost</w:t>
            </w:r>
            <w:proofErr w:type="spellEnd"/>
          </w:p>
        </w:tc>
        <w:tc>
          <w:tcPr>
            <w:tcW w:w="567" w:type="dxa"/>
            <w:shd w:val="clear" w:color="auto" w:fill="auto"/>
            <w:vAlign w:val="center"/>
          </w:tcPr>
          <w:p w14:paraId="566ABFF6" w14:textId="77777777" w:rsidR="003579AB" w:rsidRPr="00FC4961" w:rsidRDefault="003579AB" w:rsidP="001A5B29">
            <w:pPr>
              <w:ind w:firstLineChars="0" w:firstLine="0"/>
              <w:jc w:val="center"/>
            </w:pPr>
            <w:r w:rsidRPr="00FC4961">
              <w:rPr>
                <w:rFonts w:hint="eastAsia"/>
              </w:rPr>
              <w:t>1</w:t>
            </w:r>
            <w:r w:rsidRPr="00FC4961">
              <w:t>0</w:t>
            </w:r>
          </w:p>
        </w:tc>
        <w:tc>
          <w:tcPr>
            <w:tcW w:w="567" w:type="dxa"/>
            <w:shd w:val="clear" w:color="auto" w:fill="auto"/>
            <w:vAlign w:val="center"/>
          </w:tcPr>
          <w:p w14:paraId="585329DD" w14:textId="77777777" w:rsidR="003579AB" w:rsidRPr="00FC4961" w:rsidRDefault="003579AB" w:rsidP="001A5B29">
            <w:pPr>
              <w:ind w:firstLineChars="0" w:firstLine="0"/>
              <w:jc w:val="center"/>
            </w:pPr>
            <w:r w:rsidRPr="00FC4961">
              <w:rPr>
                <w:rFonts w:hint="eastAsia"/>
              </w:rPr>
              <w:t>4</w:t>
            </w:r>
            <w:r w:rsidRPr="00FC4961">
              <w:t>0</w:t>
            </w:r>
          </w:p>
        </w:tc>
        <w:tc>
          <w:tcPr>
            <w:tcW w:w="851" w:type="dxa"/>
            <w:shd w:val="clear" w:color="auto" w:fill="auto"/>
            <w:vAlign w:val="center"/>
          </w:tcPr>
          <w:p w14:paraId="0979F9E6" w14:textId="77777777" w:rsidR="003579AB" w:rsidRPr="00FC4961" w:rsidRDefault="003579AB" w:rsidP="001A5B29">
            <w:pPr>
              <w:ind w:firstLineChars="0" w:firstLine="0"/>
              <w:jc w:val="center"/>
            </w:pPr>
            <w:r w:rsidRPr="00FC4961">
              <w:rPr>
                <w:rFonts w:hint="eastAsia"/>
              </w:rPr>
              <w:t>0</w:t>
            </w:r>
            <w:r w:rsidRPr="00FC4961">
              <w:t>.02</w:t>
            </w:r>
          </w:p>
        </w:tc>
        <w:tc>
          <w:tcPr>
            <w:tcW w:w="709" w:type="dxa"/>
            <w:shd w:val="clear" w:color="auto" w:fill="auto"/>
            <w:vAlign w:val="center"/>
          </w:tcPr>
          <w:p w14:paraId="2774B4A3" w14:textId="77777777" w:rsidR="003579AB" w:rsidRPr="00FC4961" w:rsidRDefault="003579AB" w:rsidP="001A5B29">
            <w:pPr>
              <w:ind w:firstLineChars="0" w:firstLine="0"/>
              <w:jc w:val="center"/>
            </w:pPr>
            <w:r w:rsidRPr="00FC4961">
              <w:rPr>
                <w:rFonts w:hint="eastAsia"/>
              </w:rPr>
              <w:t>0</w:t>
            </w:r>
            <w:r w:rsidRPr="00FC4961">
              <w:t>.21</w:t>
            </w:r>
          </w:p>
        </w:tc>
        <w:tc>
          <w:tcPr>
            <w:tcW w:w="1076" w:type="dxa"/>
            <w:shd w:val="clear" w:color="auto" w:fill="auto"/>
            <w:vAlign w:val="center"/>
          </w:tcPr>
          <w:p w14:paraId="4342A103" w14:textId="77777777" w:rsidR="003579AB" w:rsidRPr="00FC4961" w:rsidRDefault="003579AB" w:rsidP="001A5B29">
            <w:pPr>
              <w:ind w:firstLineChars="0" w:firstLine="0"/>
              <w:jc w:val="center"/>
            </w:pPr>
            <w:r w:rsidRPr="00FC4961">
              <w:rPr>
                <w:rFonts w:hint="eastAsia"/>
              </w:rPr>
              <w:t>0</w:t>
            </w:r>
            <w:r w:rsidRPr="00FC4961">
              <w:t>.982</w:t>
            </w:r>
          </w:p>
        </w:tc>
      </w:tr>
      <w:tr w:rsidR="003579AB" w14:paraId="13DE936C" w14:textId="77777777" w:rsidTr="001A5B29">
        <w:tc>
          <w:tcPr>
            <w:tcW w:w="709" w:type="dxa"/>
            <w:shd w:val="clear" w:color="auto" w:fill="auto"/>
            <w:vAlign w:val="center"/>
          </w:tcPr>
          <w:p w14:paraId="0A0CC385" w14:textId="77777777" w:rsidR="003579AB" w:rsidRPr="00FC4961" w:rsidRDefault="003579AB" w:rsidP="001A5B29">
            <w:pPr>
              <w:ind w:firstLineChars="0" w:firstLine="0"/>
              <w:jc w:val="center"/>
            </w:pPr>
            <w:r w:rsidRPr="00FC4961">
              <w:rPr>
                <w:rFonts w:hint="eastAsia"/>
              </w:rPr>
              <w:t>1</w:t>
            </w:r>
            <w:r w:rsidRPr="00FC4961">
              <w:t>5</w:t>
            </w:r>
          </w:p>
        </w:tc>
        <w:tc>
          <w:tcPr>
            <w:tcW w:w="2693" w:type="dxa"/>
            <w:vMerge/>
            <w:shd w:val="clear" w:color="auto" w:fill="auto"/>
            <w:vAlign w:val="center"/>
          </w:tcPr>
          <w:p w14:paraId="26B587C8" w14:textId="77777777" w:rsidR="003579AB" w:rsidRPr="00FC4961" w:rsidRDefault="003579AB" w:rsidP="001A5B29">
            <w:pPr>
              <w:ind w:firstLineChars="0" w:firstLine="0"/>
              <w:jc w:val="center"/>
            </w:pPr>
          </w:p>
        </w:tc>
        <w:tc>
          <w:tcPr>
            <w:tcW w:w="1134" w:type="dxa"/>
            <w:shd w:val="clear" w:color="auto" w:fill="auto"/>
            <w:vAlign w:val="center"/>
          </w:tcPr>
          <w:p w14:paraId="1D26BB8E" w14:textId="77777777" w:rsidR="003579AB" w:rsidRPr="00BD3643" w:rsidRDefault="003579AB" w:rsidP="001A5B29">
            <w:pPr>
              <w:ind w:firstLineChars="0" w:firstLine="0"/>
              <w:jc w:val="center"/>
              <w:rPr>
                <w:color w:val="FF0000"/>
              </w:rPr>
            </w:pPr>
            <w:r w:rsidRPr="00BD3643">
              <w:rPr>
                <w:color w:val="FF0000"/>
              </w:rPr>
              <w:t>SVR</w:t>
            </w:r>
          </w:p>
        </w:tc>
        <w:tc>
          <w:tcPr>
            <w:tcW w:w="567" w:type="dxa"/>
            <w:shd w:val="clear" w:color="auto" w:fill="auto"/>
            <w:vAlign w:val="center"/>
          </w:tcPr>
          <w:p w14:paraId="71F5FD64" w14:textId="77777777" w:rsidR="003579AB" w:rsidRPr="00BD3643" w:rsidRDefault="003579AB" w:rsidP="001A5B29">
            <w:pPr>
              <w:ind w:firstLineChars="0" w:firstLine="0"/>
              <w:jc w:val="center"/>
              <w:rPr>
                <w:color w:val="FF0000"/>
              </w:rPr>
            </w:pPr>
            <w:r w:rsidRPr="00BD3643">
              <w:rPr>
                <w:rFonts w:hint="eastAsia"/>
                <w:color w:val="FF0000"/>
              </w:rPr>
              <w:t>1</w:t>
            </w:r>
            <w:r w:rsidRPr="00BD3643">
              <w:rPr>
                <w:color w:val="FF0000"/>
              </w:rPr>
              <w:t>0</w:t>
            </w:r>
          </w:p>
        </w:tc>
        <w:tc>
          <w:tcPr>
            <w:tcW w:w="567" w:type="dxa"/>
            <w:shd w:val="clear" w:color="auto" w:fill="auto"/>
            <w:vAlign w:val="center"/>
          </w:tcPr>
          <w:p w14:paraId="0506D81F" w14:textId="77777777" w:rsidR="003579AB" w:rsidRPr="00BD3643" w:rsidRDefault="003579AB" w:rsidP="001A5B29">
            <w:pPr>
              <w:ind w:firstLineChars="0" w:firstLine="0"/>
              <w:jc w:val="center"/>
              <w:rPr>
                <w:color w:val="FF0000"/>
              </w:rPr>
            </w:pPr>
            <w:r w:rsidRPr="00BD3643">
              <w:rPr>
                <w:rFonts w:hint="eastAsia"/>
                <w:color w:val="FF0000"/>
              </w:rPr>
              <w:t>9</w:t>
            </w:r>
            <w:r w:rsidRPr="00BD3643">
              <w:rPr>
                <w:color w:val="FF0000"/>
              </w:rPr>
              <w:t>0</w:t>
            </w:r>
          </w:p>
        </w:tc>
        <w:tc>
          <w:tcPr>
            <w:tcW w:w="851" w:type="dxa"/>
            <w:shd w:val="clear" w:color="auto" w:fill="auto"/>
            <w:vAlign w:val="center"/>
          </w:tcPr>
          <w:p w14:paraId="729DDB3A" w14:textId="77777777" w:rsidR="003579AB" w:rsidRPr="00BD3643" w:rsidRDefault="003579AB" w:rsidP="001A5B29">
            <w:pPr>
              <w:ind w:firstLineChars="0" w:firstLine="0"/>
              <w:jc w:val="center"/>
              <w:rPr>
                <w:color w:val="FF0000"/>
              </w:rPr>
            </w:pPr>
            <w:r w:rsidRPr="00BD3643">
              <w:rPr>
                <w:rFonts w:hint="eastAsia"/>
                <w:color w:val="FF0000"/>
              </w:rPr>
              <w:t>0</w:t>
            </w:r>
            <w:r w:rsidRPr="00BD3643">
              <w:rPr>
                <w:color w:val="FF0000"/>
              </w:rPr>
              <w:t>.02</w:t>
            </w:r>
          </w:p>
        </w:tc>
        <w:tc>
          <w:tcPr>
            <w:tcW w:w="709" w:type="dxa"/>
            <w:shd w:val="clear" w:color="auto" w:fill="auto"/>
            <w:vAlign w:val="center"/>
          </w:tcPr>
          <w:p w14:paraId="2CF0223A" w14:textId="77777777" w:rsidR="003579AB" w:rsidRPr="00BD3643" w:rsidRDefault="003579AB" w:rsidP="001A5B29">
            <w:pPr>
              <w:ind w:firstLineChars="0" w:firstLine="0"/>
              <w:jc w:val="center"/>
              <w:rPr>
                <w:color w:val="FF0000"/>
              </w:rPr>
            </w:pPr>
            <w:r w:rsidRPr="00BD3643">
              <w:rPr>
                <w:rFonts w:hint="eastAsia"/>
                <w:color w:val="FF0000"/>
              </w:rPr>
              <w:t>2</w:t>
            </w:r>
            <w:r w:rsidRPr="00BD3643">
              <w:rPr>
                <w:color w:val="FF0000"/>
              </w:rPr>
              <w:t>.07</w:t>
            </w:r>
          </w:p>
        </w:tc>
        <w:tc>
          <w:tcPr>
            <w:tcW w:w="1076" w:type="dxa"/>
            <w:shd w:val="clear" w:color="auto" w:fill="auto"/>
            <w:vAlign w:val="center"/>
          </w:tcPr>
          <w:p w14:paraId="135DE31D" w14:textId="77777777" w:rsidR="003579AB" w:rsidRPr="00BD3643" w:rsidRDefault="003579AB" w:rsidP="001A5B29">
            <w:pPr>
              <w:ind w:firstLineChars="0" w:firstLine="0"/>
              <w:jc w:val="center"/>
              <w:rPr>
                <w:color w:val="FF0000"/>
              </w:rPr>
            </w:pPr>
            <w:r w:rsidRPr="00BD3643">
              <w:rPr>
                <w:rFonts w:hint="eastAsia"/>
                <w:color w:val="FF0000"/>
              </w:rPr>
              <w:t>0</w:t>
            </w:r>
            <w:r w:rsidRPr="00BD3643">
              <w:rPr>
                <w:color w:val="FF0000"/>
              </w:rPr>
              <w:t>.987</w:t>
            </w:r>
          </w:p>
        </w:tc>
      </w:tr>
    </w:tbl>
    <w:p w14:paraId="5CCA5F70" w14:textId="77777777" w:rsidR="003579AB" w:rsidRDefault="003579AB" w:rsidP="003579AB">
      <w:pPr>
        <w:ind w:firstLine="480"/>
      </w:pPr>
    </w:p>
    <w:p w14:paraId="5ABC3749" w14:textId="77777777" w:rsidR="003579AB" w:rsidRPr="004E3B72" w:rsidRDefault="003579AB" w:rsidP="003579AB">
      <w:pPr>
        <w:ind w:firstLine="480"/>
      </w:pPr>
      <w:r>
        <w:rPr>
          <w:rFonts w:hint="eastAsia"/>
        </w:rPr>
        <w:t>表</w:t>
      </w:r>
      <w:r>
        <w:rPr>
          <w:rFonts w:hint="eastAsia"/>
        </w:rPr>
        <w:t>4.1</w:t>
      </w:r>
      <w:r>
        <w:rPr>
          <w:rFonts w:hint="eastAsia"/>
        </w:rPr>
        <w:t>列出了</w:t>
      </w:r>
      <w:r>
        <w:rPr>
          <w:rFonts w:hint="eastAsia"/>
        </w:rPr>
        <w:t>15</w:t>
      </w:r>
      <w:r>
        <w:rPr>
          <w:rFonts w:hint="eastAsia"/>
        </w:rPr>
        <w:t>种候选门控分区混合学习模型对应的较优门控分位数组合</w:t>
      </w:r>
      <w:r>
        <w:rPr>
          <w:rFonts w:hint="eastAsia"/>
        </w:rPr>
        <w:t>(q</w:t>
      </w:r>
      <w:r w:rsidRPr="00881F15">
        <w:rPr>
          <w:rFonts w:hint="eastAsia"/>
          <w:vertAlign w:val="subscript"/>
        </w:rPr>
        <w:t>1</w:t>
      </w:r>
      <w:r>
        <w:rPr>
          <w:rFonts w:hint="eastAsia"/>
        </w:rPr>
        <w:t>,q</w:t>
      </w:r>
      <w:r w:rsidRPr="00881F15">
        <w:rPr>
          <w:rFonts w:hint="eastAsia"/>
          <w:vertAlign w:val="subscript"/>
        </w:rPr>
        <w:t>2</w:t>
      </w:r>
      <w:r>
        <w:rPr>
          <w:rFonts w:hint="eastAsia"/>
        </w:rPr>
        <w:t>)</w:t>
      </w:r>
      <w:r>
        <w:rPr>
          <w:rFonts w:hint="eastAsia"/>
        </w:rPr>
        <w:t>及区间边界</w:t>
      </w:r>
      <w:r w:rsidRPr="00881F15">
        <w:rPr>
          <w:rFonts w:cs="Times New Roman"/>
        </w:rPr>
        <w:t>(μ</w:t>
      </w:r>
      <w:r w:rsidRPr="00881F15">
        <w:rPr>
          <w:rFonts w:cs="Times New Roman"/>
          <w:vertAlign w:val="subscript"/>
        </w:rPr>
        <w:t>1</w:t>
      </w:r>
      <w:r w:rsidRPr="00881F15">
        <w:rPr>
          <w:rFonts w:cs="Times New Roman"/>
        </w:rPr>
        <w:t>,μ</w:t>
      </w:r>
      <w:r w:rsidRPr="00881F15">
        <w:rPr>
          <w:rFonts w:cs="Times New Roman"/>
          <w:vertAlign w:val="subscript"/>
        </w:rPr>
        <w:t>2</w:t>
      </w:r>
      <w:r w:rsidRPr="00881F15">
        <w:rPr>
          <w:rFonts w:cs="Times New Roman"/>
        </w:rPr>
        <w:t>)</w:t>
      </w:r>
      <w:r>
        <w:rPr>
          <w:rFonts w:hint="eastAsia"/>
        </w:rPr>
        <w:t>。结果表明，不同候选门控分区混合学习模型对应的较优门控分位数组合并不完全一致。</w:t>
      </w:r>
      <w:r w:rsidRPr="00DC6E80">
        <w:rPr>
          <w:rFonts w:hint="eastAsia"/>
        </w:rPr>
        <w:t>对于同一类基学习器组合，不同元模型下对应的</w:t>
      </w:r>
      <w:r w:rsidRPr="00DC6E80">
        <w:rPr>
          <w:rFonts w:hint="eastAsia"/>
        </w:rPr>
        <w:lastRenderedPageBreak/>
        <w:t>较优门控分位数组合存在差异；而对于不同基学习器组合，即使元模型相同，其较优区间边界也并不完全一致。</w:t>
      </w:r>
      <w:r>
        <w:rPr>
          <w:rFonts w:hint="eastAsia"/>
        </w:rPr>
        <w:t>这说明门控区间边界具有明显的结构依赖性，</w:t>
      </w:r>
      <w:r w:rsidRPr="00DC6E80">
        <w:rPr>
          <w:rFonts w:hint="eastAsia"/>
        </w:rPr>
        <w:t>门控区间边界并不存在一个能够同时适用于全部</w:t>
      </w:r>
      <w:r w:rsidRPr="00DC6E80">
        <w:rPr>
          <w:rFonts w:hint="eastAsia"/>
        </w:rPr>
        <w:t>15</w:t>
      </w:r>
      <w:r w:rsidRPr="00DC6E80">
        <w:rPr>
          <w:rFonts w:hint="eastAsia"/>
        </w:rPr>
        <w:t>种候选结构的统一最优</w:t>
      </w:r>
      <w:r>
        <w:rPr>
          <w:rFonts w:hint="eastAsia"/>
        </w:rPr>
        <w:t>取值。换言之，门控分位数组合的优劣不能脱离后续局部模型结构而单独判断，</w:t>
      </w:r>
      <w:r w:rsidRPr="00DC6E80">
        <w:rPr>
          <w:rFonts w:hint="eastAsia"/>
        </w:rPr>
        <w:t>应结合具体候选模型的整体预测结果进行评价。</w:t>
      </w:r>
      <w:r w:rsidR="00881F15">
        <w:rPr>
          <w:rFonts w:hint="eastAsia"/>
        </w:rPr>
        <w:t>另外，</w:t>
      </w:r>
      <w:r>
        <w:rPr>
          <w:rFonts w:hint="eastAsia"/>
        </w:rPr>
        <w:t>在</w:t>
      </w:r>
      <w:proofErr w:type="spellStart"/>
      <w:r>
        <w:rPr>
          <w:rFonts w:hint="eastAsia"/>
        </w:rPr>
        <w:t>CatBoost</w:t>
      </w:r>
      <w:proofErr w:type="spellEnd"/>
      <w:r>
        <w:rPr>
          <w:rFonts w:hint="eastAsia"/>
        </w:rPr>
        <w:t>门控模型固定的前提下，相同的分位数</w:t>
      </w:r>
      <w:commentRangeStart w:id="17"/>
      <w:r>
        <w:rPr>
          <w:rFonts w:hint="eastAsia"/>
        </w:rPr>
        <w:t>组合</w:t>
      </w:r>
      <w:r>
        <w:rPr>
          <w:rFonts w:hint="eastAsia"/>
        </w:rPr>
        <w:t>(q1,q2)</w:t>
      </w:r>
      <w:r>
        <w:rPr>
          <w:rFonts w:hint="eastAsia"/>
        </w:rPr>
        <w:t>对应相同的区间边界</w:t>
      </w:r>
      <w:r w:rsidRPr="00881F15">
        <w:rPr>
          <w:rFonts w:cs="Times New Roman"/>
        </w:rPr>
        <w:t>(μ1,μ2)</w:t>
      </w:r>
      <w:r>
        <w:rPr>
          <w:rFonts w:hint="eastAsia"/>
        </w:rPr>
        <w:t>，</w:t>
      </w:r>
      <w:r w:rsidRPr="00C45CF5">
        <w:rPr>
          <w:rFonts w:hint="eastAsia"/>
        </w:rPr>
        <w:t>这表明在</w:t>
      </w:r>
      <w:proofErr w:type="spellStart"/>
      <w:r>
        <w:t>C</w:t>
      </w:r>
      <w:r>
        <w:rPr>
          <w:rFonts w:hint="eastAsia"/>
        </w:rPr>
        <w:t>atboost</w:t>
      </w:r>
      <w:proofErr w:type="spellEnd"/>
      <w:r w:rsidRPr="00C45CF5">
        <w:rPr>
          <w:rFonts w:hint="eastAsia"/>
        </w:rPr>
        <w:t>门控模型和</w:t>
      </w:r>
      <w:r>
        <w:rPr>
          <w:rFonts w:hint="eastAsia"/>
        </w:rPr>
        <w:t>门控阈值计算规则一致的前提下，门控分位数组合与区间边界之间的对应关系</w:t>
      </w:r>
      <w:r w:rsidR="00881F15">
        <w:rPr>
          <w:rFonts w:hint="eastAsia"/>
        </w:rPr>
        <w:t>是</w:t>
      </w:r>
      <w:r>
        <w:rPr>
          <w:rFonts w:hint="eastAsia"/>
        </w:rPr>
        <w:t>确定且</w:t>
      </w:r>
      <w:r w:rsidRPr="00C45CF5">
        <w:rPr>
          <w:rFonts w:hint="eastAsia"/>
        </w:rPr>
        <w:t>一致的</w:t>
      </w:r>
      <w:r w:rsidR="00881F15">
        <w:rPr>
          <w:rFonts w:hint="eastAsia"/>
        </w:rPr>
        <w:t>。本节还观察到</w:t>
      </w:r>
      <w:r>
        <w:rPr>
          <w:rFonts w:hint="eastAsia"/>
        </w:rPr>
        <w:t>，较优门控分位数组合通常对应较高的</w:t>
      </w:r>
      <w:r>
        <w:rPr>
          <w:rFonts w:hint="eastAsia"/>
        </w:rPr>
        <w:t>q2</w:t>
      </w:r>
      <w:r>
        <w:rPr>
          <w:rFonts w:hint="eastAsia"/>
        </w:rPr>
        <w:t>和相对较低或中等的</w:t>
      </w:r>
      <w:r>
        <w:rPr>
          <w:rFonts w:hint="eastAsia"/>
        </w:rPr>
        <w:t>q1</w:t>
      </w:r>
      <w:r>
        <w:rPr>
          <w:rFonts w:hint="eastAsia"/>
        </w:rPr>
        <w:t>，</w:t>
      </w:r>
      <w:r w:rsidRPr="004E3B72">
        <w:rPr>
          <w:rFonts w:hint="eastAsia"/>
        </w:rPr>
        <w:t>这一结果提示，较优门控分位数组合往往使中摩擦区间保留较为充足的样本，这</w:t>
      </w:r>
      <w:commentRangeEnd w:id="17"/>
      <w:r w:rsidR="00EF4529">
        <w:rPr>
          <w:rStyle w:val="af5"/>
        </w:rPr>
        <w:commentReference w:id="17"/>
      </w:r>
      <w:r w:rsidRPr="004E3B72">
        <w:rPr>
          <w:rFonts w:hint="eastAsia"/>
        </w:rPr>
        <w:t>可能有助于为后续局部模型训练提供更稳定的数据基础。</w:t>
      </w:r>
    </w:p>
    <w:p w14:paraId="01A1BF12" w14:textId="77777777" w:rsidR="003579AB" w:rsidRDefault="003579AB" w:rsidP="003579AB">
      <w:pPr>
        <w:pStyle w:val="ac"/>
      </w:pPr>
      <w:r>
        <w:rPr>
          <w:noProof/>
        </w:rPr>
        <w:drawing>
          <wp:inline distT="0" distB="0" distL="0" distR="0" wp14:anchorId="6F4D36DC" wp14:editId="003E8100">
            <wp:extent cx="5274310" cy="22682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1 &amp; q2 032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268220"/>
                    </a:xfrm>
                    <a:prstGeom prst="rect">
                      <a:avLst/>
                    </a:prstGeom>
                  </pic:spPr>
                </pic:pic>
              </a:graphicData>
            </a:graphic>
          </wp:inline>
        </w:drawing>
      </w:r>
    </w:p>
    <w:p w14:paraId="352BB6F5" w14:textId="77777777" w:rsidR="003579AB" w:rsidRPr="0007038D" w:rsidRDefault="003579AB" w:rsidP="003579AB">
      <w:pPr>
        <w:pStyle w:val="ac"/>
      </w:pPr>
      <w:r w:rsidRPr="002E6B3F">
        <w:rPr>
          <w:rFonts w:hint="eastAsia"/>
        </w:rPr>
        <w:t>图</w:t>
      </w:r>
      <w:r w:rsidRPr="002E6B3F">
        <w:rPr>
          <w:rFonts w:hint="eastAsia"/>
        </w:rPr>
        <w:t>4.2</w:t>
      </w:r>
      <w:r w:rsidRPr="002E6B3F">
        <w:rPr>
          <w:rFonts w:hint="eastAsia"/>
        </w:rPr>
        <w:t>代表性候选模型在不同门控分位数组合下测试集</w:t>
      </w:r>
      <w:r w:rsidRPr="002E6B3F">
        <w:rPr>
          <w:rFonts w:hint="eastAsia"/>
        </w:rPr>
        <w:t>R</w:t>
      </w:r>
      <w:r w:rsidRPr="002E6B3F">
        <w:rPr>
          <w:rFonts w:hint="eastAsia"/>
          <w:vertAlign w:val="superscript"/>
        </w:rPr>
        <w:t>2</w:t>
      </w:r>
      <w:r w:rsidRPr="002E6B3F">
        <w:rPr>
          <w:rFonts w:hint="eastAsia"/>
        </w:rPr>
        <w:t>的热图</w:t>
      </w:r>
    </w:p>
    <w:p w14:paraId="6916AF4B" w14:textId="77777777" w:rsidR="003579AB" w:rsidRDefault="003579AB" w:rsidP="003579AB">
      <w:pPr>
        <w:ind w:firstLine="480"/>
      </w:pPr>
      <w:r>
        <w:rPr>
          <w:rFonts w:hint="eastAsia"/>
        </w:rPr>
        <w:t>图</w:t>
      </w:r>
      <w:r>
        <w:rPr>
          <w:rFonts w:hint="eastAsia"/>
        </w:rPr>
        <w:t>4.2</w:t>
      </w:r>
      <w:r>
        <w:rPr>
          <w:rFonts w:hint="eastAsia"/>
        </w:rPr>
        <w:t>为代表性候选模型在不同门控分位数组合下测试集</w:t>
      </w:r>
      <w:r>
        <w:rPr>
          <w:rFonts w:hint="eastAsia"/>
        </w:rPr>
        <w:t>R2</w:t>
      </w:r>
      <w:r>
        <w:rPr>
          <w:rFonts w:hint="eastAsia"/>
        </w:rPr>
        <w:t>的热图。可以看到，门控分位数组合的变化会引起测试集预测性能的明显波动。对于这两种代表性候选模型，当</w:t>
      </w:r>
      <w:r>
        <w:rPr>
          <w:rFonts w:hint="eastAsia"/>
        </w:rPr>
        <w:t>q2</w:t>
      </w:r>
      <w:r>
        <w:rPr>
          <w:rFonts w:hint="eastAsia"/>
        </w:rPr>
        <w:t>取值较低时，模型性能通常相对较差；而当</w:t>
      </w:r>
      <w:r>
        <w:rPr>
          <w:rFonts w:hint="eastAsia"/>
        </w:rPr>
        <w:t>q2</w:t>
      </w:r>
      <w:r>
        <w:rPr>
          <w:rFonts w:hint="eastAsia"/>
        </w:rPr>
        <w:t>处于较高水平且</w:t>
      </w:r>
      <w:r>
        <w:rPr>
          <w:rFonts w:hint="eastAsia"/>
        </w:rPr>
        <w:t>q1</w:t>
      </w:r>
      <w:r>
        <w:rPr>
          <w:rFonts w:hint="eastAsia"/>
        </w:rPr>
        <w:t>处于较低至中等范围时，模型往往能够取得更好的测试集</w:t>
      </w:r>
      <w:r>
        <w:rPr>
          <w:rFonts w:hint="eastAsia"/>
        </w:rPr>
        <w:t>R2</w:t>
      </w:r>
      <w:r>
        <w:rPr>
          <w:rFonts w:hint="eastAsia"/>
        </w:rPr>
        <w:t>。同时，图中可以观察到若干相邻分位数组合对应的测试集</w:t>
      </w:r>
      <w:r>
        <w:rPr>
          <w:rFonts w:hint="eastAsia"/>
        </w:rPr>
        <w:t>R2</w:t>
      </w:r>
      <w:r>
        <w:rPr>
          <w:rFonts w:hint="eastAsia"/>
        </w:rPr>
        <w:t>均处于较高水平，</w:t>
      </w:r>
      <w:r>
        <w:t>而非仅由单一参数点取得最优结果</w:t>
      </w:r>
      <w:r>
        <w:rPr>
          <w:rFonts w:hint="eastAsia"/>
        </w:rPr>
        <w:t>。这表明，较优门控分位数组合在局部参数范围内具有一定鲁棒性，模型性能对分位数组合的小幅变化并不过于敏感。另一方面，这一现象也可能与当前数据集规模有限有关。由于测试集样本量相对较小，门控分位数组合在小范围变化时，未必会显著改变区间边界对应的样本划分，因此相邻分位数组合可能表现出较为接近的测试集</w:t>
      </w:r>
      <w:r>
        <w:rPr>
          <w:rFonts w:hint="eastAsia"/>
        </w:rPr>
        <w:t>R2</w:t>
      </w:r>
      <w:r>
        <w:rPr>
          <w:rFonts w:hint="eastAsia"/>
        </w:rPr>
        <w:t>。</w:t>
      </w:r>
    </w:p>
    <w:p w14:paraId="264FB0DE" w14:textId="77777777" w:rsidR="003579AB" w:rsidRDefault="003579AB" w:rsidP="003579AB">
      <w:pPr>
        <w:ind w:firstLine="480"/>
      </w:pPr>
      <w:r w:rsidRPr="009721F9">
        <w:rPr>
          <w:rFonts w:hint="eastAsia"/>
        </w:rPr>
        <w:t>综上，表</w:t>
      </w:r>
      <w:r w:rsidRPr="009721F9">
        <w:rPr>
          <w:rFonts w:hint="eastAsia"/>
        </w:rPr>
        <w:t>4.1</w:t>
      </w:r>
      <w:r w:rsidRPr="009721F9">
        <w:rPr>
          <w:rFonts w:hint="eastAsia"/>
        </w:rPr>
        <w:t>和图</w:t>
      </w:r>
      <w:r w:rsidRPr="009721F9">
        <w:rPr>
          <w:rFonts w:hint="eastAsia"/>
        </w:rPr>
        <w:t>4.2</w:t>
      </w:r>
      <w:r w:rsidRPr="009721F9">
        <w:rPr>
          <w:rFonts w:hint="eastAsia"/>
        </w:rPr>
        <w:t>均表明，不同候选门控分区混合学习模型对应的较优门控分位数组合并不一致，门控分位数组合是影响门控分区混合学习模型预测性</w:t>
      </w:r>
      <w:r w:rsidRPr="009721F9">
        <w:rPr>
          <w:rFonts w:hint="eastAsia"/>
        </w:rPr>
        <w:lastRenderedPageBreak/>
        <w:t>能的重要因素。因此</w:t>
      </w:r>
      <w:r>
        <w:rPr>
          <w:rFonts w:hint="eastAsia"/>
        </w:rPr>
        <w:t>，</w:t>
      </w:r>
      <w:r w:rsidRPr="009721F9">
        <w:rPr>
          <w:rFonts w:hint="eastAsia"/>
        </w:rPr>
        <w:t>后续</w:t>
      </w:r>
      <w:r>
        <w:rPr>
          <w:rFonts w:hint="eastAsia"/>
        </w:rPr>
        <w:t>1</w:t>
      </w:r>
      <w:r>
        <w:t>5</w:t>
      </w:r>
      <w:r>
        <w:rPr>
          <w:rFonts w:hint="eastAsia"/>
        </w:rPr>
        <w:t>种候选门控分区混合学习</w:t>
      </w:r>
      <w:r w:rsidRPr="009721F9">
        <w:rPr>
          <w:rFonts w:hint="eastAsia"/>
        </w:rPr>
        <w:t>模型</w:t>
      </w:r>
      <w:r>
        <w:rPr>
          <w:rFonts w:hint="eastAsia"/>
        </w:rPr>
        <w:t>的性能</w:t>
      </w:r>
      <w:r w:rsidRPr="009721F9">
        <w:rPr>
          <w:rFonts w:hint="eastAsia"/>
        </w:rPr>
        <w:t>比较</w:t>
      </w:r>
      <w:r>
        <w:rPr>
          <w:rFonts w:hint="eastAsia"/>
        </w:rPr>
        <w:t>均建立在</w:t>
      </w:r>
      <w:r w:rsidRPr="009721F9">
        <w:rPr>
          <w:rFonts w:hint="eastAsia"/>
        </w:rPr>
        <w:t>各自较优门控分位数组合基础上，以保证结构比较的公平性与可比性</w:t>
      </w:r>
      <w:r>
        <w:rPr>
          <w:rFonts w:hint="eastAsia"/>
        </w:rPr>
        <w:t>。</w:t>
      </w:r>
    </w:p>
    <w:p w14:paraId="5A4103EC" w14:textId="77777777" w:rsidR="003579AB" w:rsidRDefault="003579AB" w:rsidP="003579AB">
      <w:pPr>
        <w:pStyle w:val="ac"/>
      </w:pPr>
    </w:p>
    <w:p w14:paraId="0B405552" w14:textId="77777777" w:rsidR="003579AB" w:rsidRDefault="003579AB" w:rsidP="003579AB">
      <w:pPr>
        <w:pStyle w:val="3"/>
      </w:pPr>
      <w:r w:rsidRPr="0066479D">
        <w:rPr>
          <w:rFonts w:hint="eastAsia"/>
        </w:rPr>
        <w:t>两基学习器混合学习模型性能比较</w:t>
      </w:r>
    </w:p>
    <w:p w14:paraId="3E15E36F" w14:textId="77777777" w:rsidR="003579AB" w:rsidRDefault="003579AB" w:rsidP="003579AB">
      <w:pPr>
        <w:ind w:firstLine="480"/>
      </w:pPr>
      <w:r w:rsidRPr="001B07CB">
        <w:rPr>
          <w:rFonts w:hint="eastAsia"/>
        </w:rPr>
        <w:t>在完成门控分位数组合优化后，本节进一步比较两基学习器门控分区混合学习模型在训练集、测试集和外部文献验证集上的预测表现。</w:t>
      </w:r>
      <w:r>
        <w:t>表</w:t>
      </w:r>
      <w:r>
        <w:t>4.2</w:t>
      </w:r>
      <w:r>
        <w:t>汇总了</w:t>
      </w:r>
      <w:r>
        <w:t>10</w:t>
      </w:r>
      <w:r>
        <w:t>种两基学习器候选模型的评价结果</w:t>
      </w:r>
      <w:r w:rsidRPr="001B07CB">
        <w:rPr>
          <w:rFonts w:hint="eastAsia"/>
        </w:rPr>
        <w:t>。总体来看，在相同数据基础和验证方案下，两基学习器门控分区混合学习模型相较于第三章的单模型结果表现出更优的综合预测性能：其在测试集上的预测精度整体有所提高，在外部文献验证集上也表现出较好的泛化能力。这说明，引入门控分区和局部混合学习后，模型对不同摩擦区间样本的预测能力得到了进一步提升。与此同时，不同元模型对应的结果差异较为明显，且这种差异在外部文献验证集上更为突出，说明元模型的选择不仅关系到两基学习器结构在测试集上的预测精度，也会显著影响其外部泛化表现。基于此，下面将分别对</w:t>
      </w:r>
      <w:proofErr w:type="spellStart"/>
      <w:r>
        <w:rPr>
          <w:rFonts w:hint="eastAsia"/>
        </w:rPr>
        <w:t>CatBoost+RF</w:t>
      </w:r>
      <w:proofErr w:type="spellEnd"/>
      <w:r w:rsidRPr="001B07CB">
        <w:rPr>
          <w:rFonts w:hint="eastAsia"/>
        </w:rPr>
        <w:t>和</w:t>
      </w:r>
      <w:proofErr w:type="spellStart"/>
      <w:r>
        <w:rPr>
          <w:rFonts w:hint="eastAsia"/>
        </w:rPr>
        <w:t>CatBoost+XGBoost</w:t>
      </w:r>
      <w:proofErr w:type="spellEnd"/>
      <w:r w:rsidRPr="001B07CB">
        <w:rPr>
          <w:rFonts w:hint="eastAsia"/>
        </w:rPr>
        <w:t>两类两基学习器结构的结果进行讨论。</w:t>
      </w:r>
    </w:p>
    <w:p w14:paraId="68C2FF73" w14:textId="77777777" w:rsidR="003579AB" w:rsidRPr="00F6270F" w:rsidRDefault="003579AB" w:rsidP="003579AB">
      <w:pPr>
        <w:pStyle w:val="ac"/>
      </w:pPr>
      <w:r w:rsidRPr="00E62D1A">
        <w:rPr>
          <w:rFonts w:hint="eastAsia"/>
        </w:rPr>
        <w:t>表</w:t>
      </w:r>
      <w:r w:rsidRPr="00E62D1A">
        <w:rPr>
          <w:rFonts w:hint="eastAsia"/>
        </w:rPr>
        <w:t>4.2</w:t>
      </w:r>
      <w:r w:rsidRPr="00E62D1A">
        <w:rPr>
          <w:rFonts w:hint="eastAsia"/>
        </w:rPr>
        <w:t>两基学习器门控分区混合学习模型在训练集</w:t>
      </w:r>
      <w:r>
        <w:rPr>
          <w:rFonts w:hint="eastAsia"/>
        </w:rPr>
        <w:t>、</w:t>
      </w:r>
      <w:r w:rsidRPr="00E62D1A">
        <w:rPr>
          <w:rFonts w:hint="eastAsia"/>
        </w:rPr>
        <w:t>测试集及外部文献验证集上的预测性能</w:t>
      </w:r>
      <w:r>
        <w:rPr>
          <w:rFonts w:hint="eastAsia"/>
        </w:rPr>
        <w:t>汇总表</w:t>
      </w:r>
    </w:p>
    <w:tbl>
      <w:tblPr>
        <w:tblStyle w:val="a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1004"/>
        <w:gridCol w:w="605"/>
        <w:gridCol w:w="605"/>
        <w:gridCol w:w="687"/>
        <w:gridCol w:w="605"/>
        <w:gridCol w:w="605"/>
        <w:gridCol w:w="687"/>
        <w:gridCol w:w="605"/>
        <w:gridCol w:w="605"/>
        <w:gridCol w:w="687"/>
      </w:tblGrid>
      <w:tr w:rsidR="003579AB" w:rsidRPr="00AC7629" w14:paraId="5678C78B" w14:textId="77777777" w:rsidTr="001A5B29">
        <w:tc>
          <w:tcPr>
            <w:tcW w:w="2615" w:type="dxa"/>
            <w:gridSpan w:val="2"/>
            <w:tcBorders>
              <w:top w:val="single" w:sz="12" w:space="0" w:color="auto"/>
              <w:bottom w:val="nil"/>
            </w:tcBorders>
            <w:vAlign w:val="center"/>
          </w:tcPr>
          <w:p w14:paraId="1BCECEB9" w14:textId="77777777" w:rsidR="003579AB" w:rsidRPr="00AC7629" w:rsidRDefault="003579AB" w:rsidP="001A5B29">
            <w:pPr>
              <w:pStyle w:val="ac"/>
              <w:rPr>
                <w:sz w:val="16"/>
              </w:rPr>
            </w:pPr>
            <w:r w:rsidRPr="00AC7629">
              <w:rPr>
                <w:sz w:val="16"/>
              </w:rPr>
              <w:t>Model</w:t>
            </w:r>
          </w:p>
        </w:tc>
        <w:tc>
          <w:tcPr>
            <w:tcW w:w="1897" w:type="dxa"/>
            <w:gridSpan w:val="3"/>
            <w:tcBorders>
              <w:top w:val="single" w:sz="12" w:space="0" w:color="auto"/>
              <w:bottom w:val="dashSmallGap" w:sz="8" w:space="0" w:color="auto"/>
              <w:right w:val="dashSmallGap" w:sz="8" w:space="0" w:color="auto"/>
            </w:tcBorders>
            <w:vAlign w:val="center"/>
          </w:tcPr>
          <w:p w14:paraId="67DD50EB" w14:textId="77777777" w:rsidR="003579AB" w:rsidRPr="00AC7629" w:rsidRDefault="003579AB" w:rsidP="001A5B29">
            <w:pPr>
              <w:pStyle w:val="ac"/>
              <w:rPr>
                <w:sz w:val="16"/>
              </w:rPr>
            </w:pPr>
            <w:r w:rsidRPr="00AC7629">
              <w:rPr>
                <w:rFonts w:hint="eastAsia"/>
                <w:sz w:val="16"/>
              </w:rPr>
              <w:t>Train</w:t>
            </w:r>
          </w:p>
        </w:tc>
        <w:tc>
          <w:tcPr>
            <w:tcW w:w="1897" w:type="dxa"/>
            <w:gridSpan w:val="3"/>
            <w:tcBorders>
              <w:top w:val="single" w:sz="12" w:space="0" w:color="auto"/>
              <w:left w:val="dashSmallGap" w:sz="8" w:space="0" w:color="auto"/>
              <w:bottom w:val="dashSmallGap" w:sz="8" w:space="0" w:color="auto"/>
              <w:right w:val="dashSmallGap" w:sz="8" w:space="0" w:color="auto"/>
            </w:tcBorders>
            <w:vAlign w:val="center"/>
          </w:tcPr>
          <w:p w14:paraId="30762CAD" w14:textId="77777777" w:rsidR="003579AB" w:rsidRPr="00AC7629" w:rsidRDefault="003579AB" w:rsidP="001A5B29">
            <w:pPr>
              <w:pStyle w:val="ac"/>
              <w:rPr>
                <w:sz w:val="16"/>
              </w:rPr>
            </w:pPr>
            <w:r w:rsidRPr="00AC7629">
              <w:rPr>
                <w:rFonts w:hint="eastAsia"/>
                <w:sz w:val="16"/>
              </w:rPr>
              <w:t>T</w:t>
            </w:r>
            <w:r w:rsidRPr="00AC7629">
              <w:rPr>
                <w:sz w:val="16"/>
              </w:rPr>
              <w:t>est</w:t>
            </w:r>
          </w:p>
        </w:tc>
        <w:tc>
          <w:tcPr>
            <w:tcW w:w="1897" w:type="dxa"/>
            <w:gridSpan w:val="3"/>
            <w:tcBorders>
              <w:top w:val="single" w:sz="12" w:space="0" w:color="auto"/>
              <w:left w:val="dashSmallGap" w:sz="8" w:space="0" w:color="auto"/>
              <w:bottom w:val="dashSmallGap" w:sz="8" w:space="0" w:color="auto"/>
            </w:tcBorders>
            <w:vAlign w:val="center"/>
          </w:tcPr>
          <w:p w14:paraId="409CB281" w14:textId="77777777" w:rsidR="003579AB" w:rsidRPr="00AC7629" w:rsidRDefault="003579AB" w:rsidP="001A5B29">
            <w:pPr>
              <w:pStyle w:val="ac"/>
              <w:rPr>
                <w:sz w:val="16"/>
              </w:rPr>
            </w:pPr>
            <w:r w:rsidRPr="00AC7629">
              <w:rPr>
                <w:rFonts w:hint="eastAsia"/>
                <w:sz w:val="16"/>
              </w:rPr>
              <w:t>Ex</w:t>
            </w:r>
            <w:r w:rsidRPr="00AC7629">
              <w:rPr>
                <w:sz w:val="16"/>
              </w:rPr>
              <w:t>p in literature</w:t>
            </w:r>
          </w:p>
        </w:tc>
      </w:tr>
      <w:tr w:rsidR="003579AB" w:rsidRPr="00AC7629" w14:paraId="64C2C9FE" w14:textId="77777777" w:rsidTr="001A5B29">
        <w:tc>
          <w:tcPr>
            <w:tcW w:w="1611" w:type="dxa"/>
            <w:tcBorders>
              <w:top w:val="nil"/>
              <w:bottom w:val="single" w:sz="8" w:space="0" w:color="auto"/>
            </w:tcBorders>
            <w:vAlign w:val="center"/>
          </w:tcPr>
          <w:p w14:paraId="728C00AD" w14:textId="77777777" w:rsidR="003579AB" w:rsidRPr="00AC7629" w:rsidRDefault="003579AB" w:rsidP="001A5B29">
            <w:pPr>
              <w:pStyle w:val="ac"/>
              <w:rPr>
                <w:sz w:val="16"/>
              </w:rPr>
            </w:pPr>
            <w:r w:rsidRPr="00AC7629">
              <w:rPr>
                <w:rFonts w:hint="eastAsia"/>
                <w:sz w:val="16"/>
              </w:rPr>
              <w:t>Base</w:t>
            </w:r>
            <w:r w:rsidRPr="00AC7629">
              <w:rPr>
                <w:sz w:val="16"/>
              </w:rPr>
              <w:t xml:space="preserve"> model</w:t>
            </w:r>
          </w:p>
        </w:tc>
        <w:tc>
          <w:tcPr>
            <w:tcW w:w="1004" w:type="dxa"/>
            <w:tcBorders>
              <w:top w:val="nil"/>
              <w:bottom w:val="single" w:sz="8" w:space="0" w:color="auto"/>
            </w:tcBorders>
            <w:vAlign w:val="center"/>
          </w:tcPr>
          <w:p w14:paraId="0002DD3F" w14:textId="77777777" w:rsidR="003579AB" w:rsidRPr="00AC7629" w:rsidRDefault="003579AB" w:rsidP="001A5B29">
            <w:pPr>
              <w:pStyle w:val="ac"/>
              <w:rPr>
                <w:sz w:val="16"/>
              </w:rPr>
            </w:pPr>
            <w:r w:rsidRPr="00AC7629">
              <w:rPr>
                <w:rFonts w:hint="eastAsia"/>
                <w:sz w:val="16"/>
              </w:rPr>
              <w:t>M</w:t>
            </w:r>
            <w:r w:rsidRPr="00AC7629">
              <w:rPr>
                <w:sz w:val="16"/>
              </w:rPr>
              <w:t>eta model</w:t>
            </w:r>
          </w:p>
        </w:tc>
        <w:tc>
          <w:tcPr>
            <w:tcW w:w="605" w:type="dxa"/>
            <w:tcBorders>
              <w:top w:val="dashSmallGap" w:sz="8" w:space="0" w:color="auto"/>
              <w:bottom w:val="single" w:sz="8" w:space="0" w:color="auto"/>
            </w:tcBorders>
            <w:vAlign w:val="center"/>
          </w:tcPr>
          <w:p w14:paraId="08EE58B0" w14:textId="77777777" w:rsidR="003579AB" w:rsidRPr="00AC7629" w:rsidRDefault="003579AB" w:rsidP="001A5B29">
            <w:pPr>
              <w:pStyle w:val="ac"/>
              <w:rPr>
                <w:sz w:val="16"/>
              </w:rPr>
            </w:pPr>
            <w:r w:rsidRPr="00AC7629">
              <w:rPr>
                <w:sz w:val="16"/>
              </w:rPr>
              <w:t>R</w:t>
            </w:r>
            <w:r w:rsidRPr="00AC7629">
              <w:rPr>
                <w:sz w:val="16"/>
                <w:vertAlign w:val="superscript"/>
              </w:rPr>
              <w:t>2</w:t>
            </w:r>
          </w:p>
        </w:tc>
        <w:tc>
          <w:tcPr>
            <w:tcW w:w="605" w:type="dxa"/>
            <w:tcBorders>
              <w:top w:val="dashSmallGap" w:sz="8" w:space="0" w:color="auto"/>
              <w:bottom w:val="single" w:sz="8" w:space="0" w:color="auto"/>
            </w:tcBorders>
            <w:vAlign w:val="center"/>
          </w:tcPr>
          <w:p w14:paraId="3ACCFE27" w14:textId="77777777" w:rsidR="003579AB" w:rsidRPr="00AC7629" w:rsidRDefault="003579AB" w:rsidP="001A5B29">
            <w:pPr>
              <w:pStyle w:val="ac"/>
              <w:rPr>
                <w:sz w:val="16"/>
              </w:rPr>
            </w:pPr>
            <w:r w:rsidRPr="00AC7629">
              <w:rPr>
                <w:rFonts w:hint="eastAsia"/>
                <w:sz w:val="16"/>
              </w:rPr>
              <w:t>M</w:t>
            </w:r>
            <w:r w:rsidRPr="00AC7629">
              <w:rPr>
                <w:sz w:val="16"/>
              </w:rPr>
              <w:t>AE</w:t>
            </w:r>
          </w:p>
        </w:tc>
        <w:tc>
          <w:tcPr>
            <w:tcW w:w="687" w:type="dxa"/>
            <w:tcBorders>
              <w:top w:val="dashSmallGap" w:sz="8" w:space="0" w:color="auto"/>
              <w:bottom w:val="single" w:sz="8" w:space="0" w:color="auto"/>
              <w:right w:val="dashSmallGap" w:sz="8" w:space="0" w:color="auto"/>
            </w:tcBorders>
            <w:vAlign w:val="center"/>
          </w:tcPr>
          <w:p w14:paraId="653EF7E7" w14:textId="77777777" w:rsidR="003579AB" w:rsidRPr="00AC7629" w:rsidRDefault="003579AB" w:rsidP="001A5B29">
            <w:pPr>
              <w:pStyle w:val="ac"/>
              <w:rPr>
                <w:sz w:val="16"/>
              </w:rPr>
            </w:pPr>
            <w:r w:rsidRPr="00AC7629">
              <w:rPr>
                <w:rFonts w:hint="eastAsia"/>
                <w:sz w:val="16"/>
              </w:rPr>
              <w:t>R</w:t>
            </w:r>
            <w:r w:rsidRPr="00AC7629">
              <w:rPr>
                <w:sz w:val="16"/>
              </w:rPr>
              <w:t>MSE</w:t>
            </w:r>
          </w:p>
        </w:tc>
        <w:tc>
          <w:tcPr>
            <w:tcW w:w="605" w:type="dxa"/>
            <w:tcBorders>
              <w:top w:val="dashSmallGap" w:sz="8" w:space="0" w:color="auto"/>
              <w:left w:val="dashSmallGap" w:sz="8" w:space="0" w:color="auto"/>
              <w:bottom w:val="single" w:sz="8" w:space="0" w:color="auto"/>
            </w:tcBorders>
            <w:vAlign w:val="center"/>
          </w:tcPr>
          <w:p w14:paraId="3BB94291" w14:textId="77777777" w:rsidR="003579AB" w:rsidRPr="00AC7629" w:rsidRDefault="003579AB" w:rsidP="001A5B29">
            <w:pPr>
              <w:pStyle w:val="ac"/>
              <w:rPr>
                <w:sz w:val="16"/>
              </w:rPr>
            </w:pPr>
            <w:r w:rsidRPr="00AC7629">
              <w:rPr>
                <w:sz w:val="16"/>
              </w:rPr>
              <w:t>R</w:t>
            </w:r>
            <w:r w:rsidRPr="00AC7629">
              <w:rPr>
                <w:sz w:val="16"/>
                <w:vertAlign w:val="superscript"/>
              </w:rPr>
              <w:t>2</w:t>
            </w:r>
          </w:p>
        </w:tc>
        <w:tc>
          <w:tcPr>
            <w:tcW w:w="605" w:type="dxa"/>
            <w:tcBorders>
              <w:top w:val="dashSmallGap" w:sz="8" w:space="0" w:color="auto"/>
              <w:bottom w:val="single" w:sz="8" w:space="0" w:color="auto"/>
            </w:tcBorders>
            <w:vAlign w:val="center"/>
          </w:tcPr>
          <w:p w14:paraId="4D3B92DC" w14:textId="77777777" w:rsidR="003579AB" w:rsidRPr="00AC7629" w:rsidRDefault="003579AB" w:rsidP="001A5B29">
            <w:pPr>
              <w:pStyle w:val="ac"/>
              <w:rPr>
                <w:sz w:val="16"/>
              </w:rPr>
            </w:pPr>
            <w:r w:rsidRPr="00AC7629">
              <w:rPr>
                <w:rFonts w:hint="eastAsia"/>
                <w:sz w:val="16"/>
              </w:rPr>
              <w:t>M</w:t>
            </w:r>
            <w:r w:rsidRPr="00AC7629">
              <w:rPr>
                <w:sz w:val="16"/>
              </w:rPr>
              <w:t>AE</w:t>
            </w:r>
          </w:p>
        </w:tc>
        <w:tc>
          <w:tcPr>
            <w:tcW w:w="687" w:type="dxa"/>
            <w:tcBorders>
              <w:top w:val="dashSmallGap" w:sz="8" w:space="0" w:color="auto"/>
              <w:bottom w:val="single" w:sz="8" w:space="0" w:color="auto"/>
              <w:right w:val="dashSmallGap" w:sz="8" w:space="0" w:color="auto"/>
            </w:tcBorders>
            <w:vAlign w:val="center"/>
          </w:tcPr>
          <w:p w14:paraId="017DE821" w14:textId="77777777" w:rsidR="003579AB" w:rsidRPr="00AC7629" w:rsidRDefault="003579AB" w:rsidP="001A5B29">
            <w:pPr>
              <w:pStyle w:val="ac"/>
              <w:rPr>
                <w:sz w:val="16"/>
              </w:rPr>
            </w:pPr>
            <w:r w:rsidRPr="00AC7629">
              <w:rPr>
                <w:rFonts w:hint="eastAsia"/>
                <w:sz w:val="16"/>
              </w:rPr>
              <w:t>R</w:t>
            </w:r>
            <w:r w:rsidRPr="00AC7629">
              <w:rPr>
                <w:sz w:val="16"/>
              </w:rPr>
              <w:t>MSE</w:t>
            </w:r>
          </w:p>
        </w:tc>
        <w:tc>
          <w:tcPr>
            <w:tcW w:w="605" w:type="dxa"/>
            <w:tcBorders>
              <w:top w:val="dashSmallGap" w:sz="8" w:space="0" w:color="auto"/>
              <w:left w:val="dashSmallGap" w:sz="8" w:space="0" w:color="auto"/>
              <w:bottom w:val="single" w:sz="8" w:space="0" w:color="auto"/>
            </w:tcBorders>
            <w:vAlign w:val="center"/>
          </w:tcPr>
          <w:p w14:paraId="563EE42C" w14:textId="77777777" w:rsidR="003579AB" w:rsidRPr="00AC7629" w:rsidRDefault="003579AB" w:rsidP="001A5B29">
            <w:pPr>
              <w:pStyle w:val="ac"/>
              <w:rPr>
                <w:sz w:val="16"/>
              </w:rPr>
            </w:pPr>
            <w:r w:rsidRPr="00AC7629">
              <w:rPr>
                <w:sz w:val="16"/>
              </w:rPr>
              <w:t>R</w:t>
            </w:r>
            <w:r w:rsidRPr="00AC7629">
              <w:rPr>
                <w:sz w:val="16"/>
                <w:vertAlign w:val="superscript"/>
              </w:rPr>
              <w:t>2</w:t>
            </w:r>
          </w:p>
        </w:tc>
        <w:tc>
          <w:tcPr>
            <w:tcW w:w="605" w:type="dxa"/>
            <w:tcBorders>
              <w:top w:val="dashSmallGap" w:sz="8" w:space="0" w:color="auto"/>
              <w:bottom w:val="single" w:sz="8" w:space="0" w:color="auto"/>
            </w:tcBorders>
            <w:vAlign w:val="center"/>
          </w:tcPr>
          <w:p w14:paraId="45C44FF1" w14:textId="77777777" w:rsidR="003579AB" w:rsidRPr="00AC7629" w:rsidRDefault="003579AB" w:rsidP="001A5B29">
            <w:pPr>
              <w:pStyle w:val="ac"/>
              <w:rPr>
                <w:sz w:val="16"/>
              </w:rPr>
            </w:pPr>
            <w:r w:rsidRPr="00AC7629">
              <w:rPr>
                <w:rFonts w:hint="eastAsia"/>
                <w:sz w:val="16"/>
              </w:rPr>
              <w:t>M</w:t>
            </w:r>
            <w:r w:rsidRPr="00AC7629">
              <w:rPr>
                <w:sz w:val="16"/>
              </w:rPr>
              <w:t>AE</w:t>
            </w:r>
          </w:p>
        </w:tc>
        <w:tc>
          <w:tcPr>
            <w:tcW w:w="687" w:type="dxa"/>
            <w:tcBorders>
              <w:top w:val="dashSmallGap" w:sz="8" w:space="0" w:color="auto"/>
              <w:bottom w:val="single" w:sz="8" w:space="0" w:color="auto"/>
            </w:tcBorders>
            <w:vAlign w:val="center"/>
          </w:tcPr>
          <w:p w14:paraId="173B9B55" w14:textId="77777777" w:rsidR="003579AB" w:rsidRPr="00AC7629" w:rsidRDefault="003579AB" w:rsidP="001A5B29">
            <w:pPr>
              <w:pStyle w:val="ac"/>
              <w:rPr>
                <w:sz w:val="16"/>
              </w:rPr>
            </w:pPr>
            <w:r w:rsidRPr="00AC7629">
              <w:rPr>
                <w:rFonts w:hint="eastAsia"/>
                <w:sz w:val="16"/>
              </w:rPr>
              <w:t>R</w:t>
            </w:r>
            <w:r w:rsidRPr="00AC7629">
              <w:rPr>
                <w:sz w:val="16"/>
              </w:rPr>
              <w:t>MSE</w:t>
            </w:r>
          </w:p>
        </w:tc>
      </w:tr>
      <w:tr w:rsidR="003579AB" w:rsidRPr="00AC7629" w14:paraId="02195F5A" w14:textId="77777777" w:rsidTr="001A5B29">
        <w:tc>
          <w:tcPr>
            <w:tcW w:w="1611" w:type="dxa"/>
            <w:vMerge w:val="restart"/>
            <w:tcBorders>
              <w:top w:val="single" w:sz="8" w:space="0" w:color="auto"/>
            </w:tcBorders>
            <w:vAlign w:val="center"/>
          </w:tcPr>
          <w:p w14:paraId="1FCC055E" w14:textId="77777777" w:rsidR="003579AB" w:rsidRPr="00AC7629" w:rsidRDefault="003579AB" w:rsidP="001A5B29">
            <w:pPr>
              <w:pStyle w:val="ac"/>
              <w:rPr>
                <w:sz w:val="16"/>
              </w:rPr>
            </w:pPr>
            <w:proofErr w:type="spellStart"/>
            <w:r w:rsidRPr="00AC7629">
              <w:rPr>
                <w:sz w:val="16"/>
              </w:rPr>
              <w:t>CatBoost+RF</w:t>
            </w:r>
            <w:proofErr w:type="spellEnd"/>
          </w:p>
        </w:tc>
        <w:tc>
          <w:tcPr>
            <w:tcW w:w="1004" w:type="dxa"/>
            <w:tcBorders>
              <w:top w:val="single" w:sz="8" w:space="0" w:color="auto"/>
              <w:bottom w:val="nil"/>
            </w:tcBorders>
            <w:vAlign w:val="center"/>
          </w:tcPr>
          <w:p w14:paraId="70F6B6CB" w14:textId="77777777" w:rsidR="003579AB" w:rsidRPr="00AC7629" w:rsidRDefault="003579AB" w:rsidP="001A5B29">
            <w:pPr>
              <w:pStyle w:val="ac"/>
              <w:rPr>
                <w:sz w:val="16"/>
              </w:rPr>
            </w:pPr>
            <w:r w:rsidRPr="00AC7629">
              <w:rPr>
                <w:rFonts w:hint="eastAsia"/>
                <w:sz w:val="16"/>
              </w:rPr>
              <w:t>R</w:t>
            </w:r>
            <w:r w:rsidRPr="00AC7629">
              <w:rPr>
                <w:sz w:val="16"/>
              </w:rPr>
              <w:t>idge</w:t>
            </w:r>
          </w:p>
        </w:tc>
        <w:tc>
          <w:tcPr>
            <w:tcW w:w="605" w:type="dxa"/>
            <w:tcBorders>
              <w:top w:val="single" w:sz="8" w:space="0" w:color="auto"/>
              <w:bottom w:val="nil"/>
            </w:tcBorders>
            <w:vAlign w:val="center"/>
          </w:tcPr>
          <w:p w14:paraId="43CF8D2C" w14:textId="77777777" w:rsidR="003579AB" w:rsidRPr="00AC7629" w:rsidRDefault="003579AB" w:rsidP="001A5B29">
            <w:pPr>
              <w:pStyle w:val="ac"/>
              <w:rPr>
                <w:sz w:val="16"/>
              </w:rPr>
            </w:pPr>
            <w:r w:rsidRPr="00AC7629">
              <w:rPr>
                <w:rFonts w:hint="eastAsia"/>
                <w:sz w:val="16"/>
              </w:rPr>
              <w:t>0</w:t>
            </w:r>
            <w:r w:rsidRPr="00AC7629">
              <w:rPr>
                <w:sz w:val="16"/>
              </w:rPr>
              <w:t>.998</w:t>
            </w:r>
          </w:p>
        </w:tc>
        <w:tc>
          <w:tcPr>
            <w:tcW w:w="605" w:type="dxa"/>
            <w:tcBorders>
              <w:top w:val="single" w:sz="8" w:space="0" w:color="auto"/>
              <w:bottom w:val="nil"/>
            </w:tcBorders>
            <w:vAlign w:val="center"/>
          </w:tcPr>
          <w:p w14:paraId="0C679B8B" w14:textId="77777777" w:rsidR="003579AB" w:rsidRPr="00AC7629" w:rsidRDefault="003579AB" w:rsidP="001A5B29">
            <w:pPr>
              <w:pStyle w:val="ac"/>
              <w:rPr>
                <w:sz w:val="16"/>
              </w:rPr>
            </w:pPr>
            <w:r w:rsidRPr="00AC7629">
              <w:rPr>
                <w:rFonts w:hint="eastAsia"/>
                <w:sz w:val="16"/>
              </w:rPr>
              <w:t>0</w:t>
            </w:r>
            <w:r w:rsidRPr="00AC7629">
              <w:rPr>
                <w:sz w:val="16"/>
              </w:rPr>
              <w:t>.030</w:t>
            </w:r>
          </w:p>
        </w:tc>
        <w:tc>
          <w:tcPr>
            <w:tcW w:w="687" w:type="dxa"/>
            <w:tcBorders>
              <w:top w:val="single" w:sz="8" w:space="0" w:color="auto"/>
              <w:bottom w:val="nil"/>
              <w:right w:val="dashSmallGap" w:sz="8" w:space="0" w:color="auto"/>
            </w:tcBorders>
            <w:vAlign w:val="center"/>
          </w:tcPr>
          <w:p w14:paraId="7DC6CCB4" w14:textId="77777777" w:rsidR="003579AB" w:rsidRPr="00AC7629" w:rsidRDefault="003579AB" w:rsidP="001A5B29">
            <w:pPr>
              <w:pStyle w:val="ac"/>
              <w:rPr>
                <w:sz w:val="16"/>
              </w:rPr>
            </w:pPr>
            <w:r w:rsidRPr="00AC7629">
              <w:rPr>
                <w:rFonts w:hint="eastAsia"/>
                <w:sz w:val="16"/>
              </w:rPr>
              <w:t>0</w:t>
            </w:r>
            <w:r w:rsidRPr="00AC7629">
              <w:rPr>
                <w:sz w:val="16"/>
              </w:rPr>
              <w:t>.044</w:t>
            </w:r>
          </w:p>
        </w:tc>
        <w:tc>
          <w:tcPr>
            <w:tcW w:w="605" w:type="dxa"/>
            <w:tcBorders>
              <w:top w:val="single" w:sz="8" w:space="0" w:color="auto"/>
              <w:left w:val="dashSmallGap" w:sz="8" w:space="0" w:color="auto"/>
              <w:bottom w:val="nil"/>
            </w:tcBorders>
          </w:tcPr>
          <w:p w14:paraId="4EA811D9" w14:textId="77777777" w:rsidR="003579AB" w:rsidRPr="00AC7629" w:rsidRDefault="003579AB" w:rsidP="001A5B29">
            <w:pPr>
              <w:pStyle w:val="ac"/>
              <w:rPr>
                <w:sz w:val="16"/>
              </w:rPr>
            </w:pPr>
            <w:r w:rsidRPr="00AC7629">
              <w:rPr>
                <w:rFonts w:hint="eastAsia"/>
                <w:sz w:val="16"/>
              </w:rPr>
              <w:t>0</w:t>
            </w:r>
            <w:r w:rsidRPr="00AC7629">
              <w:rPr>
                <w:sz w:val="16"/>
              </w:rPr>
              <w:t>.984</w:t>
            </w:r>
          </w:p>
        </w:tc>
        <w:tc>
          <w:tcPr>
            <w:tcW w:w="605" w:type="dxa"/>
            <w:tcBorders>
              <w:top w:val="single" w:sz="8" w:space="0" w:color="auto"/>
              <w:bottom w:val="nil"/>
            </w:tcBorders>
          </w:tcPr>
          <w:p w14:paraId="20C1806F" w14:textId="77777777" w:rsidR="003579AB" w:rsidRPr="00AC7629" w:rsidRDefault="003579AB" w:rsidP="001A5B29">
            <w:pPr>
              <w:pStyle w:val="ac"/>
              <w:rPr>
                <w:sz w:val="16"/>
              </w:rPr>
            </w:pPr>
            <w:r w:rsidRPr="00AC7629">
              <w:rPr>
                <w:rFonts w:hint="eastAsia"/>
                <w:sz w:val="16"/>
              </w:rPr>
              <w:t>0</w:t>
            </w:r>
            <w:r w:rsidRPr="00AC7629">
              <w:rPr>
                <w:sz w:val="16"/>
              </w:rPr>
              <w:t>.089</w:t>
            </w:r>
          </w:p>
        </w:tc>
        <w:tc>
          <w:tcPr>
            <w:tcW w:w="687" w:type="dxa"/>
            <w:tcBorders>
              <w:top w:val="single" w:sz="8" w:space="0" w:color="auto"/>
              <w:bottom w:val="nil"/>
            </w:tcBorders>
          </w:tcPr>
          <w:p w14:paraId="3A68EA8E" w14:textId="77777777" w:rsidR="003579AB" w:rsidRPr="00AC7629" w:rsidRDefault="003579AB" w:rsidP="001A5B29">
            <w:pPr>
              <w:pStyle w:val="ac"/>
              <w:rPr>
                <w:sz w:val="16"/>
              </w:rPr>
            </w:pPr>
            <w:r w:rsidRPr="00AC7629">
              <w:rPr>
                <w:rFonts w:hint="eastAsia"/>
                <w:sz w:val="16"/>
              </w:rPr>
              <w:t>0</w:t>
            </w:r>
            <w:r w:rsidRPr="00AC7629">
              <w:rPr>
                <w:sz w:val="16"/>
              </w:rPr>
              <w:t>.120</w:t>
            </w:r>
          </w:p>
        </w:tc>
        <w:tc>
          <w:tcPr>
            <w:tcW w:w="605" w:type="dxa"/>
            <w:tcBorders>
              <w:top w:val="single" w:sz="8" w:space="0" w:color="auto"/>
              <w:left w:val="dashSmallGap" w:sz="8" w:space="0" w:color="auto"/>
              <w:bottom w:val="nil"/>
            </w:tcBorders>
            <w:vAlign w:val="center"/>
          </w:tcPr>
          <w:p w14:paraId="65FB2752" w14:textId="77777777" w:rsidR="003579AB" w:rsidRPr="00AC7629" w:rsidRDefault="003579AB" w:rsidP="001A5B29">
            <w:pPr>
              <w:pStyle w:val="ac"/>
              <w:rPr>
                <w:sz w:val="16"/>
              </w:rPr>
            </w:pPr>
            <w:r w:rsidRPr="00AC7629">
              <w:rPr>
                <w:rFonts w:hint="eastAsia"/>
                <w:sz w:val="16"/>
              </w:rPr>
              <w:t>0</w:t>
            </w:r>
            <w:r w:rsidRPr="00AC7629">
              <w:rPr>
                <w:sz w:val="16"/>
              </w:rPr>
              <w:t>.724</w:t>
            </w:r>
          </w:p>
        </w:tc>
        <w:tc>
          <w:tcPr>
            <w:tcW w:w="605" w:type="dxa"/>
            <w:tcBorders>
              <w:top w:val="single" w:sz="8" w:space="0" w:color="auto"/>
              <w:bottom w:val="nil"/>
            </w:tcBorders>
            <w:vAlign w:val="center"/>
          </w:tcPr>
          <w:p w14:paraId="6F20578B" w14:textId="77777777" w:rsidR="003579AB" w:rsidRPr="00AC7629" w:rsidRDefault="003579AB" w:rsidP="001A5B29">
            <w:pPr>
              <w:pStyle w:val="ac"/>
              <w:rPr>
                <w:sz w:val="16"/>
              </w:rPr>
            </w:pPr>
            <w:r w:rsidRPr="00AC7629">
              <w:rPr>
                <w:rFonts w:hint="eastAsia"/>
                <w:sz w:val="16"/>
              </w:rPr>
              <w:t>0</w:t>
            </w:r>
            <w:r w:rsidRPr="00AC7629">
              <w:rPr>
                <w:sz w:val="16"/>
              </w:rPr>
              <w:t>.139</w:t>
            </w:r>
          </w:p>
        </w:tc>
        <w:tc>
          <w:tcPr>
            <w:tcW w:w="687" w:type="dxa"/>
            <w:tcBorders>
              <w:top w:val="single" w:sz="8" w:space="0" w:color="auto"/>
              <w:bottom w:val="nil"/>
            </w:tcBorders>
            <w:vAlign w:val="center"/>
          </w:tcPr>
          <w:p w14:paraId="46CB58C5" w14:textId="77777777" w:rsidR="003579AB" w:rsidRPr="00AC7629" w:rsidRDefault="003579AB" w:rsidP="001A5B29">
            <w:pPr>
              <w:pStyle w:val="ac"/>
              <w:rPr>
                <w:sz w:val="16"/>
              </w:rPr>
            </w:pPr>
            <w:r w:rsidRPr="00AC7629">
              <w:rPr>
                <w:rFonts w:hint="eastAsia"/>
                <w:sz w:val="16"/>
              </w:rPr>
              <w:t>0</w:t>
            </w:r>
            <w:r w:rsidRPr="00AC7629">
              <w:rPr>
                <w:sz w:val="16"/>
              </w:rPr>
              <w:t>.201</w:t>
            </w:r>
          </w:p>
        </w:tc>
      </w:tr>
      <w:tr w:rsidR="003579AB" w:rsidRPr="00AC7629" w14:paraId="084CE424" w14:textId="77777777" w:rsidTr="001A5B29">
        <w:tc>
          <w:tcPr>
            <w:tcW w:w="1611" w:type="dxa"/>
            <w:vMerge/>
            <w:vAlign w:val="center"/>
          </w:tcPr>
          <w:p w14:paraId="226BB4BF" w14:textId="77777777" w:rsidR="003579AB" w:rsidRPr="00AC7629" w:rsidRDefault="003579AB" w:rsidP="001A5B29">
            <w:pPr>
              <w:pStyle w:val="ac"/>
              <w:rPr>
                <w:sz w:val="16"/>
              </w:rPr>
            </w:pPr>
          </w:p>
        </w:tc>
        <w:tc>
          <w:tcPr>
            <w:tcW w:w="1004" w:type="dxa"/>
            <w:tcBorders>
              <w:top w:val="nil"/>
              <w:bottom w:val="nil"/>
            </w:tcBorders>
            <w:vAlign w:val="center"/>
          </w:tcPr>
          <w:p w14:paraId="1901CDF2" w14:textId="77777777" w:rsidR="003579AB" w:rsidRPr="00AC7629" w:rsidRDefault="003579AB" w:rsidP="001A5B29">
            <w:pPr>
              <w:pStyle w:val="ac"/>
              <w:rPr>
                <w:sz w:val="16"/>
              </w:rPr>
            </w:pPr>
            <w:proofErr w:type="spellStart"/>
            <w:r w:rsidRPr="00AC7629">
              <w:rPr>
                <w:rFonts w:hint="eastAsia"/>
                <w:sz w:val="16"/>
              </w:rPr>
              <w:t>C</w:t>
            </w:r>
            <w:r w:rsidRPr="00AC7629">
              <w:rPr>
                <w:sz w:val="16"/>
              </w:rPr>
              <w:t>atBoost</w:t>
            </w:r>
            <w:proofErr w:type="spellEnd"/>
          </w:p>
        </w:tc>
        <w:tc>
          <w:tcPr>
            <w:tcW w:w="605" w:type="dxa"/>
            <w:tcBorders>
              <w:top w:val="nil"/>
              <w:bottom w:val="nil"/>
            </w:tcBorders>
          </w:tcPr>
          <w:p w14:paraId="75467D20" w14:textId="77777777" w:rsidR="003579AB" w:rsidRPr="00AC7629" w:rsidRDefault="003579AB" w:rsidP="001A5B29">
            <w:pPr>
              <w:pStyle w:val="ac"/>
              <w:rPr>
                <w:sz w:val="16"/>
              </w:rPr>
            </w:pPr>
            <w:r w:rsidRPr="00AC7629">
              <w:rPr>
                <w:rFonts w:hint="eastAsia"/>
                <w:sz w:val="16"/>
              </w:rPr>
              <w:t>0</w:t>
            </w:r>
            <w:r w:rsidRPr="00AC7629">
              <w:rPr>
                <w:sz w:val="16"/>
              </w:rPr>
              <w:t>.997</w:t>
            </w:r>
          </w:p>
        </w:tc>
        <w:tc>
          <w:tcPr>
            <w:tcW w:w="605" w:type="dxa"/>
            <w:tcBorders>
              <w:top w:val="nil"/>
              <w:bottom w:val="nil"/>
            </w:tcBorders>
          </w:tcPr>
          <w:p w14:paraId="2C3B2804" w14:textId="77777777" w:rsidR="003579AB" w:rsidRPr="00AC7629" w:rsidRDefault="003579AB" w:rsidP="001A5B29">
            <w:pPr>
              <w:pStyle w:val="ac"/>
              <w:rPr>
                <w:sz w:val="16"/>
              </w:rPr>
            </w:pPr>
            <w:r w:rsidRPr="00AC7629">
              <w:rPr>
                <w:rFonts w:hint="eastAsia"/>
                <w:sz w:val="16"/>
              </w:rPr>
              <w:t>0</w:t>
            </w:r>
            <w:r w:rsidRPr="00AC7629">
              <w:rPr>
                <w:sz w:val="16"/>
              </w:rPr>
              <w:t>.025</w:t>
            </w:r>
          </w:p>
        </w:tc>
        <w:tc>
          <w:tcPr>
            <w:tcW w:w="687" w:type="dxa"/>
            <w:tcBorders>
              <w:top w:val="nil"/>
              <w:bottom w:val="nil"/>
              <w:right w:val="dashSmallGap" w:sz="8" w:space="0" w:color="auto"/>
            </w:tcBorders>
            <w:vAlign w:val="center"/>
          </w:tcPr>
          <w:p w14:paraId="747AF0CD" w14:textId="77777777" w:rsidR="003579AB" w:rsidRPr="00AC7629" w:rsidRDefault="003579AB" w:rsidP="001A5B29">
            <w:pPr>
              <w:pStyle w:val="ac"/>
              <w:rPr>
                <w:sz w:val="16"/>
              </w:rPr>
            </w:pPr>
            <w:r w:rsidRPr="00AC7629">
              <w:rPr>
                <w:rFonts w:hint="eastAsia"/>
                <w:sz w:val="16"/>
              </w:rPr>
              <w:t>0</w:t>
            </w:r>
            <w:r w:rsidRPr="00AC7629">
              <w:rPr>
                <w:sz w:val="16"/>
              </w:rPr>
              <w:t>.047</w:t>
            </w:r>
          </w:p>
        </w:tc>
        <w:tc>
          <w:tcPr>
            <w:tcW w:w="605" w:type="dxa"/>
            <w:tcBorders>
              <w:top w:val="nil"/>
              <w:left w:val="dashSmallGap" w:sz="8" w:space="0" w:color="auto"/>
            </w:tcBorders>
          </w:tcPr>
          <w:p w14:paraId="2B74D006" w14:textId="77777777" w:rsidR="003579AB" w:rsidRPr="00AC7629" w:rsidRDefault="003579AB" w:rsidP="001A5B29">
            <w:pPr>
              <w:pStyle w:val="ac"/>
              <w:rPr>
                <w:sz w:val="16"/>
              </w:rPr>
            </w:pPr>
            <w:r w:rsidRPr="00AC7629">
              <w:rPr>
                <w:rFonts w:hint="eastAsia"/>
                <w:sz w:val="16"/>
              </w:rPr>
              <w:t>0</w:t>
            </w:r>
            <w:r w:rsidRPr="00AC7629">
              <w:rPr>
                <w:sz w:val="16"/>
              </w:rPr>
              <w:t>.989</w:t>
            </w:r>
          </w:p>
        </w:tc>
        <w:tc>
          <w:tcPr>
            <w:tcW w:w="605" w:type="dxa"/>
            <w:tcBorders>
              <w:top w:val="nil"/>
            </w:tcBorders>
          </w:tcPr>
          <w:p w14:paraId="3B5D5138" w14:textId="77777777" w:rsidR="003579AB" w:rsidRPr="00AC7629" w:rsidRDefault="003579AB" w:rsidP="001A5B29">
            <w:pPr>
              <w:pStyle w:val="ac"/>
              <w:rPr>
                <w:sz w:val="16"/>
              </w:rPr>
            </w:pPr>
            <w:r w:rsidRPr="00AC7629">
              <w:rPr>
                <w:rFonts w:hint="eastAsia"/>
                <w:sz w:val="16"/>
              </w:rPr>
              <w:t>0</w:t>
            </w:r>
            <w:r w:rsidRPr="00AC7629">
              <w:rPr>
                <w:sz w:val="16"/>
              </w:rPr>
              <w:t>.068</w:t>
            </w:r>
          </w:p>
        </w:tc>
        <w:tc>
          <w:tcPr>
            <w:tcW w:w="687" w:type="dxa"/>
            <w:tcBorders>
              <w:top w:val="nil"/>
            </w:tcBorders>
          </w:tcPr>
          <w:p w14:paraId="06019F6C" w14:textId="77777777" w:rsidR="003579AB" w:rsidRPr="00AC7629" w:rsidRDefault="003579AB" w:rsidP="001A5B29">
            <w:pPr>
              <w:pStyle w:val="ac"/>
              <w:rPr>
                <w:sz w:val="16"/>
              </w:rPr>
            </w:pPr>
            <w:r w:rsidRPr="00AC7629">
              <w:rPr>
                <w:rFonts w:hint="eastAsia"/>
                <w:sz w:val="16"/>
              </w:rPr>
              <w:t>0</w:t>
            </w:r>
            <w:r w:rsidRPr="00AC7629">
              <w:rPr>
                <w:sz w:val="16"/>
              </w:rPr>
              <w:t>.101</w:t>
            </w:r>
          </w:p>
        </w:tc>
        <w:tc>
          <w:tcPr>
            <w:tcW w:w="605" w:type="dxa"/>
            <w:tcBorders>
              <w:top w:val="nil"/>
              <w:left w:val="dashSmallGap" w:sz="8" w:space="0" w:color="auto"/>
              <w:bottom w:val="nil"/>
            </w:tcBorders>
            <w:vAlign w:val="center"/>
          </w:tcPr>
          <w:p w14:paraId="074DB00E" w14:textId="77777777" w:rsidR="003579AB" w:rsidRPr="00AC7629" w:rsidRDefault="003579AB" w:rsidP="001A5B29">
            <w:pPr>
              <w:pStyle w:val="ac"/>
              <w:rPr>
                <w:sz w:val="16"/>
              </w:rPr>
            </w:pPr>
            <w:r w:rsidRPr="00AC7629">
              <w:rPr>
                <w:rFonts w:hint="eastAsia"/>
                <w:sz w:val="16"/>
              </w:rPr>
              <w:t>0</w:t>
            </w:r>
            <w:r w:rsidRPr="00AC7629">
              <w:rPr>
                <w:sz w:val="16"/>
              </w:rPr>
              <w:t>.822</w:t>
            </w:r>
          </w:p>
        </w:tc>
        <w:tc>
          <w:tcPr>
            <w:tcW w:w="605" w:type="dxa"/>
            <w:tcBorders>
              <w:top w:val="nil"/>
              <w:bottom w:val="nil"/>
            </w:tcBorders>
            <w:vAlign w:val="center"/>
          </w:tcPr>
          <w:p w14:paraId="4A67B6F1" w14:textId="77777777" w:rsidR="003579AB" w:rsidRPr="00AC7629" w:rsidRDefault="003579AB" w:rsidP="001A5B29">
            <w:pPr>
              <w:pStyle w:val="ac"/>
              <w:rPr>
                <w:sz w:val="16"/>
              </w:rPr>
            </w:pPr>
            <w:r w:rsidRPr="00AC7629">
              <w:rPr>
                <w:rFonts w:hint="eastAsia"/>
                <w:sz w:val="16"/>
              </w:rPr>
              <w:t>0</w:t>
            </w:r>
            <w:r w:rsidRPr="00AC7629">
              <w:rPr>
                <w:sz w:val="16"/>
              </w:rPr>
              <w:t>.121</w:t>
            </w:r>
          </w:p>
        </w:tc>
        <w:tc>
          <w:tcPr>
            <w:tcW w:w="687" w:type="dxa"/>
            <w:tcBorders>
              <w:top w:val="nil"/>
              <w:bottom w:val="nil"/>
            </w:tcBorders>
            <w:vAlign w:val="center"/>
          </w:tcPr>
          <w:p w14:paraId="07E21BB0" w14:textId="77777777" w:rsidR="003579AB" w:rsidRPr="00AC7629" w:rsidRDefault="003579AB" w:rsidP="001A5B29">
            <w:pPr>
              <w:pStyle w:val="ac"/>
              <w:rPr>
                <w:sz w:val="16"/>
              </w:rPr>
            </w:pPr>
            <w:r w:rsidRPr="00AC7629">
              <w:rPr>
                <w:rFonts w:hint="eastAsia"/>
                <w:sz w:val="16"/>
              </w:rPr>
              <w:t>0</w:t>
            </w:r>
            <w:r w:rsidRPr="00AC7629">
              <w:rPr>
                <w:sz w:val="16"/>
              </w:rPr>
              <w:t>.161</w:t>
            </w:r>
          </w:p>
        </w:tc>
      </w:tr>
      <w:tr w:rsidR="003579AB" w:rsidRPr="00AC7629" w14:paraId="6EE1D002" w14:textId="77777777" w:rsidTr="001A5B29">
        <w:tc>
          <w:tcPr>
            <w:tcW w:w="1611" w:type="dxa"/>
            <w:vMerge/>
            <w:vAlign w:val="center"/>
          </w:tcPr>
          <w:p w14:paraId="08D8EB35" w14:textId="77777777" w:rsidR="003579AB" w:rsidRPr="00AC7629" w:rsidRDefault="003579AB" w:rsidP="001A5B29">
            <w:pPr>
              <w:pStyle w:val="ac"/>
              <w:rPr>
                <w:sz w:val="16"/>
              </w:rPr>
            </w:pPr>
          </w:p>
        </w:tc>
        <w:tc>
          <w:tcPr>
            <w:tcW w:w="1004" w:type="dxa"/>
            <w:tcBorders>
              <w:top w:val="nil"/>
              <w:bottom w:val="nil"/>
            </w:tcBorders>
            <w:vAlign w:val="center"/>
          </w:tcPr>
          <w:p w14:paraId="04C41797" w14:textId="77777777" w:rsidR="003579AB" w:rsidRPr="00AC7629" w:rsidRDefault="003579AB" w:rsidP="001A5B29">
            <w:pPr>
              <w:pStyle w:val="ac"/>
              <w:rPr>
                <w:sz w:val="16"/>
              </w:rPr>
            </w:pPr>
            <w:r w:rsidRPr="00AC7629">
              <w:rPr>
                <w:rFonts w:hint="eastAsia"/>
                <w:sz w:val="16"/>
              </w:rPr>
              <w:t>R</w:t>
            </w:r>
            <w:r w:rsidRPr="00AC7629">
              <w:rPr>
                <w:sz w:val="16"/>
              </w:rPr>
              <w:t>F</w:t>
            </w:r>
          </w:p>
        </w:tc>
        <w:tc>
          <w:tcPr>
            <w:tcW w:w="605" w:type="dxa"/>
            <w:tcBorders>
              <w:top w:val="nil"/>
              <w:bottom w:val="nil"/>
            </w:tcBorders>
          </w:tcPr>
          <w:p w14:paraId="71C9AC55" w14:textId="77777777" w:rsidR="003579AB" w:rsidRPr="00AC7629" w:rsidRDefault="003579AB" w:rsidP="001A5B29">
            <w:pPr>
              <w:pStyle w:val="ac"/>
              <w:rPr>
                <w:sz w:val="16"/>
              </w:rPr>
            </w:pPr>
            <w:r w:rsidRPr="00AC7629">
              <w:rPr>
                <w:rFonts w:hint="eastAsia"/>
                <w:sz w:val="16"/>
              </w:rPr>
              <w:t>0</w:t>
            </w:r>
            <w:r w:rsidRPr="00AC7629">
              <w:rPr>
                <w:sz w:val="16"/>
              </w:rPr>
              <w:t>.998</w:t>
            </w:r>
          </w:p>
        </w:tc>
        <w:tc>
          <w:tcPr>
            <w:tcW w:w="605" w:type="dxa"/>
            <w:tcBorders>
              <w:top w:val="nil"/>
              <w:bottom w:val="nil"/>
            </w:tcBorders>
          </w:tcPr>
          <w:p w14:paraId="60E526B9" w14:textId="77777777" w:rsidR="003579AB" w:rsidRPr="00AC7629" w:rsidRDefault="003579AB" w:rsidP="001A5B29">
            <w:pPr>
              <w:pStyle w:val="ac"/>
              <w:rPr>
                <w:sz w:val="16"/>
              </w:rPr>
            </w:pPr>
            <w:r w:rsidRPr="00AC7629">
              <w:rPr>
                <w:rFonts w:hint="eastAsia"/>
                <w:sz w:val="16"/>
              </w:rPr>
              <w:t>0</w:t>
            </w:r>
            <w:r w:rsidRPr="00AC7629">
              <w:rPr>
                <w:sz w:val="16"/>
              </w:rPr>
              <w:t>.023</w:t>
            </w:r>
          </w:p>
        </w:tc>
        <w:tc>
          <w:tcPr>
            <w:tcW w:w="687" w:type="dxa"/>
            <w:tcBorders>
              <w:top w:val="nil"/>
              <w:bottom w:val="nil"/>
              <w:right w:val="dashSmallGap" w:sz="8" w:space="0" w:color="auto"/>
            </w:tcBorders>
            <w:vAlign w:val="center"/>
          </w:tcPr>
          <w:p w14:paraId="520B6C22" w14:textId="77777777" w:rsidR="003579AB" w:rsidRPr="00AC7629" w:rsidRDefault="003579AB" w:rsidP="001A5B29">
            <w:pPr>
              <w:pStyle w:val="ac"/>
              <w:rPr>
                <w:sz w:val="16"/>
              </w:rPr>
            </w:pPr>
            <w:r w:rsidRPr="00AC7629">
              <w:rPr>
                <w:rFonts w:hint="eastAsia"/>
                <w:sz w:val="16"/>
              </w:rPr>
              <w:t>0</w:t>
            </w:r>
            <w:r w:rsidRPr="00AC7629">
              <w:rPr>
                <w:sz w:val="16"/>
              </w:rPr>
              <w:t>.036</w:t>
            </w:r>
          </w:p>
        </w:tc>
        <w:tc>
          <w:tcPr>
            <w:tcW w:w="605" w:type="dxa"/>
            <w:tcBorders>
              <w:left w:val="dashSmallGap" w:sz="8" w:space="0" w:color="auto"/>
            </w:tcBorders>
          </w:tcPr>
          <w:p w14:paraId="1B4047E5" w14:textId="77777777" w:rsidR="003579AB" w:rsidRPr="00AC7629" w:rsidRDefault="003579AB" w:rsidP="001A5B29">
            <w:pPr>
              <w:pStyle w:val="ac"/>
              <w:rPr>
                <w:sz w:val="16"/>
              </w:rPr>
            </w:pPr>
            <w:r w:rsidRPr="00AC7629">
              <w:rPr>
                <w:rFonts w:hint="eastAsia"/>
                <w:sz w:val="16"/>
              </w:rPr>
              <w:t>0</w:t>
            </w:r>
            <w:r w:rsidRPr="00AC7629">
              <w:rPr>
                <w:sz w:val="16"/>
              </w:rPr>
              <w:t>.989</w:t>
            </w:r>
          </w:p>
        </w:tc>
        <w:tc>
          <w:tcPr>
            <w:tcW w:w="605" w:type="dxa"/>
          </w:tcPr>
          <w:p w14:paraId="0C12D31E" w14:textId="77777777" w:rsidR="003579AB" w:rsidRPr="00AC7629" w:rsidRDefault="003579AB" w:rsidP="001A5B29">
            <w:pPr>
              <w:pStyle w:val="ac"/>
              <w:rPr>
                <w:sz w:val="16"/>
              </w:rPr>
            </w:pPr>
            <w:r w:rsidRPr="00AC7629">
              <w:rPr>
                <w:rFonts w:hint="eastAsia"/>
                <w:sz w:val="16"/>
              </w:rPr>
              <w:t>0</w:t>
            </w:r>
            <w:r w:rsidRPr="00AC7629">
              <w:rPr>
                <w:sz w:val="16"/>
              </w:rPr>
              <w:t>.073</w:t>
            </w:r>
          </w:p>
        </w:tc>
        <w:tc>
          <w:tcPr>
            <w:tcW w:w="687" w:type="dxa"/>
          </w:tcPr>
          <w:p w14:paraId="4939DED8" w14:textId="77777777" w:rsidR="003579AB" w:rsidRPr="00AC7629" w:rsidRDefault="003579AB" w:rsidP="001A5B29">
            <w:pPr>
              <w:pStyle w:val="ac"/>
              <w:rPr>
                <w:sz w:val="16"/>
              </w:rPr>
            </w:pPr>
            <w:r w:rsidRPr="00AC7629">
              <w:rPr>
                <w:rFonts w:hint="eastAsia"/>
                <w:sz w:val="16"/>
              </w:rPr>
              <w:t>0</w:t>
            </w:r>
            <w:r w:rsidRPr="00AC7629">
              <w:rPr>
                <w:sz w:val="16"/>
              </w:rPr>
              <w:t>.099</w:t>
            </w:r>
          </w:p>
        </w:tc>
        <w:tc>
          <w:tcPr>
            <w:tcW w:w="605" w:type="dxa"/>
            <w:tcBorders>
              <w:top w:val="nil"/>
              <w:left w:val="dashSmallGap" w:sz="8" w:space="0" w:color="auto"/>
              <w:bottom w:val="nil"/>
            </w:tcBorders>
            <w:vAlign w:val="center"/>
          </w:tcPr>
          <w:p w14:paraId="4C26E01B" w14:textId="77777777" w:rsidR="003579AB" w:rsidRPr="00AC7629" w:rsidRDefault="003579AB" w:rsidP="001A5B29">
            <w:pPr>
              <w:pStyle w:val="ac"/>
              <w:rPr>
                <w:sz w:val="16"/>
              </w:rPr>
            </w:pPr>
            <w:r w:rsidRPr="00AC7629">
              <w:rPr>
                <w:rFonts w:hint="eastAsia"/>
                <w:sz w:val="16"/>
              </w:rPr>
              <w:t>0</w:t>
            </w:r>
            <w:r w:rsidRPr="00AC7629">
              <w:rPr>
                <w:sz w:val="16"/>
              </w:rPr>
              <w:t>.671</w:t>
            </w:r>
          </w:p>
        </w:tc>
        <w:tc>
          <w:tcPr>
            <w:tcW w:w="605" w:type="dxa"/>
            <w:tcBorders>
              <w:top w:val="nil"/>
              <w:bottom w:val="nil"/>
            </w:tcBorders>
            <w:vAlign w:val="center"/>
          </w:tcPr>
          <w:p w14:paraId="0A704B45" w14:textId="77777777" w:rsidR="003579AB" w:rsidRPr="00AC7629" w:rsidRDefault="003579AB" w:rsidP="001A5B29">
            <w:pPr>
              <w:pStyle w:val="ac"/>
              <w:rPr>
                <w:sz w:val="16"/>
              </w:rPr>
            </w:pPr>
            <w:r w:rsidRPr="00AC7629">
              <w:rPr>
                <w:rFonts w:hint="eastAsia"/>
                <w:sz w:val="16"/>
              </w:rPr>
              <w:t>0</w:t>
            </w:r>
            <w:r w:rsidRPr="00AC7629">
              <w:rPr>
                <w:sz w:val="16"/>
              </w:rPr>
              <w:t>.170</w:t>
            </w:r>
          </w:p>
        </w:tc>
        <w:tc>
          <w:tcPr>
            <w:tcW w:w="687" w:type="dxa"/>
            <w:tcBorders>
              <w:top w:val="nil"/>
              <w:bottom w:val="nil"/>
            </w:tcBorders>
            <w:vAlign w:val="center"/>
          </w:tcPr>
          <w:p w14:paraId="11045948" w14:textId="77777777" w:rsidR="003579AB" w:rsidRPr="00AC7629" w:rsidRDefault="003579AB" w:rsidP="001A5B29">
            <w:pPr>
              <w:pStyle w:val="ac"/>
              <w:rPr>
                <w:sz w:val="16"/>
              </w:rPr>
            </w:pPr>
            <w:r w:rsidRPr="00AC7629">
              <w:rPr>
                <w:rFonts w:hint="eastAsia"/>
                <w:sz w:val="16"/>
              </w:rPr>
              <w:t>0</w:t>
            </w:r>
            <w:r w:rsidRPr="00AC7629">
              <w:rPr>
                <w:sz w:val="16"/>
              </w:rPr>
              <w:t>.219</w:t>
            </w:r>
          </w:p>
        </w:tc>
      </w:tr>
      <w:tr w:rsidR="003579AB" w:rsidRPr="00AC7629" w14:paraId="1390241E" w14:textId="77777777" w:rsidTr="001A5B29">
        <w:tc>
          <w:tcPr>
            <w:tcW w:w="1611" w:type="dxa"/>
            <w:vMerge/>
            <w:vAlign w:val="center"/>
          </w:tcPr>
          <w:p w14:paraId="67F5C70C" w14:textId="77777777" w:rsidR="003579AB" w:rsidRPr="00AC7629" w:rsidRDefault="003579AB" w:rsidP="001A5B29">
            <w:pPr>
              <w:pStyle w:val="ac"/>
              <w:rPr>
                <w:sz w:val="16"/>
              </w:rPr>
            </w:pPr>
          </w:p>
        </w:tc>
        <w:tc>
          <w:tcPr>
            <w:tcW w:w="1004" w:type="dxa"/>
            <w:tcBorders>
              <w:top w:val="nil"/>
              <w:bottom w:val="nil"/>
            </w:tcBorders>
            <w:vAlign w:val="center"/>
          </w:tcPr>
          <w:p w14:paraId="5AE20DF8" w14:textId="77777777" w:rsidR="003579AB" w:rsidRPr="00AC7629" w:rsidRDefault="003579AB" w:rsidP="001A5B29">
            <w:pPr>
              <w:pStyle w:val="ac"/>
              <w:rPr>
                <w:sz w:val="16"/>
              </w:rPr>
            </w:pPr>
            <w:proofErr w:type="spellStart"/>
            <w:r w:rsidRPr="00AC7629">
              <w:rPr>
                <w:rFonts w:hint="eastAsia"/>
                <w:sz w:val="16"/>
              </w:rPr>
              <w:t>X</w:t>
            </w:r>
            <w:r w:rsidRPr="00AC7629">
              <w:rPr>
                <w:sz w:val="16"/>
              </w:rPr>
              <w:t>GBoost</w:t>
            </w:r>
            <w:proofErr w:type="spellEnd"/>
          </w:p>
        </w:tc>
        <w:tc>
          <w:tcPr>
            <w:tcW w:w="605" w:type="dxa"/>
            <w:tcBorders>
              <w:top w:val="nil"/>
              <w:bottom w:val="nil"/>
            </w:tcBorders>
          </w:tcPr>
          <w:p w14:paraId="2D3ED18A" w14:textId="77777777" w:rsidR="003579AB" w:rsidRPr="00AC7629" w:rsidRDefault="003579AB" w:rsidP="001A5B29">
            <w:pPr>
              <w:pStyle w:val="ac"/>
              <w:rPr>
                <w:sz w:val="16"/>
              </w:rPr>
            </w:pPr>
            <w:r w:rsidRPr="00AC7629">
              <w:rPr>
                <w:rFonts w:hint="eastAsia"/>
                <w:sz w:val="16"/>
              </w:rPr>
              <w:t>0</w:t>
            </w:r>
            <w:r w:rsidRPr="00AC7629">
              <w:rPr>
                <w:sz w:val="16"/>
              </w:rPr>
              <w:t>.999</w:t>
            </w:r>
          </w:p>
        </w:tc>
        <w:tc>
          <w:tcPr>
            <w:tcW w:w="605" w:type="dxa"/>
            <w:tcBorders>
              <w:top w:val="nil"/>
              <w:bottom w:val="nil"/>
            </w:tcBorders>
          </w:tcPr>
          <w:p w14:paraId="5DF96AEE" w14:textId="77777777" w:rsidR="003579AB" w:rsidRPr="00AC7629" w:rsidRDefault="003579AB" w:rsidP="001A5B29">
            <w:pPr>
              <w:pStyle w:val="ac"/>
              <w:rPr>
                <w:sz w:val="16"/>
              </w:rPr>
            </w:pPr>
            <w:r w:rsidRPr="00AC7629">
              <w:rPr>
                <w:rFonts w:hint="eastAsia"/>
                <w:sz w:val="16"/>
              </w:rPr>
              <w:t>0</w:t>
            </w:r>
            <w:r w:rsidRPr="00AC7629">
              <w:rPr>
                <w:sz w:val="16"/>
              </w:rPr>
              <w:t>.015</w:t>
            </w:r>
          </w:p>
        </w:tc>
        <w:tc>
          <w:tcPr>
            <w:tcW w:w="687" w:type="dxa"/>
            <w:tcBorders>
              <w:top w:val="nil"/>
              <w:bottom w:val="nil"/>
              <w:right w:val="dashSmallGap" w:sz="8" w:space="0" w:color="auto"/>
            </w:tcBorders>
            <w:vAlign w:val="center"/>
          </w:tcPr>
          <w:p w14:paraId="44881775" w14:textId="77777777" w:rsidR="003579AB" w:rsidRPr="00AC7629" w:rsidRDefault="003579AB" w:rsidP="001A5B29">
            <w:pPr>
              <w:pStyle w:val="ac"/>
              <w:rPr>
                <w:sz w:val="16"/>
              </w:rPr>
            </w:pPr>
            <w:r w:rsidRPr="00AC7629">
              <w:rPr>
                <w:rFonts w:hint="eastAsia"/>
                <w:sz w:val="16"/>
              </w:rPr>
              <w:t>0</w:t>
            </w:r>
            <w:r w:rsidRPr="00AC7629">
              <w:rPr>
                <w:sz w:val="16"/>
              </w:rPr>
              <w:t>.036</w:t>
            </w:r>
          </w:p>
        </w:tc>
        <w:tc>
          <w:tcPr>
            <w:tcW w:w="605" w:type="dxa"/>
            <w:tcBorders>
              <w:left w:val="dashSmallGap" w:sz="8" w:space="0" w:color="auto"/>
            </w:tcBorders>
          </w:tcPr>
          <w:p w14:paraId="33F8CC08" w14:textId="77777777" w:rsidR="003579AB" w:rsidRPr="00AC7629" w:rsidRDefault="003579AB" w:rsidP="001A5B29">
            <w:pPr>
              <w:pStyle w:val="ac"/>
              <w:rPr>
                <w:sz w:val="16"/>
              </w:rPr>
            </w:pPr>
            <w:r w:rsidRPr="00AC7629">
              <w:rPr>
                <w:rFonts w:hint="eastAsia"/>
                <w:sz w:val="16"/>
              </w:rPr>
              <w:t>0</w:t>
            </w:r>
            <w:r w:rsidRPr="00AC7629">
              <w:rPr>
                <w:sz w:val="16"/>
              </w:rPr>
              <w:t>.989</w:t>
            </w:r>
          </w:p>
        </w:tc>
        <w:tc>
          <w:tcPr>
            <w:tcW w:w="605" w:type="dxa"/>
          </w:tcPr>
          <w:p w14:paraId="6AB8114A" w14:textId="77777777" w:rsidR="003579AB" w:rsidRPr="00AC7629" w:rsidRDefault="003579AB" w:rsidP="001A5B29">
            <w:pPr>
              <w:pStyle w:val="ac"/>
              <w:rPr>
                <w:sz w:val="16"/>
              </w:rPr>
            </w:pPr>
            <w:r w:rsidRPr="00AC7629">
              <w:rPr>
                <w:rFonts w:hint="eastAsia"/>
                <w:sz w:val="16"/>
              </w:rPr>
              <w:t>0</w:t>
            </w:r>
            <w:r w:rsidRPr="00AC7629">
              <w:rPr>
                <w:sz w:val="16"/>
              </w:rPr>
              <w:t>.065</w:t>
            </w:r>
          </w:p>
        </w:tc>
        <w:tc>
          <w:tcPr>
            <w:tcW w:w="687" w:type="dxa"/>
          </w:tcPr>
          <w:p w14:paraId="327C418A" w14:textId="77777777" w:rsidR="003579AB" w:rsidRPr="00AC7629" w:rsidRDefault="003579AB" w:rsidP="001A5B29">
            <w:pPr>
              <w:pStyle w:val="ac"/>
              <w:rPr>
                <w:sz w:val="16"/>
              </w:rPr>
            </w:pPr>
            <w:r w:rsidRPr="00AC7629">
              <w:rPr>
                <w:rFonts w:hint="eastAsia"/>
                <w:sz w:val="16"/>
              </w:rPr>
              <w:t>0</w:t>
            </w:r>
            <w:r w:rsidRPr="00AC7629">
              <w:rPr>
                <w:sz w:val="16"/>
              </w:rPr>
              <w:t>.098</w:t>
            </w:r>
          </w:p>
        </w:tc>
        <w:tc>
          <w:tcPr>
            <w:tcW w:w="605" w:type="dxa"/>
            <w:tcBorders>
              <w:top w:val="nil"/>
              <w:left w:val="dashSmallGap" w:sz="8" w:space="0" w:color="auto"/>
              <w:bottom w:val="nil"/>
            </w:tcBorders>
            <w:vAlign w:val="center"/>
          </w:tcPr>
          <w:p w14:paraId="63EB160F" w14:textId="77777777" w:rsidR="003579AB" w:rsidRPr="00AC7629" w:rsidRDefault="003579AB" w:rsidP="001A5B29">
            <w:pPr>
              <w:pStyle w:val="ac"/>
              <w:rPr>
                <w:sz w:val="16"/>
              </w:rPr>
            </w:pPr>
            <w:r w:rsidRPr="00AC7629">
              <w:rPr>
                <w:rFonts w:hint="eastAsia"/>
                <w:sz w:val="16"/>
              </w:rPr>
              <w:t>0</w:t>
            </w:r>
            <w:r w:rsidRPr="00AC7629">
              <w:rPr>
                <w:sz w:val="16"/>
              </w:rPr>
              <w:t>.909</w:t>
            </w:r>
          </w:p>
        </w:tc>
        <w:tc>
          <w:tcPr>
            <w:tcW w:w="605" w:type="dxa"/>
            <w:tcBorders>
              <w:top w:val="nil"/>
              <w:bottom w:val="nil"/>
            </w:tcBorders>
            <w:vAlign w:val="center"/>
          </w:tcPr>
          <w:p w14:paraId="4CBA2FDD" w14:textId="77777777" w:rsidR="003579AB" w:rsidRPr="00AC7629" w:rsidRDefault="003579AB" w:rsidP="001A5B29">
            <w:pPr>
              <w:pStyle w:val="ac"/>
              <w:rPr>
                <w:sz w:val="16"/>
              </w:rPr>
            </w:pPr>
            <w:r w:rsidRPr="00AC7629">
              <w:rPr>
                <w:rFonts w:hint="eastAsia"/>
                <w:sz w:val="16"/>
              </w:rPr>
              <w:t>0</w:t>
            </w:r>
            <w:r w:rsidRPr="00AC7629">
              <w:rPr>
                <w:sz w:val="16"/>
              </w:rPr>
              <w:t>.080</w:t>
            </w:r>
          </w:p>
        </w:tc>
        <w:tc>
          <w:tcPr>
            <w:tcW w:w="687" w:type="dxa"/>
            <w:tcBorders>
              <w:top w:val="nil"/>
              <w:bottom w:val="nil"/>
            </w:tcBorders>
            <w:vAlign w:val="center"/>
          </w:tcPr>
          <w:p w14:paraId="1DCB1923" w14:textId="77777777" w:rsidR="003579AB" w:rsidRPr="00AC7629" w:rsidRDefault="003579AB" w:rsidP="001A5B29">
            <w:pPr>
              <w:pStyle w:val="ac"/>
              <w:rPr>
                <w:sz w:val="16"/>
              </w:rPr>
            </w:pPr>
            <w:r w:rsidRPr="00AC7629">
              <w:rPr>
                <w:rFonts w:hint="eastAsia"/>
                <w:sz w:val="16"/>
              </w:rPr>
              <w:t>0</w:t>
            </w:r>
            <w:r w:rsidRPr="00AC7629">
              <w:rPr>
                <w:sz w:val="16"/>
              </w:rPr>
              <w:t>.115</w:t>
            </w:r>
          </w:p>
        </w:tc>
      </w:tr>
      <w:tr w:rsidR="003579AB" w:rsidRPr="00AC7629" w14:paraId="47D84A4D" w14:textId="77777777" w:rsidTr="001A5B29">
        <w:tc>
          <w:tcPr>
            <w:tcW w:w="1611" w:type="dxa"/>
            <w:vMerge/>
            <w:tcBorders>
              <w:bottom w:val="dashSmallGap" w:sz="8" w:space="0" w:color="auto"/>
            </w:tcBorders>
            <w:vAlign w:val="center"/>
          </w:tcPr>
          <w:p w14:paraId="1BC6428E" w14:textId="77777777" w:rsidR="003579AB" w:rsidRPr="00AC7629" w:rsidRDefault="003579AB" w:rsidP="001A5B29">
            <w:pPr>
              <w:pStyle w:val="ac"/>
              <w:rPr>
                <w:sz w:val="16"/>
              </w:rPr>
            </w:pPr>
          </w:p>
        </w:tc>
        <w:tc>
          <w:tcPr>
            <w:tcW w:w="1004" w:type="dxa"/>
            <w:tcBorders>
              <w:top w:val="nil"/>
              <w:bottom w:val="dashSmallGap" w:sz="8" w:space="0" w:color="auto"/>
            </w:tcBorders>
            <w:vAlign w:val="center"/>
          </w:tcPr>
          <w:p w14:paraId="1FF40925" w14:textId="77777777" w:rsidR="003579AB" w:rsidRPr="00AC7629" w:rsidRDefault="003579AB" w:rsidP="001A5B29">
            <w:pPr>
              <w:pStyle w:val="ac"/>
              <w:rPr>
                <w:sz w:val="16"/>
              </w:rPr>
            </w:pPr>
            <w:r w:rsidRPr="00AC7629">
              <w:rPr>
                <w:rFonts w:hint="eastAsia"/>
                <w:sz w:val="16"/>
              </w:rPr>
              <w:t>S</w:t>
            </w:r>
            <w:r w:rsidRPr="00AC7629">
              <w:rPr>
                <w:sz w:val="16"/>
              </w:rPr>
              <w:t>VR</w:t>
            </w:r>
          </w:p>
        </w:tc>
        <w:tc>
          <w:tcPr>
            <w:tcW w:w="605" w:type="dxa"/>
            <w:tcBorders>
              <w:top w:val="nil"/>
              <w:bottom w:val="dashSmallGap" w:sz="8" w:space="0" w:color="auto"/>
            </w:tcBorders>
            <w:vAlign w:val="center"/>
          </w:tcPr>
          <w:p w14:paraId="700F95D3" w14:textId="77777777" w:rsidR="003579AB" w:rsidRPr="00AC7629" w:rsidRDefault="003579AB" w:rsidP="001A5B29">
            <w:pPr>
              <w:pStyle w:val="ac"/>
              <w:rPr>
                <w:sz w:val="16"/>
              </w:rPr>
            </w:pPr>
            <w:r w:rsidRPr="00AC7629">
              <w:rPr>
                <w:rFonts w:hint="eastAsia"/>
                <w:sz w:val="16"/>
              </w:rPr>
              <w:t>0</w:t>
            </w:r>
            <w:r w:rsidRPr="00AC7629">
              <w:rPr>
                <w:sz w:val="16"/>
              </w:rPr>
              <w:t>.996</w:t>
            </w:r>
          </w:p>
        </w:tc>
        <w:tc>
          <w:tcPr>
            <w:tcW w:w="605" w:type="dxa"/>
            <w:tcBorders>
              <w:top w:val="nil"/>
              <w:bottom w:val="dashSmallGap" w:sz="8" w:space="0" w:color="auto"/>
            </w:tcBorders>
            <w:vAlign w:val="center"/>
          </w:tcPr>
          <w:p w14:paraId="20F3A123" w14:textId="77777777" w:rsidR="003579AB" w:rsidRPr="00AC7629" w:rsidRDefault="003579AB" w:rsidP="001A5B29">
            <w:pPr>
              <w:pStyle w:val="ac"/>
              <w:rPr>
                <w:sz w:val="16"/>
              </w:rPr>
            </w:pPr>
            <w:r w:rsidRPr="00AC7629">
              <w:rPr>
                <w:rFonts w:hint="eastAsia"/>
                <w:sz w:val="16"/>
              </w:rPr>
              <w:t>0</w:t>
            </w:r>
            <w:r w:rsidRPr="00AC7629">
              <w:rPr>
                <w:sz w:val="16"/>
              </w:rPr>
              <w:t>.036</w:t>
            </w:r>
          </w:p>
        </w:tc>
        <w:tc>
          <w:tcPr>
            <w:tcW w:w="687" w:type="dxa"/>
            <w:tcBorders>
              <w:top w:val="nil"/>
              <w:bottom w:val="dashSmallGap" w:sz="8" w:space="0" w:color="auto"/>
              <w:right w:val="dashSmallGap" w:sz="8" w:space="0" w:color="auto"/>
            </w:tcBorders>
            <w:vAlign w:val="center"/>
          </w:tcPr>
          <w:p w14:paraId="3D797B54" w14:textId="77777777" w:rsidR="003579AB" w:rsidRPr="00AC7629" w:rsidRDefault="003579AB" w:rsidP="001A5B29">
            <w:pPr>
              <w:pStyle w:val="ac"/>
              <w:rPr>
                <w:sz w:val="16"/>
              </w:rPr>
            </w:pPr>
            <w:r w:rsidRPr="00AC7629">
              <w:rPr>
                <w:rFonts w:hint="eastAsia"/>
                <w:sz w:val="16"/>
              </w:rPr>
              <w:t>0</w:t>
            </w:r>
            <w:r w:rsidRPr="00AC7629">
              <w:rPr>
                <w:sz w:val="16"/>
              </w:rPr>
              <w:t>.059</w:t>
            </w:r>
          </w:p>
        </w:tc>
        <w:tc>
          <w:tcPr>
            <w:tcW w:w="605" w:type="dxa"/>
            <w:tcBorders>
              <w:left w:val="dashSmallGap" w:sz="8" w:space="0" w:color="auto"/>
              <w:bottom w:val="dashSmallGap" w:sz="8" w:space="0" w:color="auto"/>
            </w:tcBorders>
          </w:tcPr>
          <w:p w14:paraId="787D2785" w14:textId="77777777" w:rsidR="003579AB" w:rsidRPr="00AC7629" w:rsidRDefault="003579AB" w:rsidP="001A5B29">
            <w:pPr>
              <w:pStyle w:val="ac"/>
              <w:rPr>
                <w:sz w:val="16"/>
              </w:rPr>
            </w:pPr>
            <w:r w:rsidRPr="00AC7629">
              <w:rPr>
                <w:rFonts w:hint="eastAsia"/>
                <w:sz w:val="16"/>
              </w:rPr>
              <w:t>0</w:t>
            </w:r>
            <w:r w:rsidRPr="00AC7629">
              <w:rPr>
                <w:sz w:val="16"/>
              </w:rPr>
              <w:t>.991</w:t>
            </w:r>
          </w:p>
        </w:tc>
        <w:tc>
          <w:tcPr>
            <w:tcW w:w="605" w:type="dxa"/>
            <w:tcBorders>
              <w:bottom w:val="dashSmallGap" w:sz="8" w:space="0" w:color="auto"/>
            </w:tcBorders>
          </w:tcPr>
          <w:p w14:paraId="746209A2" w14:textId="77777777" w:rsidR="003579AB" w:rsidRPr="00AC7629" w:rsidRDefault="003579AB" w:rsidP="001A5B29">
            <w:pPr>
              <w:pStyle w:val="ac"/>
              <w:rPr>
                <w:sz w:val="16"/>
              </w:rPr>
            </w:pPr>
            <w:r w:rsidRPr="00AC7629">
              <w:rPr>
                <w:rFonts w:hint="eastAsia"/>
                <w:sz w:val="16"/>
              </w:rPr>
              <w:t>0</w:t>
            </w:r>
            <w:r w:rsidRPr="00AC7629">
              <w:rPr>
                <w:sz w:val="16"/>
              </w:rPr>
              <w:t>.067</w:t>
            </w:r>
          </w:p>
        </w:tc>
        <w:tc>
          <w:tcPr>
            <w:tcW w:w="687" w:type="dxa"/>
            <w:tcBorders>
              <w:bottom w:val="dashSmallGap" w:sz="8" w:space="0" w:color="auto"/>
            </w:tcBorders>
          </w:tcPr>
          <w:p w14:paraId="7018707A" w14:textId="77777777" w:rsidR="003579AB" w:rsidRPr="00AC7629" w:rsidRDefault="003579AB" w:rsidP="001A5B29">
            <w:pPr>
              <w:pStyle w:val="ac"/>
              <w:rPr>
                <w:sz w:val="16"/>
              </w:rPr>
            </w:pPr>
            <w:r w:rsidRPr="00AC7629">
              <w:rPr>
                <w:rFonts w:hint="eastAsia"/>
                <w:sz w:val="16"/>
              </w:rPr>
              <w:t>0</w:t>
            </w:r>
            <w:r w:rsidRPr="00AC7629">
              <w:rPr>
                <w:sz w:val="16"/>
              </w:rPr>
              <w:t>.092</w:t>
            </w:r>
          </w:p>
        </w:tc>
        <w:tc>
          <w:tcPr>
            <w:tcW w:w="605" w:type="dxa"/>
            <w:tcBorders>
              <w:top w:val="nil"/>
              <w:left w:val="dashSmallGap" w:sz="8" w:space="0" w:color="auto"/>
              <w:bottom w:val="dashSmallGap" w:sz="8" w:space="0" w:color="auto"/>
            </w:tcBorders>
            <w:vAlign w:val="center"/>
          </w:tcPr>
          <w:p w14:paraId="749FF66C" w14:textId="77777777" w:rsidR="003579AB" w:rsidRPr="00AC7629" w:rsidRDefault="003579AB" w:rsidP="001A5B29">
            <w:pPr>
              <w:pStyle w:val="ac"/>
              <w:rPr>
                <w:sz w:val="16"/>
              </w:rPr>
            </w:pPr>
            <w:r w:rsidRPr="00AC7629">
              <w:rPr>
                <w:rFonts w:hint="eastAsia"/>
                <w:sz w:val="16"/>
              </w:rPr>
              <w:t>0</w:t>
            </w:r>
            <w:r w:rsidRPr="00AC7629">
              <w:rPr>
                <w:sz w:val="16"/>
              </w:rPr>
              <w:t>.965</w:t>
            </w:r>
          </w:p>
        </w:tc>
        <w:tc>
          <w:tcPr>
            <w:tcW w:w="605" w:type="dxa"/>
            <w:tcBorders>
              <w:top w:val="nil"/>
              <w:bottom w:val="dashSmallGap" w:sz="8" w:space="0" w:color="auto"/>
            </w:tcBorders>
            <w:vAlign w:val="center"/>
          </w:tcPr>
          <w:p w14:paraId="37BD820C" w14:textId="77777777" w:rsidR="003579AB" w:rsidRPr="00AC7629" w:rsidRDefault="003579AB" w:rsidP="001A5B29">
            <w:pPr>
              <w:pStyle w:val="ac"/>
              <w:rPr>
                <w:sz w:val="16"/>
              </w:rPr>
            </w:pPr>
            <w:r w:rsidRPr="00AC7629">
              <w:rPr>
                <w:rFonts w:hint="eastAsia"/>
                <w:sz w:val="16"/>
              </w:rPr>
              <w:t>0</w:t>
            </w:r>
            <w:r w:rsidRPr="00AC7629">
              <w:rPr>
                <w:sz w:val="16"/>
              </w:rPr>
              <w:t>.062</w:t>
            </w:r>
          </w:p>
        </w:tc>
        <w:tc>
          <w:tcPr>
            <w:tcW w:w="687" w:type="dxa"/>
            <w:tcBorders>
              <w:top w:val="nil"/>
              <w:bottom w:val="dashSmallGap" w:sz="8" w:space="0" w:color="auto"/>
            </w:tcBorders>
            <w:vAlign w:val="center"/>
          </w:tcPr>
          <w:p w14:paraId="7C32E717" w14:textId="77777777" w:rsidR="003579AB" w:rsidRPr="00AC7629" w:rsidRDefault="003579AB" w:rsidP="001A5B29">
            <w:pPr>
              <w:pStyle w:val="ac"/>
              <w:rPr>
                <w:sz w:val="16"/>
              </w:rPr>
            </w:pPr>
            <w:r w:rsidRPr="00AC7629">
              <w:rPr>
                <w:rFonts w:hint="eastAsia"/>
                <w:sz w:val="16"/>
              </w:rPr>
              <w:t>0</w:t>
            </w:r>
            <w:r w:rsidRPr="00AC7629">
              <w:rPr>
                <w:sz w:val="16"/>
              </w:rPr>
              <w:t>.071</w:t>
            </w:r>
          </w:p>
        </w:tc>
      </w:tr>
      <w:tr w:rsidR="003579AB" w:rsidRPr="00AC7629" w14:paraId="3396E3EC" w14:textId="77777777" w:rsidTr="001A5B29">
        <w:tc>
          <w:tcPr>
            <w:tcW w:w="1611" w:type="dxa"/>
            <w:vMerge w:val="restart"/>
            <w:tcBorders>
              <w:top w:val="dashSmallGap" w:sz="8" w:space="0" w:color="auto"/>
              <w:bottom w:val="nil"/>
            </w:tcBorders>
            <w:vAlign w:val="center"/>
          </w:tcPr>
          <w:p w14:paraId="4FA74A02" w14:textId="77777777" w:rsidR="003579AB" w:rsidRPr="00AC7629" w:rsidRDefault="003579AB" w:rsidP="001A5B29">
            <w:pPr>
              <w:pStyle w:val="ac"/>
              <w:rPr>
                <w:sz w:val="16"/>
              </w:rPr>
            </w:pPr>
            <w:proofErr w:type="spellStart"/>
            <w:r w:rsidRPr="00AC7629">
              <w:rPr>
                <w:sz w:val="16"/>
              </w:rPr>
              <w:t>CatBoost+XGBoost</w:t>
            </w:r>
            <w:proofErr w:type="spellEnd"/>
          </w:p>
        </w:tc>
        <w:tc>
          <w:tcPr>
            <w:tcW w:w="1004" w:type="dxa"/>
            <w:tcBorders>
              <w:top w:val="dashSmallGap" w:sz="8" w:space="0" w:color="auto"/>
              <w:bottom w:val="nil"/>
            </w:tcBorders>
            <w:vAlign w:val="center"/>
          </w:tcPr>
          <w:p w14:paraId="5FCF06FE" w14:textId="77777777" w:rsidR="003579AB" w:rsidRPr="00AC7629" w:rsidRDefault="003579AB" w:rsidP="001A5B29">
            <w:pPr>
              <w:pStyle w:val="ac"/>
              <w:rPr>
                <w:sz w:val="16"/>
              </w:rPr>
            </w:pPr>
            <w:r w:rsidRPr="00AC7629">
              <w:rPr>
                <w:sz w:val="16"/>
              </w:rPr>
              <w:t>Ridge</w:t>
            </w:r>
          </w:p>
        </w:tc>
        <w:tc>
          <w:tcPr>
            <w:tcW w:w="605" w:type="dxa"/>
            <w:tcBorders>
              <w:top w:val="dashSmallGap" w:sz="8" w:space="0" w:color="auto"/>
              <w:bottom w:val="nil"/>
            </w:tcBorders>
          </w:tcPr>
          <w:p w14:paraId="244C1711" w14:textId="77777777" w:rsidR="003579AB" w:rsidRPr="00AC7629" w:rsidRDefault="003579AB" w:rsidP="001A5B29">
            <w:pPr>
              <w:pStyle w:val="ac"/>
              <w:rPr>
                <w:sz w:val="16"/>
              </w:rPr>
            </w:pPr>
            <w:r w:rsidRPr="00AC7629">
              <w:rPr>
                <w:rFonts w:hint="eastAsia"/>
                <w:sz w:val="16"/>
              </w:rPr>
              <w:t>0</w:t>
            </w:r>
            <w:r w:rsidRPr="00AC7629">
              <w:rPr>
                <w:sz w:val="16"/>
              </w:rPr>
              <w:t>.999</w:t>
            </w:r>
          </w:p>
        </w:tc>
        <w:tc>
          <w:tcPr>
            <w:tcW w:w="605" w:type="dxa"/>
            <w:tcBorders>
              <w:top w:val="dashSmallGap" w:sz="8" w:space="0" w:color="auto"/>
              <w:bottom w:val="nil"/>
            </w:tcBorders>
          </w:tcPr>
          <w:p w14:paraId="161DA405" w14:textId="77777777" w:rsidR="003579AB" w:rsidRPr="00AC7629" w:rsidRDefault="003579AB" w:rsidP="001A5B29">
            <w:pPr>
              <w:pStyle w:val="ac"/>
              <w:rPr>
                <w:sz w:val="16"/>
              </w:rPr>
            </w:pPr>
            <w:r w:rsidRPr="00AC7629">
              <w:rPr>
                <w:rFonts w:hint="eastAsia"/>
                <w:sz w:val="16"/>
              </w:rPr>
              <w:t>0</w:t>
            </w:r>
            <w:r w:rsidRPr="00AC7629">
              <w:rPr>
                <w:sz w:val="16"/>
              </w:rPr>
              <w:t>.014</w:t>
            </w:r>
          </w:p>
        </w:tc>
        <w:tc>
          <w:tcPr>
            <w:tcW w:w="687" w:type="dxa"/>
            <w:tcBorders>
              <w:top w:val="dashSmallGap" w:sz="8" w:space="0" w:color="auto"/>
              <w:bottom w:val="nil"/>
              <w:right w:val="dashSmallGap" w:sz="8" w:space="0" w:color="auto"/>
            </w:tcBorders>
          </w:tcPr>
          <w:p w14:paraId="0A2A1A2D" w14:textId="77777777" w:rsidR="003579AB" w:rsidRPr="00AC7629" w:rsidRDefault="003579AB" w:rsidP="001A5B29">
            <w:pPr>
              <w:pStyle w:val="ac"/>
              <w:rPr>
                <w:sz w:val="16"/>
              </w:rPr>
            </w:pPr>
            <w:r w:rsidRPr="00AC7629">
              <w:rPr>
                <w:rFonts w:hint="eastAsia"/>
                <w:sz w:val="16"/>
              </w:rPr>
              <w:t>0</w:t>
            </w:r>
            <w:r w:rsidRPr="00AC7629">
              <w:rPr>
                <w:sz w:val="16"/>
              </w:rPr>
              <w:t>.020</w:t>
            </w:r>
          </w:p>
        </w:tc>
        <w:tc>
          <w:tcPr>
            <w:tcW w:w="605" w:type="dxa"/>
            <w:tcBorders>
              <w:top w:val="dashSmallGap" w:sz="8" w:space="0" w:color="auto"/>
              <w:left w:val="dashSmallGap" w:sz="8" w:space="0" w:color="auto"/>
              <w:bottom w:val="nil"/>
            </w:tcBorders>
          </w:tcPr>
          <w:p w14:paraId="0C3AF955" w14:textId="77777777" w:rsidR="003579AB" w:rsidRPr="00AC7629" w:rsidRDefault="003579AB" w:rsidP="001A5B29">
            <w:pPr>
              <w:pStyle w:val="ac"/>
              <w:rPr>
                <w:sz w:val="16"/>
              </w:rPr>
            </w:pPr>
            <w:r w:rsidRPr="00AC7629">
              <w:rPr>
                <w:rFonts w:hint="eastAsia"/>
                <w:sz w:val="16"/>
              </w:rPr>
              <w:t>0</w:t>
            </w:r>
            <w:r w:rsidRPr="00AC7629">
              <w:rPr>
                <w:sz w:val="16"/>
              </w:rPr>
              <w:t>.992</w:t>
            </w:r>
          </w:p>
        </w:tc>
        <w:tc>
          <w:tcPr>
            <w:tcW w:w="605" w:type="dxa"/>
            <w:tcBorders>
              <w:top w:val="dashSmallGap" w:sz="8" w:space="0" w:color="auto"/>
              <w:bottom w:val="nil"/>
            </w:tcBorders>
          </w:tcPr>
          <w:p w14:paraId="4D7BE235" w14:textId="77777777" w:rsidR="003579AB" w:rsidRPr="00AC7629" w:rsidRDefault="003579AB" w:rsidP="001A5B29">
            <w:pPr>
              <w:pStyle w:val="ac"/>
              <w:rPr>
                <w:sz w:val="16"/>
              </w:rPr>
            </w:pPr>
            <w:r w:rsidRPr="00AC7629">
              <w:rPr>
                <w:rFonts w:hint="eastAsia"/>
                <w:sz w:val="16"/>
              </w:rPr>
              <w:t>0</w:t>
            </w:r>
            <w:r w:rsidRPr="00AC7629">
              <w:rPr>
                <w:sz w:val="16"/>
              </w:rPr>
              <w:t>.063</w:t>
            </w:r>
          </w:p>
        </w:tc>
        <w:tc>
          <w:tcPr>
            <w:tcW w:w="687" w:type="dxa"/>
            <w:tcBorders>
              <w:top w:val="dashSmallGap" w:sz="8" w:space="0" w:color="auto"/>
              <w:bottom w:val="nil"/>
            </w:tcBorders>
          </w:tcPr>
          <w:p w14:paraId="24A1EB2A" w14:textId="77777777" w:rsidR="003579AB" w:rsidRPr="00AC7629" w:rsidRDefault="003579AB" w:rsidP="001A5B29">
            <w:pPr>
              <w:pStyle w:val="ac"/>
              <w:rPr>
                <w:sz w:val="16"/>
              </w:rPr>
            </w:pPr>
            <w:r w:rsidRPr="00AC7629">
              <w:rPr>
                <w:rFonts w:hint="eastAsia"/>
                <w:sz w:val="16"/>
              </w:rPr>
              <w:t>0</w:t>
            </w:r>
            <w:r w:rsidRPr="00AC7629">
              <w:rPr>
                <w:sz w:val="16"/>
              </w:rPr>
              <w:t>.085</w:t>
            </w:r>
          </w:p>
        </w:tc>
        <w:tc>
          <w:tcPr>
            <w:tcW w:w="605" w:type="dxa"/>
            <w:tcBorders>
              <w:top w:val="dashSmallGap" w:sz="8" w:space="0" w:color="auto"/>
              <w:left w:val="dashSmallGap" w:sz="8" w:space="0" w:color="auto"/>
              <w:bottom w:val="nil"/>
            </w:tcBorders>
            <w:vAlign w:val="center"/>
          </w:tcPr>
          <w:p w14:paraId="72C770EA" w14:textId="77777777" w:rsidR="003579AB" w:rsidRPr="00AC7629" w:rsidRDefault="003579AB" w:rsidP="001A5B29">
            <w:pPr>
              <w:pStyle w:val="ac"/>
              <w:rPr>
                <w:sz w:val="16"/>
              </w:rPr>
            </w:pPr>
            <w:r w:rsidRPr="00AC7629">
              <w:rPr>
                <w:rFonts w:hint="eastAsia"/>
                <w:sz w:val="16"/>
              </w:rPr>
              <w:t>0</w:t>
            </w:r>
            <w:r w:rsidRPr="00AC7629">
              <w:rPr>
                <w:sz w:val="16"/>
              </w:rPr>
              <w:t>.768</w:t>
            </w:r>
          </w:p>
        </w:tc>
        <w:tc>
          <w:tcPr>
            <w:tcW w:w="605" w:type="dxa"/>
            <w:tcBorders>
              <w:top w:val="dashSmallGap" w:sz="8" w:space="0" w:color="auto"/>
              <w:bottom w:val="nil"/>
            </w:tcBorders>
            <w:vAlign w:val="center"/>
          </w:tcPr>
          <w:p w14:paraId="6843A5DC" w14:textId="77777777" w:rsidR="003579AB" w:rsidRPr="00AC7629" w:rsidRDefault="003579AB" w:rsidP="001A5B29">
            <w:pPr>
              <w:pStyle w:val="ac"/>
              <w:rPr>
                <w:sz w:val="16"/>
              </w:rPr>
            </w:pPr>
            <w:r w:rsidRPr="00AC7629">
              <w:rPr>
                <w:rFonts w:hint="eastAsia"/>
                <w:sz w:val="16"/>
              </w:rPr>
              <w:t>0</w:t>
            </w:r>
            <w:r w:rsidRPr="00AC7629">
              <w:rPr>
                <w:sz w:val="16"/>
              </w:rPr>
              <w:t>.112</w:t>
            </w:r>
          </w:p>
        </w:tc>
        <w:tc>
          <w:tcPr>
            <w:tcW w:w="687" w:type="dxa"/>
            <w:tcBorders>
              <w:top w:val="dashSmallGap" w:sz="8" w:space="0" w:color="auto"/>
              <w:bottom w:val="nil"/>
            </w:tcBorders>
            <w:vAlign w:val="center"/>
          </w:tcPr>
          <w:p w14:paraId="063ED5A6" w14:textId="77777777" w:rsidR="003579AB" w:rsidRPr="00AC7629" w:rsidRDefault="003579AB" w:rsidP="001A5B29">
            <w:pPr>
              <w:pStyle w:val="ac"/>
              <w:rPr>
                <w:sz w:val="16"/>
              </w:rPr>
            </w:pPr>
            <w:r w:rsidRPr="00AC7629">
              <w:rPr>
                <w:rFonts w:hint="eastAsia"/>
                <w:sz w:val="16"/>
              </w:rPr>
              <w:t>0</w:t>
            </w:r>
            <w:r w:rsidRPr="00AC7629">
              <w:rPr>
                <w:sz w:val="16"/>
              </w:rPr>
              <w:t>.173</w:t>
            </w:r>
          </w:p>
        </w:tc>
      </w:tr>
      <w:tr w:rsidR="003579AB" w:rsidRPr="00AC7629" w14:paraId="6BFAA5F8" w14:textId="77777777" w:rsidTr="001A5B29">
        <w:tc>
          <w:tcPr>
            <w:tcW w:w="1611" w:type="dxa"/>
            <w:vMerge/>
            <w:tcBorders>
              <w:top w:val="nil"/>
              <w:bottom w:val="nil"/>
            </w:tcBorders>
            <w:vAlign w:val="center"/>
          </w:tcPr>
          <w:p w14:paraId="3EB2AB6D" w14:textId="77777777" w:rsidR="003579AB" w:rsidRPr="00AC7629" w:rsidRDefault="003579AB" w:rsidP="001A5B29">
            <w:pPr>
              <w:pStyle w:val="ac"/>
              <w:rPr>
                <w:sz w:val="16"/>
              </w:rPr>
            </w:pPr>
          </w:p>
        </w:tc>
        <w:tc>
          <w:tcPr>
            <w:tcW w:w="1004" w:type="dxa"/>
            <w:tcBorders>
              <w:top w:val="nil"/>
              <w:bottom w:val="nil"/>
            </w:tcBorders>
            <w:vAlign w:val="center"/>
          </w:tcPr>
          <w:p w14:paraId="67675481" w14:textId="77777777" w:rsidR="003579AB" w:rsidRPr="00AC7629" w:rsidRDefault="003579AB" w:rsidP="001A5B29">
            <w:pPr>
              <w:pStyle w:val="ac"/>
              <w:rPr>
                <w:sz w:val="16"/>
              </w:rPr>
            </w:pPr>
            <w:proofErr w:type="spellStart"/>
            <w:r w:rsidRPr="00AC7629">
              <w:rPr>
                <w:rFonts w:hint="eastAsia"/>
                <w:sz w:val="16"/>
              </w:rPr>
              <w:t>C</w:t>
            </w:r>
            <w:r w:rsidRPr="00AC7629">
              <w:rPr>
                <w:sz w:val="16"/>
              </w:rPr>
              <w:t>atBoost</w:t>
            </w:r>
            <w:proofErr w:type="spellEnd"/>
          </w:p>
        </w:tc>
        <w:tc>
          <w:tcPr>
            <w:tcW w:w="605" w:type="dxa"/>
            <w:tcBorders>
              <w:top w:val="nil"/>
              <w:bottom w:val="nil"/>
            </w:tcBorders>
          </w:tcPr>
          <w:p w14:paraId="0221C5E3" w14:textId="77777777" w:rsidR="003579AB" w:rsidRPr="00AC7629" w:rsidRDefault="003579AB" w:rsidP="001A5B29">
            <w:pPr>
              <w:pStyle w:val="ac"/>
              <w:rPr>
                <w:sz w:val="16"/>
              </w:rPr>
            </w:pPr>
            <w:r w:rsidRPr="00AC7629">
              <w:rPr>
                <w:rFonts w:hint="eastAsia"/>
                <w:sz w:val="16"/>
              </w:rPr>
              <w:t>0</w:t>
            </w:r>
            <w:r w:rsidRPr="00AC7629">
              <w:rPr>
                <w:sz w:val="16"/>
              </w:rPr>
              <w:t>.997</w:t>
            </w:r>
          </w:p>
        </w:tc>
        <w:tc>
          <w:tcPr>
            <w:tcW w:w="605" w:type="dxa"/>
            <w:tcBorders>
              <w:top w:val="nil"/>
              <w:bottom w:val="nil"/>
            </w:tcBorders>
          </w:tcPr>
          <w:p w14:paraId="64B153F4" w14:textId="77777777" w:rsidR="003579AB" w:rsidRPr="00AC7629" w:rsidRDefault="003579AB" w:rsidP="001A5B29">
            <w:pPr>
              <w:pStyle w:val="ac"/>
              <w:rPr>
                <w:sz w:val="16"/>
              </w:rPr>
            </w:pPr>
            <w:r w:rsidRPr="00AC7629">
              <w:rPr>
                <w:rFonts w:hint="eastAsia"/>
                <w:sz w:val="16"/>
              </w:rPr>
              <w:t>0</w:t>
            </w:r>
            <w:r w:rsidRPr="00AC7629">
              <w:rPr>
                <w:sz w:val="16"/>
              </w:rPr>
              <w:t>.022</w:t>
            </w:r>
          </w:p>
        </w:tc>
        <w:tc>
          <w:tcPr>
            <w:tcW w:w="687" w:type="dxa"/>
            <w:tcBorders>
              <w:top w:val="nil"/>
              <w:bottom w:val="nil"/>
              <w:right w:val="dashSmallGap" w:sz="8" w:space="0" w:color="auto"/>
            </w:tcBorders>
          </w:tcPr>
          <w:p w14:paraId="01EEA438" w14:textId="77777777" w:rsidR="003579AB" w:rsidRPr="00AC7629" w:rsidRDefault="003579AB" w:rsidP="001A5B29">
            <w:pPr>
              <w:pStyle w:val="ac"/>
              <w:rPr>
                <w:sz w:val="16"/>
              </w:rPr>
            </w:pPr>
            <w:r w:rsidRPr="00AC7629">
              <w:rPr>
                <w:rFonts w:hint="eastAsia"/>
                <w:sz w:val="16"/>
              </w:rPr>
              <w:t>0</w:t>
            </w:r>
            <w:r w:rsidRPr="00AC7629">
              <w:rPr>
                <w:sz w:val="16"/>
              </w:rPr>
              <w:t>.052</w:t>
            </w:r>
          </w:p>
        </w:tc>
        <w:tc>
          <w:tcPr>
            <w:tcW w:w="605" w:type="dxa"/>
            <w:tcBorders>
              <w:top w:val="nil"/>
              <w:left w:val="dashSmallGap" w:sz="8" w:space="0" w:color="auto"/>
              <w:bottom w:val="nil"/>
            </w:tcBorders>
          </w:tcPr>
          <w:p w14:paraId="3B1EA407" w14:textId="77777777" w:rsidR="003579AB" w:rsidRPr="00AC7629" w:rsidRDefault="003579AB" w:rsidP="001A5B29">
            <w:pPr>
              <w:pStyle w:val="ac"/>
              <w:rPr>
                <w:sz w:val="16"/>
              </w:rPr>
            </w:pPr>
            <w:r w:rsidRPr="00AC7629">
              <w:rPr>
                <w:rFonts w:hint="eastAsia"/>
                <w:sz w:val="16"/>
              </w:rPr>
              <w:t>0</w:t>
            </w:r>
            <w:r w:rsidRPr="00AC7629">
              <w:rPr>
                <w:sz w:val="16"/>
              </w:rPr>
              <w:t>.994</w:t>
            </w:r>
          </w:p>
        </w:tc>
        <w:tc>
          <w:tcPr>
            <w:tcW w:w="605" w:type="dxa"/>
            <w:tcBorders>
              <w:top w:val="nil"/>
              <w:bottom w:val="nil"/>
            </w:tcBorders>
          </w:tcPr>
          <w:p w14:paraId="2187766A" w14:textId="77777777" w:rsidR="003579AB" w:rsidRPr="00AC7629" w:rsidRDefault="003579AB" w:rsidP="001A5B29">
            <w:pPr>
              <w:pStyle w:val="ac"/>
              <w:rPr>
                <w:sz w:val="16"/>
              </w:rPr>
            </w:pPr>
            <w:r w:rsidRPr="00AC7629">
              <w:rPr>
                <w:rFonts w:hint="eastAsia"/>
                <w:sz w:val="16"/>
              </w:rPr>
              <w:t>0</w:t>
            </w:r>
            <w:r w:rsidRPr="00AC7629">
              <w:rPr>
                <w:sz w:val="16"/>
              </w:rPr>
              <w:t>.047</w:t>
            </w:r>
          </w:p>
        </w:tc>
        <w:tc>
          <w:tcPr>
            <w:tcW w:w="687" w:type="dxa"/>
            <w:tcBorders>
              <w:top w:val="nil"/>
              <w:bottom w:val="nil"/>
            </w:tcBorders>
          </w:tcPr>
          <w:p w14:paraId="64D69121" w14:textId="77777777" w:rsidR="003579AB" w:rsidRPr="00AC7629" w:rsidRDefault="003579AB" w:rsidP="001A5B29">
            <w:pPr>
              <w:pStyle w:val="ac"/>
              <w:rPr>
                <w:sz w:val="16"/>
              </w:rPr>
            </w:pPr>
            <w:r w:rsidRPr="00AC7629">
              <w:rPr>
                <w:rFonts w:hint="eastAsia"/>
                <w:sz w:val="16"/>
              </w:rPr>
              <w:t>0</w:t>
            </w:r>
            <w:r w:rsidRPr="00AC7629">
              <w:rPr>
                <w:sz w:val="16"/>
              </w:rPr>
              <w:t>.074</w:t>
            </w:r>
          </w:p>
        </w:tc>
        <w:tc>
          <w:tcPr>
            <w:tcW w:w="605" w:type="dxa"/>
            <w:tcBorders>
              <w:top w:val="nil"/>
              <w:left w:val="dashSmallGap" w:sz="8" w:space="0" w:color="auto"/>
              <w:bottom w:val="nil"/>
            </w:tcBorders>
            <w:vAlign w:val="center"/>
          </w:tcPr>
          <w:p w14:paraId="168A89EA" w14:textId="77777777" w:rsidR="003579AB" w:rsidRPr="00AC7629" w:rsidRDefault="003579AB" w:rsidP="001A5B29">
            <w:pPr>
              <w:pStyle w:val="ac"/>
              <w:rPr>
                <w:sz w:val="16"/>
              </w:rPr>
            </w:pPr>
            <w:r w:rsidRPr="00AC7629">
              <w:rPr>
                <w:rFonts w:hint="eastAsia"/>
                <w:sz w:val="16"/>
              </w:rPr>
              <w:t>0</w:t>
            </w:r>
            <w:r w:rsidRPr="00AC7629">
              <w:rPr>
                <w:sz w:val="16"/>
              </w:rPr>
              <w:t>.938</w:t>
            </w:r>
          </w:p>
        </w:tc>
        <w:tc>
          <w:tcPr>
            <w:tcW w:w="605" w:type="dxa"/>
            <w:tcBorders>
              <w:top w:val="nil"/>
              <w:bottom w:val="nil"/>
            </w:tcBorders>
            <w:vAlign w:val="center"/>
          </w:tcPr>
          <w:p w14:paraId="5BD99133" w14:textId="77777777" w:rsidR="003579AB" w:rsidRPr="00AC7629" w:rsidRDefault="003579AB" w:rsidP="001A5B29">
            <w:pPr>
              <w:pStyle w:val="ac"/>
              <w:rPr>
                <w:sz w:val="16"/>
              </w:rPr>
            </w:pPr>
            <w:r w:rsidRPr="00AC7629">
              <w:rPr>
                <w:rFonts w:hint="eastAsia"/>
                <w:sz w:val="16"/>
              </w:rPr>
              <w:t>0</w:t>
            </w:r>
            <w:r w:rsidRPr="00AC7629">
              <w:rPr>
                <w:sz w:val="16"/>
              </w:rPr>
              <w:t>.077</w:t>
            </w:r>
          </w:p>
        </w:tc>
        <w:tc>
          <w:tcPr>
            <w:tcW w:w="687" w:type="dxa"/>
            <w:tcBorders>
              <w:top w:val="nil"/>
              <w:bottom w:val="nil"/>
            </w:tcBorders>
            <w:vAlign w:val="center"/>
          </w:tcPr>
          <w:p w14:paraId="44A43E66" w14:textId="77777777" w:rsidR="003579AB" w:rsidRPr="00AC7629" w:rsidRDefault="003579AB" w:rsidP="001A5B29">
            <w:pPr>
              <w:pStyle w:val="ac"/>
              <w:rPr>
                <w:sz w:val="16"/>
              </w:rPr>
            </w:pPr>
            <w:r w:rsidRPr="00AC7629">
              <w:rPr>
                <w:rFonts w:hint="eastAsia"/>
                <w:sz w:val="16"/>
              </w:rPr>
              <w:t>0</w:t>
            </w:r>
            <w:r w:rsidRPr="00AC7629">
              <w:rPr>
                <w:sz w:val="16"/>
              </w:rPr>
              <w:t>.095</w:t>
            </w:r>
          </w:p>
        </w:tc>
      </w:tr>
      <w:tr w:rsidR="003579AB" w:rsidRPr="00AC7629" w14:paraId="68C699FC" w14:textId="77777777" w:rsidTr="001A5B29">
        <w:tc>
          <w:tcPr>
            <w:tcW w:w="1611" w:type="dxa"/>
            <w:vMerge/>
            <w:tcBorders>
              <w:top w:val="nil"/>
              <w:bottom w:val="nil"/>
            </w:tcBorders>
            <w:vAlign w:val="center"/>
          </w:tcPr>
          <w:p w14:paraId="09BE0FE9" w14:textId="77777777" w:rsidR="003579AB" w:rsidRPr="00AC7629" w:rsidRDefault="003579AB" w:rsidP="001A5B29">
            <w:pPr>
              <w:pStyle w:val="ac"/>
              <w:rPr>
                <w:sz w:val="16"/>
              </w:rPr>
            </w:pPr>
          </w:p>
        </w:tc>
        <w:tc>
          <w:tcPr>
            <w:tcW w:w="1004" w:type="dxa"/>
            <w:tcBorders>
              <w:top w:val="nil"/>
              <w:bottom w:val="nil"/>
            </w:tcBorders>
            <w:vAlign w:val="center"/>
          </w:tcPr>
          <w:p w14:paraId="5B751803" w14:textId="77777777" w:rsidR="003579AB" w:rsidRPr="00AC7629" w:rsidRDefault="003579AB" w:rsidP="001A5B29">
            <w:pPr>
              <w:pStyle w:val="ac"/>
              <w:rPr>
                <w:sz w:val="16"/>
                <w:highlight w:val="yellow"/>
              </w:rPr>
            </w:pPr>
            <w:r w:rsidRPr="00AC7629">
              <w:rPr>
                <w:rFonts w:hint="eastAsia"/>
                <w:sz w:val="16"/>
                <w:highlight w:val="yellow"/>
              </w:rPr>
              <w:t>R</w:t>
            </w:r>
            <w:r w:rsidRPr="00AC7629">
              <w:rPr>
                <w:sz w:val="16"/>
                <w:highlight w:val="yellow"/>
              </w:rPr>
              <w:t>F</w:t>
            </w:r>
          </w:p>
        </w:tc>
        <w:tc>
          <w:tcPr>
            <w:tcW w:w="605" w:type="dxa"/>
            <w:tcBorders>
              <w:top w:val="nil"/>
              <w:bottom w:val="nil"/>
            </w:tcBorders>
          </w:tcPr>
          <w:p w14:paraId="36271809" w14:textId="77777777" w:rsidR="003579AB" w:rsidRPr="00AC7629" w:rsidRDefault="003579AB" w:rsidP="001A5B29">
            <w:pPr>
              <w:pStyle w:val="ac"/>
              <w:rPr>
                <w:sz w:val="16"/>
              </w:rPr>
            </w:pPr>
            <w:r w:rsidRPr="00AC7629">
              <w:rPr>
                <w:rFonts w:hint="eastAsia"/>
                <w:sz w:val="16"/>
              </w:rPr>
              <w:t>0</w:t>
            </w:r>
            <w:r w:rsidRPr="00AC7629">
              <w:rPr>
                <w:sz w:val="16"/>
              </w:rPr>
              <w:t>.995</w:t>
            </w:r>
          </w:p>
        </w:tc>
        <w:tc>
          <w:tcPr>
            <w:tcW w:w="605" w:type="dxa"/>
            <w:tcBorders>
              <w:top w:val="nil"/>
              <w:bottom w:val="nil"/>
            </w:tcBorders>
          </w:tcPr>
          <w:p w14:paraId="14D1EF28" w14:textId="77777777" w:rsidR="003579AB" w:rsidRPr="00AC7629" w:rsidRDefault="003579AB" w:rsidP="001A5B29">
            <w:pPr>
              <w:pStyle w:val="ac"/>
              <w:rPr>
                <w:sz w:val="16"/>
              </w:rPr>
            </w:pPr>
            <w:r w:rsidRPr="00AC7629">
              <w:rPr>
                <w:rFonts w:hint="eastAsia"/>
                <w:sz w:val="16"/>
              </w:rPr>
              <w:t>0</w:t>
            </w:r>
            <w:r w:rsidRPr="00AC7629">
              <w:rPr>
                <w:sz w:val="16"/>
              </w:rPr>
              <w:t>.025</w:t>
            </w:r>
          </w:p>
        </w:tc>
        <w:tc>
          <w:tcPr>
            <w:tcW w:w="687" w:type="dxa"/>
            <w:tcBorders>
              <w:top w:val="nil"/>
              <w:bottom w:val="nil"/>
              <w:right w:val="dashSmallGap" w:sz="8" w:space="0" w:color="auto"/>
            </w:tcBorders>
          </w:tcPr>
          <w:p w14:paraId="54D09BDC" w14:textId="77777777" w:rsidR="003579AB" w:rsidRPr="00AC7629" w:rsidRDefault="003579AB" w:rsidP="001A5B29">
            <w:pPr>
              <w:pStyle w:val="ac"/>
              <w:rPr>
                <w:sz w:val="16"/>
              </w:rPr>
            </w:pPr>
            <w:r w:rsidRPr="00AC7629">
              <w:rPr>
                <w:rFonts w:hint="eastAsia"/>
                <w:sz w:val="16"/>
              </w:rPr>
              <w:t>0</w:t>
            </w:r>
            <w:r w:rsidRPr="00AC7629">
              <w:rPr>
                <w:sz w:val="16"/>
              </w:rPr>
              <w:t>.063</w:t>
            </w:r>
          </w:p>
        </w:tc>
        <w:tc>
          <w:tcPr>
            <w:tcW w:w="605" w:type="dxa"/>
            <w:tcBorders>
              <w:top w:val="nil"/>
              <w:left w:val="dashSmallGap" w:sz="8" w:space="0" w:color="auto"/>
              <w:bottom w:val="nil"/>
            </w:tcBorders>
          </w:tcPr>
          <w:p w14:paraId="61F827F4" w14:textId="77777777" w:rsidR="003579AB" w:rsidRPr="00AC7629" w:rsidRDefault="003579AB" w:rsidP="001A5B29">
            <w:pPr>
              <w:pStyle w:val="ac"/>
              <w:rPr>
                <w:sz w:val="16"/>
              </w:rPr>
            </w:pPr>
            <w:r w:rsidRPr="00AC7629">
              <w:rPr>
                <w:rFonts w:hint="eastAsia"/>
                <w:sz w:val="16"/>
              </w:rPr>
              <w:t>0</w:t>
            </w:r>
            <w:r w:rsidRPr="00AC7629">
              <w:rPr>
                <w:sz w:val="16"/>
              </w:rPr>
              <w:t>.993</w:t>
            </w:r>
          </w:p>
        </w:tc>
        <w:tc>
          <w:tcPr>
            <w:tcW w:w="605" w:type="dxa"/>
            <w:tcBorders>
              <w:top w:val="nil"/>
              <w:bottom w:val="nil"/>
            </w:tcBorders>
          </w:tcPr>
          <w:p w14:paraId="08219E1A" w14:textId="77777777" w:rsidR="003579AB" w:rsidRPr="00AC7629" w:rsidRDefault="003579AB" w:rsidP="001A5B29">
            <w:pPr>
              <w:pStyle w:val="ac"/>
              <w:rPr>
                <w:sz w:val="16"/>
              </w:rPr>
            </w:pPr>
            <w:r w:rsidRPr="00AC7629">
              <w:rPr>
                <w:rFonts w:hint="eastAsia"/>
                <w:sz w:val="16"/>
              </w:rPr>
              <w:t>0</w:t>
            </w:r>
            <w:r w:rsidRPr="00AC7629">
              <w:rPr>
                <w:sz w:val="16"/>
              </w:rPr>
              <w:t>.053</w:t>
            </w:r>
          </w:p>
        </w:tc>
        <w:tc>
          <w:tcPr>
            <w:tcW w:w="687" w:type="dxa"/>
            <w:tcBorders>
              <w:top w:val="nil"/>
              <w:bottom w:val="nil"/>
            </w:tcBorders>
          </w:tcPr>
          <w:p w14:paraId="0CBAF27D" w14:textId="77777777" w:rsidR="003579AB" w:rsidRPr="00AC7629" w:rsidRDefault="003579AB" w:rsidP="001A5B29">
            <w:pPr>
              <w:pStyle w:val="ac"/>
              <w:rPr>
                <w:sz w:val="16"/>
              </w:rPr>
            </w:pPr>
            <w:r w:rsidRPr="00AC7629">
              <w:rPr>
                <w:sz w:val="16"/>
              </w:rPr>
              <w:t>0.079</w:t>
            </w:r>
          </w:p>
        </w:tc>
        <w:tc>
          <w:tcPr>
            <w:tcW w:w="605" w:type="dxa"/>
            <w:tcBorders>
              <w:top w:val="nil"/>
              <w:left w:val="dashSmallGap" w:sz="8" w:space="0" w:color="auto"/>
              <w:bottom w:val="nil"/>
            </w:tcBorders>
            <w:vAlign w:val="center"/>
          </w:tcPr>
          <w:p w14:paraId="7AF54ADF" w14:textId="77777777" w:rsidR="003579AB" w:rsidRPr="00AC7629" w:rsidRDefault="003579AB" w:rsidP="001A5B29">
            <w:pPr>
              <w:pStyle w:val="ac"/>
              <w:rPr>
                <w:sz w:val="16"/>
              </w:rPr>
            </w:pPr>
            <w:r w:rsidRPr="00AC7629">
              <w:rPr>
                <w:rFonts w:hint="eastAsia"/>
                <w:sz w:val="16"/>
              </w:rPr>
              <w:t>0</w:t>
            </w:r>
            <w:r w:rsidRPr="00AC7629">
              <w:rPr>
                <w:sz w:val="16"/>
              </w:rPr>
              <w:t>.842</w:t>
            </w:r>
          </w:p>
        </w:tc>
        <w:tc>
          <w:tcPr>
            <w:tcW w:w="605" w:type="dxa"/>
            <w:tcBorders>
              <w:top w:val="nil"/>
              <w:bottom w:val="nil"/>
            </w:tcBorders>
            <w:vAlign w:val="center"/>
          </w:tcPr>
          <w:p w14:paraId="2F464652" w14:textId="77777777" w:rsidR="003579AB" w:rsidRPr="00AC7629" w:rsidRDefault="003579AB" w:rsidP="001A5B29">
            <w:pPr>
              <w:pStyle w:val="ac"/>
              <w:rPr>
                <w:sz w:val="16"/>
              </w:rPr>
            </w:pPr>
            <w:r w:rsidRPr="00AC7629">
              <w:rPr>
                <w:rFonts w:hint="eastAsia"/>
                <w:sz w:val="16"/>
              </w:rPr>
              <w:t>0</w:t>
            </w:r>
            <w:r w:rsidRPr="00AC7629">
              <w:rPr>
                <w:sz w:val="16"/>
              </w:rPr>
              <w:t>.100</w:t>
            </w:r>
          </w:p>
        </w:tc>
        <w:tc>
          <w:tcPr>
            <w:tcW w:w="687" w:type="dxa"/>
            <w:tcBorders>
              <w:top w:val="nil"/>
              <w:bottom w:val="nil"/>
            </w:tcBorders>
            <w:vAlign w:val="center"/>
          </w:tcPr>
          <w:p w14:paraId="360494A0" w14:textId="77777777" w:rsidR="003579AB" w:rsidRPr="00AC7629" w:rsidRDefault="003579AB" w:rsidP="001A5B29">
            <w:pPr>
              <w:pStyle w:val="ac"/>
              <w:rPr>
                <w:sz w:val="16"/>
              </w:rPr>
            </w:pPr>
            <w:r w:rsidRPr="00AC7629">
              <w:rPr>
                <w:rFonts w:hint="eastAsia"/>
                <w:sz w:val="16"/>
              </w:rPr>
              <w:t>0</w:t>
            </w:r>
            <w:r w:rsidRPr="00AC7629">
              <w:rPr>
                <w:sz w:val="16"/>
              </w:rPr>
              <w:t>.152</w:t>
            </w:r>
          </w:p>
        </w:tc>
      </w:tr>
      <w:tr w:rsidR="003579AB" w:rsidRPr="00AC7629" w14:paraId="0F5836FA" w14:textId="77777777" w:rsidTr="001A5B29">
        <w:tc>
          <w:tcPr>
            <w:tcW w:w="1611" w:type="dxa"/>
            <w:vMerge/>
            <w:tcBorders>
              <w:top w:val="nil"/>
              <w:bottom w:val="nil"/>
            </w:tcBorders>
            <w:vAlign w:val="center"/>
          </w:tcPr>
          <w:p w14:paraId="260E4CEA" w14:textId="77777777" w:rsidR="003579AB" w:rsidRPr="00AC7629" w:rsidRDefault="003579AB" w:rsidP="001A5B29">
            <w:pPr>
              <w:pStyle w:val="ac"/>
              <w:rPr>
                <w:sz w:val="16"/>
              </w:rPr>
            </w:pPr>
          </w:p>
        </w:tc>
        <w:tc>
          <w:tcPr>
            <w:tcW w:w="1004" w:type="dxa"/>
            <w:tcBorders>
              <w:top w:val="nil"/>
              <w:bottom w:val="nil"/>
            </w:tcBorders>
            <w:vAlign w:val="center"/>
          </w:tcPr>
          <w:p w14:paraId="0DA963DC" w14:textId="77777777" w:rsidR="003579AB" w:rsidRPr="00AC7629" w:rsidRDefault="003579AB" w:rsidP="001A5B29">
            <w:pPr>
              <w:pStyle w:val="ac"/>
              <w:rPr>
                <w:sz w:val="16"/>
              </w:rPr>
            </w:pPr>
            <w:proofErr w:type="spellStart"/>
            <w:r w:rsidRPr="00AC7629">
              <w:rPr>
                <w:rFonts w:hint="eastAsia"/>
                <w:sz w:val="16"/>
              </w:rPr>
              <w:t>X</w:t>
            </w:r>
            <w:r w:rsidRPr="00AC7629">
              <w:rPr>
                <w:sz w:val="16"/>
              </w:rPr>
              <w:t>GBoost</w:t>
            </w:r>
            <w:proofErr w:type="spellEnd"/>
          </w:p>
        </w:tc>
        <w:tc>
          <w:tcPr>
            <w:tcW w:w="605" w:type="dxa"/>
            <w:tcBorders>
              <w:top w:val="nil"/>
              <w:bottom w:val="nil"/>
            </w:tcBorders>
          </w:tcPr>
          <w:p w14:paraId="3668A0E6" w14:textId="77777777" w:rsidR="003579AB" w:rsidRPr="00AC7629" w:rsidRDefault="003579AB" w:rsidP="001A5B29">
            <w:pPr>
              <w:pStyle w:val="ac"/>
              <w:rPr>
                <w:sz w:val="16"/>
              </w:rPr>
            </w:pPr>
            <w:r w:rsidRPr="00AC7629">
              <w:rPr>
                <w:rFonts w:hint="eastAsia"/>
                <w:sz w:val="16"/>
              </w:rPr>
              <w:t>0</w:t>
            </w:r>
            <w:r w:rsidRPr="00AC7629">
              <w:rPr>
                <w:sz w:val="16"/>
              </w:rPr>
              <w:t>.998</w:t>
            </w:r>
          </w:p>
        </w:tc>
        <w:tc>
          <w:tcPr>
            <w:tcW w:w="605" w:type="dxa"/>
            <w:tcBorders>
              <w:top w:val="nil"/>
              <w:bottom w:val="nil"/>
            </w:tcBorders>
          </w:tcPr>
          <w:p w14:paraId="66F17750" w14:textId="77777777" w:rsidR="003579AB" w:rsidRPr="00AC7629" w:rsidRDefault="003579AB" w:rsidP="001A5B29">
            <w:pPr>
              <w:pStyle w:val="ac"/>
              <w:rPr>
                <w:sz w:val="16"/>
              </w:rPr>
            </w:pPr>
            <w:r w:rsidRPr="00AC7629">
              <w:rPr>
                <w:rFonts w:hint="eastAsia"/>
                <w:sz w:val="16"/>
              </w:rPr>
              <w:t>0</w:t>
            </w:r>
            <w:r w:rsidRPr="00AC7629">
              <w:rPr>
                <w:sz w:val="16"/>
              </w:rPr>
              <w:t>.016</w:t>
            </w:r>
          </w:p>
        </w:tc>
        <w:tc>
          <w:tcPr>
            <w:tcW w:w="687" w:type="dxa"/>
            <w:tcBorders>
              <w:top w:val="nil"/>
              <w:bottom w:val="nil"/>
              <w:right w:val="dashSmallGap" w:sz="8" w:space="0" w:color="auto"/>
            </w:tcBorders>
          </w:tcPr>
          <w:p w14:paraId="587B1725" w14:textId="77777777" w:rsidR="003579AB" w:rsidRPr="00AC7629" w:rsidRDefault="003579AB" w:rsidP="001A5B29">
            <w:pPr>
              <w:pStyle w:val="ac"/>
              <w:rPr>
                <w:sz w:val="16"/>
              </w:rPr>
            </w:pPr>
            <w:r w:rsidRPr="00AC7629">
              <w:rPr>
                <w:rFonts w:hint="eastAsia"/>
                <w:sz w:val="16"/>
              </w:rPr>
              <w:t>0</w:t>
            </w:r>
            <w:r w:rsidRPr="00AC7629">
              <w:rPr>
                <w:sz w:val="16"/>
              </w:rPr>
              <w:t>.040</w:t>
            </w:r>
          </w:p>
        </w:tc>
        <w:tc>
          <w:tcPr>
            <w:tcW w:w="605" w:type="dxa"/>
            <w:tcBorders>
              <w:top w:val="nil"/>
              <w:left w:val="dashSmallGap" w:sz="8" w:space="0" w:color="auto"/>
              <w:bottom w:val="nil"/>
            </w:tcBorders>
          </w:tcPr>
          <w:p w14:paraId="0533D38A" w14:textId="77777777" w:rsidR="003579AB" w:rsidRPr="00AC7629" w:rsidRDefault="003579AB" w:rsidP="001A5B29">
            <w:pPr>
              <w:pStyle w:val="ac"/>
              <w:rPr>
                <w:sz w:val="16"/>
              </w:rPr>
            </w:pPr>
            <w:r w:rsidRPr="00AC7629">
              <w:rPr>
                <w:rFonts w:hint="eastAsia"/>
                <w:sz w:val="16"/>
              </w:rPr>
              <w:t>0</w:t>
            </w:r>
            <w:r w:rsidRPr="00AC7629">
              <w:rPr>
                <w:sz w:val="16"/>
              </w:rPr>
              <w:t>.985</w:t>
            </w:r>
          </w:p>
        </w:tc>
        <w:tc>
          <w:tcPr>
            <w:tcW w:w="605" w:type="dxa"/>
            <w:tcBorders>
              <w:top w:val="nil"/>
              <w:bottom w:val="nil"/>
            </w:tcBorders>
          </w:tcPr>
          <w:p w14:paraId="30471A98" w14:textId="77777777" w:rsidR="003579AB" w:rsidRPr="00AC7629" w:rsidRDefault="003579AB" w:rsidP="001A5B29">
            <w:pPr>
              <w:pStyle w:val="ac"/>
              <w:rPr>
                <w:sz w:val="16"/>
              </w:rPr>
            </w:pPr>
            <w:r w:rsidRPr="00AC7629">
              <w:rPr>
                <w:rFonts w:hint="eastAsia"/>
                <w:sz w:val="16"/>
              </w:rPr>
              <w:t>0</w:t>
            </w:r>
            <w:r w:rsidRPr="00AC7629">
              <w:rPr>
                <w:sz w:val="16"/>
              </w:rPr>
              <w:t>.077</w:t>
            </w:r>
          </w:p>
        </w:tc>
        <w:tc>
          <w:tcPr>
            <w:tcW w:w="687" w:type="dxa"/>
            <w:tcBorders>
              <w:top w:val="nil"/>
              <w:bottom w:val="nil"/>
            </w:tcBorders>
          </w:tcPr>
          <w:p w14:paraId="32D3FB4E" w14:textId="77777777" w:rsidR="003579AB" w:rsidRPr="00AC7629" w:rsidRDefault="003579AB" w:rsidP="001A5B29">
            <w:pPr>
              <w:pStyle w:val="ac"/>
              <w:rPr>
                <w:sz w:val="16"/>
              </w:rPr>
            </w:pPr>
            <w:r w:rsidRPr="00AC7629">
              <w:rPr>
                <w:rFonts w:hint="eastAsia"/>
                <w:sz w:val="16"/>
              </w:rPr>
              <w:t>0</w:t>
            </w:r>
            <w:r w:rsidRPr="00AC7629">
              <w:rPr>
                <w:sz w:val="16"/>
              </w:rPr>
              <w:t>.117</w:t>
            </w:r>
          </w:p>
        </w:tc>
        <w:tc>
          <w:tcPr>
            <w:tcW w:w="605" w:type="dxa"/>
            <w:tcBorders>
              <w:top w:val="nil"/>
              <w:left w:val="dashSmallGap" w:sz="8" w:space="0" w:color="auto"/>
              <w:bottom w:val="nil"/>
            </w:tcBorders>
            <w:vAlign w:val="center"/>
          </w:tcPr>
          <w:p w14:paraId="095CC11F" w14:textId="77777777" w:rsidR="003579AB" w:rsidRPr="00AC7629" w:rsidRDefault="003579AB" w:rsidP="001A5B29">
            <w:pPr>
              <w:pStyle w:val="ac"/>
              <w:rPr>
                <w:sz w:val="16"/>
              </w:rPr>
            </w:pPr>
            <w:r w:rsidRPr="00AC7629">
              <w:rPr>
                <w:rFonts w:hint="eastAsia"/>
                <w:sz w:val="16"/>
              </w:rPr>
              <w:t>0</w:t>
            </w:r>
            <w:r w:rsidRPr="00AC7629">
              <w:rPr>
                <w:sz w:val="16"/>
              </w:rPr>
              <w:t>.941</w:t>
            </w:r>
          </w:p>
        </w:tc>
        <w:tc>
          <w:tcPr>
            <w:tcW w:w="605" w:type="dxa"/>
            <w:tcBorders>
              <w:top w:val="nil"/>
              <w:bottom w:val="nil"/>
            </w:tcBorders>
            <w:vAlign w:val="center"/>
          </w:tcPr>
          <w:p w14:paraId="46697750" w14:textId="77777777" w:rsidR="003579AB" w:rsidRPr="00AC7629" w:rsidRDefault="003579AB" w:rsidP="001A5B29">
            <w:pPr>
              <w:pStyle w:val="ac"/>
              <w:rPr>
                <w:sz w:val="16"/>
              </w:rPr>
            </w:pPr>
            <w:r w:rsidRPr="00AC7629">
              <w:rPr>
                <w:rFonts w:hint="eastAsia"/>
                <w:sz w:val="16"/>
              </w:rPr>
              <w:t>0</w:t>
            </w:r>
            <w:r w:rsidRPr="00AC7629">
              <w:rPr>
                <w:sz w:val="16"/>
              </w:rPr>
              <w:t>.090</w:t>
            </w:r>
          </w:p>
        </w:tc>
        <w:tc>
          <w:tcPr>
            <w:tcW w:w="687" w:type="dxa"/>
            <w:tcBorders>
              <w:top w:val="nil"/>
              <w:bottom w:val="nil"/>
            </w:tcBorders>
            <w:vAlign w:val="center"/>
          </w:tcPr>
          <w:p w14:paraId="5713029D" w14:textId="77777777" w:rsidR="003579AB" w:rsidRPr="00AC7629" w:rsidRDefault="003579AB" w:rsidP="001A5B29">
            <w:pPr>
              <w:pStyle w:val="ac"/>
              <w:rPr>
                <w:sz w:val="16"/>
              </w:rPr>
            </w:pPr>
            <w:r w:rsidRPr="00AC7629">
              <w:rPr>
                <w:rFonts w:hint="eastAsia"/>
                <w:sz w:val="16"/>
              </w:rPr>
              <w:t>0</w:t>
            </w:r>
            <w:r w:rsidRPr="00AC7629">
              <w:rPr>
                <w:sz w:val="16"/>
              </w:rPr>
              <w:t>.093</w:t>
            </w:r>
          </w:p>
        </w:tc>
      </w:tr>
      <w:tr w:rsidR="003579AB" w:rsidRPr="00AC7629" w14:paraId="74A3A694" w14:textId="77777777" w:rsidTr="001A5B29">
        <w:tc>
          <w:tcPr>
            <w:tcW w:w="1611" w:type="dxa"/>
            <w:vMerge/>
            <w:tcBorders>
              <w:top w:val="nil"/>
              <w:bottom w:val="single" w:sz="12" w:space="0" w:color="auto"/>
            </w:tcBorders>
            <w:vAlign w:val="center"/>
          </w:tcPr>
          <w:p w14:paraId="4641C48D" w14:textId="77777777" w:rsidR="003579AB" w:rsidRPr="00AC7629" w:rsidRDefault="003579AB" w:rsidP="001A5B29">
            <w:pPr>
              <w:pStyle w:val="ac"/>
              <w:rPr>
                <w:sz w:val="16"/>
              </w:rPr>
            </w:pPr>
          </w:p>
        </w:tc>
        <w:tc>
          <w:tcPr>
            <w:tcW w:w="1004" w:type="dxa"/>
            <w:tcBorders>
              <w:top w:val="nil"/>
              <w:bottom w:val="single" w:sz="12" w:space="0" w:color="auto"/>
            </w:tcBorders>
            <w:vAlign w:val="center"/>
          </w:tcPr>
          <w:p w14:paraId="641E23BF" w14:textId="77777777" w:rsidR="003579AB" w:rsidRPr="00AC7629" w:rsidRDefault="003579AB" w:rsidP="001A5B29">
            <w:pPr>
              <w:pStyle w:val="ac"/>
              <w:rPr>
                <w:sz w:val="16"/>
              </w:rPr>
            </w:pPr>
            <w:r w:rsidRPr="00AC7629">
              <w:rPr>
                <w:rFonts w:hint="eastAsia"/>
                <w:sz w:val="16"/>
              </w:rPr>
              <w:t>S</w:t>
            </w:r>
            <w:r w:rsidRPr="00AC7629">
              <w:rPr>
                <w:sz w:val="16"/>
              </w:rPr>
              <w:t>VR</w:t>
            </w:r>
          </w:p>
        </w:tc>
        <w:tc>
          <w:tcPr>
            <w:tcW w:w="605" w:type="dxa"/>
            <w:tcBorders>
              <w:top w:val="nil"/>
              <w:bottom w:val="single" w:sz="12" w:space="0" w:color="auto"/>
            </w:tcBorders>
            <w:vAlign w:val="center"/>
          </w:tcPr>
          <w:p w14:paraId="734E3E02" w14:textId="77777777" w:rsidR="003579AB" w:rsidRPr="00AC7629" w:rsidRDefault="003579AB" w:rsidP="001A5B29">
            <w:pPr>
              <w:pStyle w:val="ac"/>
              <w:rPr>
                <w:sz w:val="16"/>
              </w:rPr>
            </w:pPr>
            <w:r w:rsidRPr="00AC7629">
              <w:rPr>
                <w:rFonts w:hint="eastAsia"/>
                <w:sz w:val="16"/>
              </w:rPr>
              <w:t>0</w:t>
            </w:r>
            <w:r w:rsidRPr="00AC7629">
              <w:rPr>
                <w:sz w:val="16"/>
              </w:rPr>
              <w:t>.999</w:t>
            </w:r>
          </w:p>
        </w:tc>
        <w:tc>
          <w:tcPr>
            <w:tcW w:w="605" w:type="dxa"/>
            <w:tcBorders>
              <w:top w:val="nil"/>
              <w:bottom w:val="single" w:sz="12" w:space="0" w:color="auto"/>
            </w:tcBorders>
            <w:vAlign w:val="center"/>
          </w:tcPr>
          <w:p w14:paraId="1BADDAF3" w14:textId="77777777" w:rsidR="003579AB" w:rsidRPr="00AC7629" w:rsidRDefault="003579AB" w:rsidP="001A5B29">
            <w:pPr>
              <w:pStyle w:val="ac"/>
              <w:rPr>
                <w:sz w:val="16"/>
              </w:rPr>
            </w:pPr>
            <w:r w:rsidRPr="00AC7629">
              <w:rPr>
                <w:rFonts w:hint="eastAsia"/>
                <w:sz w:val="16"/>
              </w:rPr>
              <w:t>0</w:t>
            </w:r>
            <w:r w:rsidRPr="00AC7629">
              <w:rPr>
                <w:sz w:val="16"/>
              </w:rPr>
              <w:t>.026</w:t>
            </w:r>
          </w:p>
        </w:tc>
        <w:tc>
          <w:tcPr>
            <w:tcW w:w="687" w:type="dxa"/>
            <w:tcBorders>
              <w:top w:val="nil"/>
              <w:bottom w:val="single" w:sz="12" w:space="0" w:color="auto"/>
              <w:right w:val="dashSmallGap" w:sz="8" w:space="0" w:color="auto"/>
            </w:tcBorders>
            <w:vAlign w:val="center"/>
          </w:tcPr>
          <w:p w14:paraId="77B55871" w14:textId="77777777" w:rsidR="003579AB" w:rsidRPr="00AC7629" w:rsidRDefault="003579AB" w:rsidP="001A5B29">
            <w:pPr>
              <w:pStyle w:val="ac"/>
              <w:rPr>
                <w:sz w:val="16"/>
              </w:rPr>
            </w:pPr>
            <w:r w:rsidRPr="00AC7629">
              <w:rPr>
                <w:rFonts w:hint="eastAsia"/>
                <w:sz w:val="16"/>
              </w:rPr>
              <w:t>0</w:t>
            </w:r>
            <w:r w:rsidRPr="00AC7629">
              <w:rPr>
                <w:sz w:val="16"/>
              </w:rPr>
              <w:t>.033</w:t>
            </w:r>
          </w:p>
        </w:tc>
        <w:tc>
          <w:tcPr>
            <w:tcW w:w="605" w:type="dxa"/>
            <w:tcBorders>
              <w:top w:val="nil"/>
              <w:left w:val="dashSmallGap" w:sz="8" w:space="0" w:color="auto"/>
              <w:bottom w:val="single" w:sz="12" w:space="0" w:color="auto"/>
            </w:tcBorders>
            <w:vAlign w:val="center"/>
          </w:tcPr>
          <w:p w14:paraId="030EE1CA" w14:textId="77777777" w:rsidR="003579AB" w:rsidRPr="00AC7629" w:rsidRDefault="003579AB" w:rsidP="001A5B29">
            <w:pPr>
              <w:pStyle w:val="ac"/>
              <w:rPr>
                <w:sz w:val="16"/>
              </w:rPr>
            </w:pPr>
            <w:r w:rsidRPr="00AC7629">
              <w:rPr>
                <w:rFonts w:hint="eastAsia"/>
                <w:sz w:val="16"/>
              </w:rPr>
              <w:t>0</w:t>
            </w:r>
            <w:r w:rsidRPr="00AC7629">
              <w:rPr>
                <w:sz w:val="16"/>
              </w:rPr>
              <w:t>.992</w:t>
            </w:r>
          </w:p>
        </w:tc>
        <w:tc>
          <w:tcPr>
            <w:tcW w:w="605" w:type="dxa"/>
            <w:tcBorders>
              <w:top w:val="nil"/>
              <w:bottom w:val="single" w:sz="12" w:space="0" w:color="auto"/>
            </w:tcBorders>
            <w:vAlign w:val="center"/>
          </w:tcPr>
          <w:p w14:paraId="6CF8A3E0" w14:textId="77777777" w:rsidR="003579AB" w:rsidRPr="00AC7629" w:rsidRDefault="003579AB" w:rsidP="001A5B29">
            <w:pPr>
              <w:pStyle w:val="ac"/>
              <w:rPr>
                <w:sz w:val="16"/>
              </w:rPr>
            </w:pPr>
            <w:r w:rsidRPr="00AC7629">
              <w:rPr>
                <w:rFonts w:hint="eastAsia"/>
                <w:sz w:val="16"/>
              </w:rPr>
              <w:t>0</w:t>
            </w:r>
            <w:r w:rsidRPr="00AC7629">
              <w:rPr>
                <w:sz w:val="16"/>
              </w:rPr>
              <w:t>.058</w:t>
            </w:r>
          </w:p>
        </w:tc>
        <w:tc>
          <w:tcPr>
            <w:tcW w:w="687" w:type="dxa"/>
            <w:tcBorders>
              <w:top w:val="nil"/>
              <w:bottom w:val="single" w:sz="12" w:space="0" w:color="auto"/>
              <w:right w:val="dashSmallGap" w:sz="8" w:space="0" w:color="auto"/>
            </w:tcBorders>
            <w:vAlign w:val="center"/>
          </w:tcPr>
          <w:p w14:paraId="19B3A9A3" w14:textId="77777777" w:rsidR="003579AB" w:rsidRPr="00AC7629" w:rsidRDefault="003579AB" w:rsidP="001A5B29">
            <w:pPr>
              <w:pStyle w:val="ac"/>
              <w:rPr>
                <w:sz w:val="16"/>
              </w:rPr>
            </w:pPr>
            <w:r w:rsidRPr="00AC7629">
              <w:rPr>
                <w:rFonts w:hint="eastAsia"/>
                <w:sz w:val="16"/>
              </w:rPr>
              <w:t>0</w:t>
            </w:r>
            <w:r w:rsidRPr="00AC7629">
              <w:rPr>
                <w:sz w:val="16"/>
              </w:rPr>
              <w:t>.083</w:t>
            </w:r>
          </w:p>
        </w:tc>
        <w:tc>
          <w:tcPr>
            <w:tcW w:w="605" w:type="dxa"/>
            <w:tcBorders>
              <w:top w:val="nil"/>
              <w:left w:val="dashSmallGap" w:sz="8" w:space="0" w:color="auto"/>
              <w:bottom w:val="single" w:sz="12" w:space="0" w:color="auto"/>
            </w:tcBorders>
            <w:vAlign w:val="center"/>
          </w:tcPr>
          <w:p w14:paraId="1C7F93EE" w14:textId="77777777" w:rsidR="003579AB" w:rsidRPr="00AC7629" w:rsidRDefault="003579AB" w:rsidP="001A5B29">
            <w:pPr>
              <w:pStyle w:val="ac"/>
              <w:rPr>
                <w:sz w:val="16"/>
              </w:rPr>
            </w:pPr>
            <w:r w:rsidRPr="00AC7629">
              <w:rPr>
                <w:rFonts w:hint="eastAsia"/>
                <w:sz w:val="16"/>
              </w:rPr>
              <w:t>0</w:t>
            </w:r>
            <w:r w:rsidRPr="00AC7629">
              <w:rPr>
                <w:sz w:val="16"/>
              </w:rPr>
              <w:t>.916</w:t>
            </w:r>
          </w:p>
        </w:tc>
        <w:tc>
          <w:tcPr>
            <w:tcW w:w="605" w:type="dxa"/>
            <w:tcBorders>
              <w:top w:val="nil"/>
              <w:bottom w:val="single" w:sz="12" w:space="0" w:color="auto"/>
            </w:tcBorders>
            <w:vAlign w:val="center"/>
          </w:tcPr>
          <w:p w14:paraId="655AD066" w14:textId="77777777" w:rsidR="003579AB" w:rsidRPr="00AC7629" w:rsidRDefault="003579AB" w:rsidP="001A5B29">
            <w:pPr>
              <w:pStyle w:val="ac"/>
              <w:rPr>
                <w:sz w:val="16"/>
              </w:rPr>
            </w:pPr>
            <w:r w:rsidRPr="00AC7629">
              <w:rPr>
                <w:rFonts w:hint="eastAsia"/>
                <w:sz w:val="16"/>
              </w:rPr>
              <w:t>0</w:t>
            </w:r>
            <w:r w:rsidRPr="00AC7629">
              <w:rPr>
                <w:sz w:val="16"/>
              </w:rPr>
              <w:t>.093</w:t>
            </w:r>
          </w:p>
        </w:tc>
        <w:tc>
          <w:tcPr>
            <w:tcW w:w="687" w:type="dxa"/>
            <w:tcBorders>
              <w:top w:val="nil"/>
              <w:bottom w:val="single" w:sz="12" w:space="0" w:color="auto"/>
            </w:tcBorders>
            <w:vAlign w:val="center"/>
          </w:tcPr>
          <w:p w14:paraId="67F9C912" w14:textId="77777777" w:rsidR="003579AB" w:rsidRPr="00AC7629" w:rsidRDefault="003579AB" w:rsidP="001A5B29">
            <w:pPr>
              <w:pStyle w:val="ac"/>
              <w:rPr>
                <w:sz w:val="16"/>
              </w:rPr>
            </w:pPr>
            <w:r w:rsidRPr="00AC7629">
              <w:rPr>
                <w:rFonts w:hint="eastAsia"/>
                <w:sz w:val="16"/>
              </w:rPr>
              <w:t>0</w:t>
            </w:r>
            <w:r w:rsidRPr="00AC7629">
              <w:rPr>
                <w:sz w:val="16"/>
              </w:rPr>
              <w:t>.111</w:t>
            </w:r>
          </w:p>
        </w:tc>
      </w:tr>
    </w:tbl>
    <w:p w14:paraId="453A8350" w14:textId="77777777" w:rsidR="003579AB" w:rsidRDefault="003579AB" w:rsidP="003579AB">
      <w:pPr>
        <w:ind w:firstLine="480"/>
      </w:pPr>
      <w:r w:rsidRPr="002844BE">
        <w:lastRenderedPageBreak/>
        <w:t>在以</w:t>
      </w:r>
      <w:proofErr w:type="spellStart"/>
      <w:r>
        <w:t>CatBoost</w:t>
      </w:r>
      <w:proofErr w:type="spellEnd"/>
      <w:r w:rsidRPr="002844BE">
        <w:t>和</w:t>
      </w:r>
      <w:r>
        <w:t>RF</w:t>
      </w:r>
      <w:r w:rsidRPr="002844BE">
        <w:t>为基学习器的</w:t>
      </w:r>
      <w:r>
        <w:t>5</w:t>
      </w:r>
      <w:r w:rsidRPr="002844BE">
        <w:t>种候选模型中，采用</w:t>
      </w:r>
      <w:r w:rsidRPr="002844BE">
        <w:t>SVR</w:t>
      </w:r>
      <w:r w:rsidRPr="002844BE">
        <w:t>作为元模型的混合学习模型表现出最佳的综合预测性能。由表</w:t>
      </w:r>
      <w:r w:rsidRPr="002844BE">
        <w:t>4.2</w:t>
      </w:r>
      <w:r w:rsidRPr="002844BE">
        <w:t>可知，该模型在测试集上取得了最高的</w:t>
      </w:r>
      <w:r w:rsidRPr="002844BE">
        <w:t>R²=0.991</w:t>
      </w:r>
      <w:r w:rsidRPr="002844BE">
        <w:t>和最低的</w:t>
      </w:r>
      <w:r w:rsidRPr="002844BE">
        <w:t>RMSE=0.092</w:t>
      </w:r>
      <w:r w:rsidRPr="002844BE">
        <w:t>，同时</w:t>
      </w:r>
      <w:r w:rsidRPr="002844BE">
        <w:t>MAE</w:t>
      </w:r>
      <w:r w:rsidRPr="002844BE">
        <w:t>也处于较低水平，为</w:t>
      </w:r>
      <w:r w:rsidRPr="002844BE">
        <w:t>0.067</w:t>
      </w:r>
      <w:r w:rsidRPr="002844BE">
        <w:t>。在外部文献验证集上，该模型仍表现最优，取得了最高的</w:t>
      </w:r>
      <w:r w:rsidRPr="002844BE">
        <w:t>R²=0.965</w:t>
      </w:r>
      <w:r w:rsidRPr="002844BE">
        <w:t>、最低的</w:t>
      </w:r>
      <w:r w:rsidRPr="002844BE">
        <w:t>MAE=0.062</w:t>
      </w:r>
      <w:r w:rsidRPr="002844BE">
        <w:t>和最低的</w:t>
      </w:r>
      <w:r w:rsidRPr="002844BE">
        <w:t>RMSE=0.071</w:t>
      </w:r>
      <w:r w:rsidRPr="002844BE">
        <w:t>，说明其具有较好的外部泛化能力。相比之下，以</w:t>
      </w:r>
      <w:r w:rsidRPr="002844BE">
        <w:t>Ridge</w:t>
      </w:r>
      <w:r w:rsidRPr="002844BE">
        <w:t>、</w:t>
      </w:r>
      <w:proofErr w:type="spellStart"/>
      <w:r w:rsidRPr="002844BE">
        <w:t>CatBoost</w:t>
      </w:r>
      <w:proofErr w:type="spellEnd"/>
      <w:r w:rsidRPr="002844BE">
        <w:t>和</w:t>
      </w:r>
      <w:r w:rsidRPr="002844BE">
        <w:t>RF</w:t>
      </w:r>
      <w:r w:rsidRPr="002844BE">
        <w:t>作为元模型时，模型在外部文献验证集上的整体表现相对较弱；以</w:t>
      </w:r>
      <w:proofErr w:type="spellStart"/>
      <w:r w:rsidRPr="002844BE">
        <w:t>XGBoost</w:t>
      </w:r>
      <w:proofErr w:type="spellEnd"/>
      <w:r w:rsidRPr="002844BE">
        <w:t>作为元模型时，虽然测试集结果较好，但其外部文献验证性能仍逊于</w:t>
      </w:r>
      <w:r w:rsidRPr="002844BE">
        <w:t>SVR</w:t>
      </w:r>
      <w:r w:rsidRPr="002844BE">
        <w:t>元模型。综合测试集和外部文献验证集的结果可知，以</w:t>
      </w:r>
      <w:r w:rsidRPr="002844BE">
        <w:t>SVR</w:t>
      </w:r>
      <w:r w:rsidRPr="002844BE">
        <w:t>为元模型、</w:t>
      </w:r>
      <w:proofErr w:type="spellStart"/>
      <w:r w:rsidRPr="002844BE">
        <w:t>CatBoost+RF</w:t>
      </w:r>
      <w:proofErr w:type="spellEnd"/>
      <w:r w:rsidRPr="002844BE">
        <w:t>为基学习器的混合学习模型综合表现最佳，因此本文将其作为</w:t>
      </w:r>
      <w:proofErr w:type="spellStart"/>
      <w:r w:rsidRPr="002844BE">
        <w:t>CatBoost+RF</w:t>
      </w:r>
      <w:proofErr w:type="spellEnd"/>
      <w:r w:rsidRPr="002844BE">
        <w:t>这一类两基学习器结构的代表性模型。</w:t>
      </w:r>
    </w:p>
    <w:p w14:paraId="70CC5E2A" w14:textId="77777777" w:rsidR="003579AB" w:rsidRDefault="003579AB" w:rsidP="003579AB">
      <w:pPr>
        <w:ind w:firstLine="480"/>
      </w:pPr>
      <w:r w:rsidRPr="00DB7F0C">
        <w:t>对于以</w:t>
      </w:r>
      <w:proofErr w:type="spellStart"/>
      <w:r w:rsidRPr="00DB7F0C">
        <w:t>CatBoost</w:t>
      </w:r>
      <w:proofErr w:type="spellEnd"/>
      <w:r w:rsidRPr="00DB7F0C">
        <w:t>和</w:t>
      </w:r>
      <w:proofErr w:type="spellStart"/>
      <w:r w:rsidRPr="00DB7F0C">
        <w:t>XGBoost</w:t>
      </w:r>
      <w:proofErr w:type="spellEnd"/>
      <w:r w:rsidRPr="00DB7F0C">
        <w:t>为基学习器的</w:t>
      </w:r>
      <w:r w:rsidRPr="00DB7F0C">
        <w:t>5</w:t>
      </w:r>
      <w:r w:rsidRPr="00DB7F0C">
        <w:t>种候选模型，采用</w:t>
      </w:r>
      <w:proofErr w:type="spellStart"/>
      <w:r w:rsidRPr="00DB7F0C">
        <w:t>CatBoost</w:t>
      </w:r>
      <w:proofErr w:type="spellEnd"/>
      <w:r w:rsidRPr="00DB7F0C">
        <w:t>作为元模型的混合学习模型在综合比较中更具优势。由表</w:t>
      </w:r>
      <w:r w:rsidRPr="00DB7F0C">
        <w:t>4.2</w:t>
      </w:r>
      <w:r w:rsidRPr="00DB7F0C">
        <w:t>可知，该模型在测试集上取得了最高的</w:t>
      </w:r>
      <w:r w:rsidRPr="00DB7F0C">
        <w:t>R²=0.994</w:t>
      </w:r>
      <w:r w:rsidRPr="00DB7F0C">
        <w:t>、最低的</w:t>
      </w:r>
      <w:r w:rsidRPr="00DB7F0C">
        <w:t>MAE=0.047</w:t>
      </w:r>
      <w:r w:rsidRPr="00DB7F0C">
        <w:t>和最低的</w:t>
      </w:r>
      <w:r w:rsidRPr="00DB7F0C">
        <w:t>RMSE=0.074</w:t>
      </w:r>
      <w:r w:rsidRPr="00DB7F0C">
        <w:t>，说明其在测试集上的综合表现最优。在外部文献验证集上，该模型取得了</w:t>
      </w:r>
      <w:r w:rsidRPr="00DB7F0C">
        <w:t>R²=0.938</w:t>
      </w:r>
      <w:r w:rsidRPr="00DB7F0C">
        <w:t>、</w:t>
      </w:r>
      <w:r w:rsidRPr="00DB7F0C">
        <w:t>MAE=0.077</w:t>
      </w:r>
      <w:r w:rsidRPr="00DB7F0C">
        <w:t>和</w:t>
      </w:r>
      <w:r w:rsidRPr="00DB7F0C">
        <w:t>RMSE=0.095</w:t>
      </w:r>
      <w:r w:rsidRPr="00DB7F0C">
        <w:t>，其中</w:t>
      </w:r>
      <w:r w:rsidRPr="00DB7F0C">
        <w:t>MAE</w:t>
      </w:r>
      <w:r w:rsidRPr="00DB7F0C">
        <w:t>为该组最低，</w:t>
      </w:r>
      <w:r w:rsidRPr="00DB7F0C">
        <w:t>R²</w:t>
      </w:r>
      <w:r w:rsidRPr="00DB7F0C">
        <w:t>和</w:t>
      </w:r>
      <w:r w:rsidRPr="00DB7F0C">
        <w:t>RMSE</w:t>
      </w:r>
      <w:r w:rsidRPr="00DB7F0C">
        <w:t>仅略逊于</w:t>
      </w:r>
      <w:proofErr w:type="spellStart"/>
      <w:r w:rsidRPr="00DB7F0C">
        <w:t>XGBoost</w:t>
      </w:r>
      <w:proofErr w:type="spellEnd"/>
      <w:r w:rsidRPr="00DB7F0C">
        <w:t>元模型。相比之下，以</w:t>
      </w:r>
      <w:proofErr w:type="spellStart"/>
      <w:r w:rsidRPr="00DB7F0C">
        <w:t>XGBoost</w:t>
      </w:r>
      <w:proofErr w:type="spellEnd"/>
      <w:r w:rsidRPr="00DB7F0C">
        <w:t>作为元模型时，模型虽然在外部文献验证集上的</w:t>
      </w:r>
      <w:r w:rsidRPr="00DB7F0C">
        <w:t>R²</w:t>
      </w:r>
      <w:r w:rsidRPr="00DB7F0C">
        <w:t>和</w:t>
      </w:r>
      <w:r w:rsidRPr="00DB7F0C">
        <w:t>RMSE</w:t>
      </w:r>
      <w:r w:rsidRPr="00DB7F0C">
        <w:t>略占优势，但其测试集性能明显下降，</w:t>
      </w:r>
      <w:r w:rsidRPr="00DB7F0C">
        <w:t>R²</w:t>
      </w:r>
      <w:r w:rsidRPr="00DB7F0C">
        <w:t>降至</w:t>
      </w:r>
      <w:r w:rsidRPr="00DB7F0C">
        <w:t>0.985</w:t>
      </w:r>
      <w:r w:rsidRPr="00DB7F0C">
        <w:t>，</w:t>
      </w:r>
      <w:r w:rsidRPr="00DB7F0C">
        <w:t>MAE</w:t>
      </w:r>
      <w:r w:rsidRPr="00DB7F0C">
        <w:t>和</w:t>
      </w:r>
      <w:r w:rsidRPr="00DB7F0C">
        <w:t>RMSE</w:t>
      </w:r>
      <w:r w:rsidRPr="00DB7F0C">
        <w:t>分别增至</w:t>
      </w:r>
      <w:r w:rsidRPr="00DB7F0C">
        <w:t>0.077</w:t>
      </w:r>
      <w:r w:rsidRPr="00DB7F0C">
        <w:t>和</w:t>
      </w:r>
      <w:r w:rsidRPr="00DB7F0C">
        <w:t>0.117</w:t>
      </w:r>
      <w:r w:rsidRPr="00DB7F0C">
        <w:t>。与此同时，以</w:t>
      </w:r>
      <w:r w:rsidRPr="00DB7F0C">
        <w:t>Ridge</w:t>
      </w:r>
      <w:r w:rsidRPr="00DB7F0C">
        <w:t>、</w:t>
      </w:r>
      <w:r w:rsidRPr="00DB7F0C">
        <w:t>RF</w:t>
      </w:r>
      <w:r w:rsidRPr="00DB7F0C">
        <w:t>和</w:t>
      </w:r>
      <w:r w:rsidRPr="00DB7F0C">
        <w:t>SVR</w:t>
      </w:r>
      <w:r>
        <w:t>作为元模型时，模型在测试集和外部文献验证集上的整体表现也均不占优</w:t>
      </w:r>
      <w:r w:rsidRPr="00DB7F0C">
        <w:t>。综合测试集和外部文献验证集的结果可知，以</w:t>
      </w:r>
      <w:proofErr w:type="spellStart"/>
      <w:r w:rsidRPr="00DB7F0C">
        <w:t>CatBoost</w:t>
      </w:r>
      <w:proofErr w:type="spellEnd"/>
      <w:r w:rsidRPr="00DB7F0C">
        <w:t>为元模型、</w:t>
      </w:r>
      <w:proofErr w:type="spellStart"/>
      <w:r w:rsidRPr="00DB7F0C">
        <w:t>CatBoost+XGBoost</w:t>
      </w:r>
      <w:proofErr w:type="spellEnd"/>
      <w:r w:rsidRPr="00DB7F0C">
        <w:t>为基学习器的混合学习模型整体表现更优，因此本文将其作为</w:t>
      </w:r>
      <w:proofErr w:type="spellStart"/>
      <w:r w:rsidRPr="00DB7F0C">
        <w:t>CatBoost+XGBoost</w:t>
      </w:r>
      <w:proofErr w:type="spellEnd"/>
      <w:r w:rsidRPr="00DB7F0C">
        <w:t>这一类两基学习器结构的代表性模型。</w:t>
      </w:r>
    </w:p>
    <w:p w14:paraId="6B4563BF" w14:textId="77777777" w:rsidR="003579AB" w:rsidRPr="006455CE" w:rsidRDefault="003579AB" w:rsidP="003579AB">
      <w:pPr>
        <w:ind w:firstLine="480"/>
      </w:pPr>
      <w:r w:rsidRPr="006455CE">
        <w:t>图</w:t>
      </w:r>
      <w:r w:rsidRPr="006455CE">
        <w:t>4.3</w:t>
      </w:r>
      <w:r w:rsidRPr="006455CE">
        <w:t>进一步展示了两类代表性两基学习器门控分区混合学习模型的预测结果，其余候选元模型的完整结果见</w:t>
      </w:r>
      <w:commentRangeStart w:id="18"/>
      <w:r w:rsidRPr="006455CE">
        <w:t>附录图</w:t>
      </w:r>
      <w:r w:rsidRPr="006455CE">
        <w:t>1</w:t>
      </w:r>
      <w:r w:rsidRPr="006455CE">
        <w:t>和图</w:t>
      </w:r>
      <w:r w:rsidRPr="006455CE">
        <w:t>2</w:t>
      </w:r>
      <w:commentRangeEnd w:id="18"/>
      <w:r w:rsidR="00EF4529">
        <w:rPr>
          <w:rStyle w:val="af5"/>
        </w:rPr>
        <w:commentReference w:id="18"/>
      </w:r>
      <w:r w:rsidRPr="006455CE">
        <w:t>。图</w:t>
      </w:r>
      <w:r w:rsidRPr="006455CE">
        <w:t>4.3(a)</w:t>
      </w:r>
      <w:r w:rsidRPr="006455CE">
        <w:t>和图</w:t>
      </w:r>
      <w:r w:rsidRPr="006455CE">
        <w:t>4.3(b)</w:t>
      </w:r>
      <w:r w:rsidRPr="006455CE">
        <w:t>分别给出了以</w:t>
      </w:r>
      <w:proofErr w:type="spellStart"/>
      <w:r w:rsidRPr="006455CE">
        <w:t>CatBoost</w:t>
      </w:r>
      <w:proofErr w:type="spellEnd"/>
      <w:r w:rsidRPr="006455CE">
        <w:t>和</w:t>
      </w:r>
      <w:r w:rsidRPr="006455CE">
        <w:t>RF</w:t>
      </w:r>
      <w:r w:rsidRPr="006455CE">
        <w:t>为基学习器、</w:t>
      </w:r>
      <w:r w:rsidRPr="006455CE">
        <w:t>SVR</w:t>
      </w:r>
      <w:r w:rsidRPr="006455CE">
        <w:t>为元模型，以及以</w:t>
      </w:r>
      <w:proofErr w:type="spellStart"/>
      <w:r w:rsidRPr="006455CE">
        <w:t>CatBoost</w:t>
      </w:r>
      <w:proofErr w:type="spellEnd"/>
      <w:r w:rsidRPr="006455CE">
        <w:t>和</w:t>
      </w:r>
      <w:proofErr w:type="spellStart"/>
      <w:r w:rsidRPr="006455CE">
        <w:t>XGBoost</w:t>
      </w:r>
      <w:proofErr w:type="spellEnd"/>
      <w:r w:rsidRPr="006455CE">
        <w:t>为基学习器、</w:t>
      </w:r>
      <w:proofErr w:type="spellStart"/>
      <w:r w:rsidRPr="006455CE">
        <w:t>CatBoost</w:t>
      </w:r>
      <w:proofErr w:type="spellEnd"/>
      <w:r w:rsidRPr="006455CE">
        <w:t>为元模型的模型在训练集和测试集上的预测散点图。总体来看，两种模型的样本点均主要分布在</w:t>
      </w:r>
      <w:r w:rsidRPr="006455CE">
        <w:t>Y=X</w:t>
      </w:r>
      <w:r w:rsidRPr="006455CE">
        <w:t>线附近，说明两类代表性模型在内部数据上均具有较高的预测精度。其中，图</w:t>
      </w:r>
      <w:r w:rsidRPr="006455CE">
        <w:t>4.3(b)</w:t>
      </w:r>
      <w:r w:rsidRPr="006455CE">
        <w:t>中测试集散点分布更为集中，表明后者在测试集上的预测表现更优；而图</w:t>
      </w:r>
      <w:r w:rsidRPr="006455CE">
        <w:t>4.3(a)</w:t>
      </w:r>
      <w:r w:rsidRPr="006455CE">
        <w:t>左下区域部分样本点相对</w:t>
      </w:r>
      <w:r w:rsidRPr="006455CE">
        <w:t>Y=X</w:t>
      </w:r>
      <w:r w:rsidRPr="006455CE">
        <w:t>线的离散程度略高，说明该模型在较低摩擦区间的预测稳定性仍有待进一步检验。图</w:t>
      </w:r>
      <w:r w:rsidRPr="006455CE">
        <w:t>4.3(c)</w:t>
      </w:r>
      <w:r w:rsidRPr="006455CE">
        <w:t>和图</w:t>
      </w:r>
      <w:r w:rsidRPr="006455CE">
        <w:t>4.3(d)</w:t>
      </w:r>
      <w:r w:rsidRPr="006455CE">
        <w:t>进一步给出了两类代表性模型在外部文献验证集上的预测结果。可以看出，两种模型均能够较好反映实验摩擦系数的变化趋势，其中，以</w:t>
      </w:r>
      <w:proofErr w:type="spellStart"/>
      <w:r w:rsidRPr="006455CE">
        <w:t>CatBoost</w:t>
      </w:r>
      <w:proofErr w:type="spellEnd"/>
      <w:r w:rsidRPr="006455CE">
        <w:t>和</w:t>
      </w:r>
      <w:r w:rsidRPr="006455CE">
        <w:t>RF</w:t>
      </w:r>
      <w:r w:rsidRPr="006455CE">
        <w:t>为基学习器、</w:t>
      </w:r>
      <w:r w:rsidRPr="006455CE">
        <w:t>SVR</w:t>
      </w:r>
      <w:r w:rsidRPr="006455CE">
        <w:t>为元模型的模型预测曲线与实验曲线更为接近，整体偏差较小，表现出更好的外部泛化能力。</w:t>
      </w:r>
    </w:p>
    <w:p w14:paraId="60108534" w14:textId="77777777" w:rsidR="003579AB" w:rsidRDefault="003579AB" w:rsidP="003579AB">
      <w:pPr>
        <w:pStyle w:val="ac"/>
      </w:pPr>
      <w:r>
        <w:rPr>
          <w:noProof/>
        </w:rPr>
        <w:lastRenderedPageBreak/>
        <w:drawing>
          <wp:inline distT="0" distB="0" distL="0" distR="0" wp14:anchorId="78E77FD7" wp14:editId="642046B4">
            <wp:extent cx="5009481" cy="3600000"/>
            <wp:effectExtent l="0" t="0" r="127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3 两基学习器.png"/>
                    <pic:cNvPicPr/>
                  </pic:nvPicPr>
                  <pic:blipFill>
                    <a:blip r:embed="rId34">
                      <a:extLst>
                        <a:ext uri="{28A0092B-C50C-407E-A947-70E740481C1C}">
                          <a14:useLocalDpi xmlns:a14="http://schemas.microsoft.com/office/drawing/2010/main" val="0"/>
                        </a:ext>
                      </a:extLst>
                    </a:blip>
                    <a:stretch>
                      <a:fillRect/>
                    </a:stretch>
                  </pic:blipFill>
                  <pic:spPr>
                    <a:xfrm>
                      <a:off x="0" y="0"/>
                      <a:ext cx="5009481" cy="3600000"/>
                    </a:xfrm>
                    <a:prstGeom prst="rect">
                      <a:avLst/>
                    </a:prstGeom>
                  </pic:spPr>
                </pic:pic>
              </a:graphicData>
            </a:graphic>
          </wp:inline>
        </w:drawing>
      </w:r>
    </w:p>
    <w:p w14:paraId="74D30E9A" w14:textId="77777777" w:rsidR="003579AB" w:rsidRDefault="003579AB" w:rsidP="003579AB">
      <w:pPr>
        <w:pStyle w:val="ac"/>
      </w:pPr>
      <w:r>
        <w:rPr>
          <w:rFonts w:hint="eastAsia"/>
        </w:rPr>
        <w:t>图</w:t>
      </w:r>
      <w:r>
        <w:rPr>
          <w:rFonts w:hint="eastAsia"/>
        </w:rPr>
        <w:t>4</w:t>
      </w:r>
      <w:r>
        <w:t>.3</w:t>
      </w:r>
      <w:r w:rsidRPr="00E62D1A">
        <w:rPr>
          <w:rFonts w:hint="eastAsia"/>
        </w:rPr>
        <w:t>两类代表性两基学习器门控分区混合学习模型的预测结果</w:t>
      </w:r>
    </w:p>
    <w:p w14:paraId="5FE42DAB" w14:textId="77777777" w:rsidR="003579AB" w:rsidRDefault="003579AB" w:rsidP="003579AB">
      <w:pPr>
        <w:ind w:firstLine="480"/>
      </w:pPr>
      <w:r w:rsidRPr="00BF2A13">
        <w:t>综合表</w:t>
      </w:r>
      <w:r w:rsidRPr="00BF2A13">
        <w:t>4.2</w:t>
      </w:r>
      <w:r w:rsidRPr="00BF2A13">
        <w:t>和图</w:t>
      </w:r>
      <w:r w:rsidRPr="00BF2A13">
        <w:t>4.3</w:t>
      </w:r>
      <w:r w:rsidRPr="00BF2A13">
        <w:t>可以看出，</w:t>
      </w:r>
      <w:r>
        <w:t>两基学习器门控分区混合学习模型不同于第三章单模型的全局拟合方式</w:t>
      </w:r>
      <w:r>
        <w:rPr>
          <w:rFonts w:hint="eastAsia"/>
        </w:rPr>
        <w:t>，</w:t>
      </w:r>
      <w:r w:rsidRPr="00BF2A13">
        <w:t>该类模型在门控分区的基础上引入局部混合学习后，能够更充分地发挥不同模型在不同摩擦区间内的局部优势。从结果来看，以</w:t>
      </w:r>
      <w:proofErr w:type="spellStart"/>
      <w:r w:rsidRPr="00BF2A13">
        <w:t>CatBoost</w:t>
      </w:r>
      <w:proofErr w:type="spellEnd"/>
      <w:r w:rsidRPr="00BF2A13">
        <w:t>和</w:t>
      </w:r>
      <w:r w:rsidRPr="00BF2A13">
        <w:t>RF</w:t>
      </w:r>
      <w:r w:rsidRPr="00BF2A13">
        <w:t>为基学习器、</w:t>
      </w:r>
      <w:r w:rsidRPr="00BF2A13">
        <w:t>SVR</w:t>
      </w:r>
      <w:r w:rsidRPr="00BF2A13">
        <w:t>为元模型的模型在外部文献验证集上的泛化能力更强，而以</w:t>
      </w:r>
      <w:proofErr w:type="spellStart"/>
      <w:r w:rsidRPr="00BF2A13">
        <w:t>CatBoost</w:t>
      </w:r>
      <w:proofErr w:type="spellEnd"/>
      <w:r w:rsidRPr="00BF2A13">
        <w:t>和</w:t>
      </w:r>
      <w:proofErr w:type="spellStart"/>
      <w:r w:rsidRPr="00BF2A13">
        <w:t>XGBoost</w:t>
      </w:r>
      <w:proofErr w:type="spellEnd"/>
      <w:r w:rsidRPr="00BF2A13">
        <w:t>为基学习器、</w:t>
      </w:r>
      <w:proofErr w:type="spellStart"/>
      <w:r w:rsidRPr="00BF2A13">
        <w:t>CatBoost</w:t>
      </w:r>
      <w:proofErr w:type="spellEnd"/>
      <w:r w:rsidRPr="00BF2A13">
        <w:t>为元模型的模型在训练集和测试集上的综合表现更优。</w:t>
      </w:r>
      <w:r w:rsidRPr="00AE6CD9">
        <w:t>这说明，两基学习器结构已初步验证了门控分区混合学习框架的有效性，但不同代表性结构在内部测试精度和外部泛化能力方面各有侧重，模型整体性能仍有进一步优化空间。</w:t>
      </w:r>
    </w:p>
    <w:p w14:paraId="4FB8DF8C" w14:textId="77777777" w:rsidR="003579AB" w:rsidRDefault="003579AB" w:rsidP="003579AB">
      <w:pPr>
        <w:pStyle w:val="3"/>
      </w:pPr>
      <w:r w:rsidRPr="0066479D">
        <w:rPr>
          <w:rFonts w:hint="eastAsia"/>
        </w:rPr>
        <w:t>三基学习器混合学习模型性能比较</w:t>
      </w:r>
    </w:p>
    <w:p w14:paraId="0264E351" w14:textId="77777777" w:rsidR="003579AB" w:rsidRDefault="003579AB" w:rsidP="003579AB">
      <w:pPr>
        <w:ind w:firstLine="480"/>
      </w:pPr>
      <w:r w:rsidRPr="00DD5B74">
        <w:rPr>
          <w:rFonts w:hint="eastAsia"/>
        </w:rPr>
        <w:t>在两基学习器门控分区混合学习模型比较的基础上，本节进一步考察三基学习器结构的预测表现。</w:t>
      </w:r>
      <w:r w:rsidRPr="00035F5D">
        <w:rPr>
          <w:rFonts w:hint="eastAsia"/>
        </w:rPr>
        <w:t>与</w:t>
      </w:r>
      <w:r w:rsidRPr="00035F5D">
        <w:rPr>
          <w:rFonts w:hint="eastAsia"/>
        </w:rPr>
        <w:t>4</w:t>
      </w:r>
      <w:r w:rsidRPr="00035F5D">
        <w:t>.3.2</w:t>
      </w:r>
      <w:r w:rsidRPr="00035F5D">
        <w:rPr>
          <w:rFonts w:hint="eastAsia"/>
        </w:rPr>
        <w:t>节中的两基学习器结构相比，三基学习器门控分区混合学习模型在各摩擦区间内同时引入</w:t>
      </w:r>
      <w:proofErr w:type="spellStart"/>
      <w:r w:rsidRPr="00035F5D">
        <w:rPr>
          <w:rFonts w:hint="eastAsia"/>
        </w:rPr>
        <w:t>CatBoost</w:t>
      </w:r>
      <w:proofErr w:type="spellEnd"/>
      <w:r w:rsidRPr="00035F5D">
        <w:rPr>
          <w:rFonts w:hint="eastAsia"/>
        </w:rPr>
        <w:t>、</w:t>
      </w:r>
      <w:r w:rsidRPr="00035F5D">
        <w:rPr>
          <w:rFonts w:hint="eastAsia"/>
        </w:rPr>
        <w:t>RF</w:t>
      </w:r>
      <w:r w:rsidRPr="00035F5D">
        <w:rPr>
          <w:rFonts w:hint="eastAsia"/>
        </w:rPr>
        <w:t>和</w:t>
      </w:r>
      <w:proofErr w:type="spellStart"/>
      <w:r w:rsidRPr="00035F5D">
        <w:rPr>
          <w:rFonts w:hint="eastAsia"/>
        </w:rPr>
        <w:t>XGBoost</w:t>
      </w:r>
      <w:proofErr w:type="spellEnd"/>
      <w:r w:rsidRPr="00035F5D">
        <w:rPr>
          <w:rFonts w:hint="eastAsia"/>
        </w:rPr>
        <w:t>三类基学习器，以期更充分地发挥不同模型的互补优势。</w:t>
      </w:r>
      <w:r w:rsidRPr="00DD5B74">
        <w:rPr>
          <w:rFonts w:hint="eastAsia"/>
        </w:rPr>
        <w:t>为保证</w:t>
      </w:r>
      <w:r>
        <w:rPr>
          <w:rFonts w:hint="eastAsia"/>
        </w:rPr>
        <w:t>模型间的</w:t>
      </w:r>
      <w:r w:rsidRPr="00DD5B74">
        <w:rPr>
          <w:rFonts w:hint="eastAsia"/>
        </w:rPr>
        <w:t>可比性，本文仍采用与前文一致的数据基础和验证方案，对</w:t>
      </w:r>
      <w:r w:rsidRPr="00DD5B74">
        <w:rPr>
          <w:rFonts w:hint="eastAsia"/>
        </w:rPr>
        <w:t>5</w:t>
      </w:r>
      <w:r w:rsidRPr="00DD5B74">
        <w:rPr>
          <w:rFonts w:hint="eastAsia"/>
        </w:rPr>
        <w:t>种元模型对应的三基学习器候选模型进行统一评价。</w:t>
      </w:r>
    </w:p>
    <w:p w14:paraId="73714BA7" w14:textId="77777777" w:rsidR="003579AB" w:rsidRDefault="003579AB" w:rsidP="003579AB">
      <w:pPr>
        <w:ind w:firstLine="480"/>
      </w:pPr>
      <w:r w:rsidRPr="00DD5B74">
        <w:rPr>
          <w:rFonts w:hint="eastAsia"/>
        </w:rPr>
        <w:t>表</w:t>
      </w:r>
      <w:r w:rsidRPr="00DD5B74">
        <w:rPr>
          <w:rFonts w:hint="eastAsia"/>
        </w:rPr>
        <w:t>4.3</w:t>
      </w:r>
      <w:r w:rsidRPr="00DD5B74">
        <w:rPr>
          <w:rFonts w:hint="eastAsia"/>
        </w:rPr>
        <w:t>汇总了各候选模型在训练集、测试集及外部文献验证集上的预测结果</w:t>
      </w:r>
      <w:r>
        <w:rPr>
          <w:rFonts w:hint="eastAsia"/>
        </w:rPr>
        <w:t>。</w:t>
      </w:r>
      <w:r w:rsidRPr="00526DE4">
        <w:t>由表</w:t>
      </w:r>
      <w:r w:rsidRPr="00526DE4">
        <w:t>4.3</w:t>
      </w:r>
      <w:r w:rsidRPr="00526DE4">
        <w:t>可知，在以</w:t>
      </w:r>
      <w:proofErr w:type="spellStart"/>
      <w:r w:rsidRPr="00526DE4">
        <w:t>CatBoost</w:t>
      </w:r>
      <w:proofErr w:type="spellEnd"/>
      <w:r w:rsidRPr="00526DE4">
        <w:t>、</w:t>
      </w:r>
      <w:r w:rsidRPr="00526DE4">
        <w:t>RF</w:t>
      </w:r>
      <w:r w:rsidRPr="00526DE4">
        <w:t>和</w:t>
      </w:r>
      <w:proofErr w:type="spellStart"/>
      <w:r w:rsidRPr="00526DE4">
        <w:t>XGBoost</w:t>
      </w:r>
      <w:proofErr w:type="spellEnd"/>
      <w:r w:rsidRPr="00526DE4">
        <w:t>为基学习器的</w:t>
      </w:r>
      <w:r w:rsidRPr="00526DE4">
        <w:t>5</w:t>
      </w:r>
      <w:r w:rsidRPr="00526DE4">
        <w:t>种</w:t>
      </w:r>
      <w:r>
        <w:t>候选模型中，不同元模型在训练集上的预测结果较为接近，</w:t>
      </w:r>
      <w:r w:rsidRPr="004877DA">
        <w:t>而在测试集，尤其是在外部文献验</w:t>
      </w:r>
      <w:r w:rsidRPr="004877DA">
        <w:lastRenderedPageBreak/>
        <w:t>证集上的差异更为明显。</w:t>
      </w:r>
      <w:r>
        <w:rPr>
          <w:rFonts w:hint="eastAsia"/>
        </w:rPr>
        <w:t>其中</w:t>
      </w:r>
      <w:r w:rsidRPr="00526DE4">
        <w:t>，采用</w:t>
      </w:r>
      <w:proofErr w:type="spellStart"/>
      <w:r w:rsidRPr="00526DE4">
        <w:t>CatBoost</w:t>
      </w:r>
      <w:proofErr w:type="spellEnd"/>
      <w:r>
        <w:t>作为元模型的混合学习模型整体表现更优</w:t>
      </w:r>
      <w:r>
        <w:rPr>
          <w:rFonts w:hint="eastAsia"/>
        </w:rPr>
        <w:t>。</w:t>
      </w:r>
      <w:r w:rsidRPr="00526DE4">
        <w:t>该模型在测试集上取得了</w:t>
      </w:r>
      <w:r w:rsidRPr="00526DE4">
        <w:t>R²=0.991</w:t>
      </w:r>
      <w:r w:rsidRPr="00526DE4">
        <w:t>、</w:t>
      </w:r>
      <w:r w:rsidRPr="00526DE4">
        <w:t>MAE=0.057</w:t>
      </w:r>
      <w:r w:rsidRPr="00526DE4">
        <w:t>和</w:t>
      </w:r>
      <w:r w:rsidRPr="00526DE4">
        <w:t>RMSE=0.089</w:t>
      </w:r>
      <w:r w:rsidRPr="00526DE4">
        <w:t>，</w:t>
      </w:r>
      <w:r w:rsidRPr="004877DA">
        <w:t>整体保持了较好的预测精度</w:t>
      </w:r>
      <w:r w:rsidRPr="00526DE4">
        <w:t>；在外部文献验证集上取得了最高的</w:t>
      </w:r>
      <w:r w:rsidRPr="00526DE4">
        <w:t>R²=0.985</w:t>
      </w:r>
      <w:r w:rsidRPr="00526DE4">
        <w:t>、最低的</w:t>
      </w:r>
      <w:r w:rsidRPr="00526DE4">
        <w:t>MAE=0.040</w:t>
      </w:r>
      <w:r w:rsidRPr="00526DE4">
        <w:t>和最低的</w:t>
      </w:r>
      <w:r w:rsidRPr="00526DE4">
        <w:t>RMSE=0.046</w:t>
      </w:r>
      <w:r w:rsidRPr="00526DE4">
        <w:t>，明显优于其余</w:t>
      </w:r>
      <w:r w:rsidRPr="00526DE4">
        <w:t>4</w:t>
      </w:r>
      <w:r w:rsidRPr="00526DE4">
        <w:t>种元模型。相比之下，</w:t>
      </w:r>
      <w:r w:rsidRPr="00526DE4">
        <w:t>Ridge</w:t>
      </w:r>
      <w:r w:rsidRPr="00526DE4">
        <w:t>元模型虽然在测试集上的</w:t>
      </w:r>
      <w:r w:rsidRPr="00526DE4">
        <w:t>R²</w:t>
      </w:r>
      <w:r w:rsidRPr="00526DE4">
        <w:t>和</w:t>
      </w:r>
      <w:r w:rsidRPr="00526DE4">
        <w:t>RMSE</w:t>
      </w:r>
      <w:r w:rsidRPr="00526DE4">
        <w:t>略优于</w:t>
      </w:r>
      <w:proofErr w:type="spellStart"/>
      <w:r w:rsidRPr="00526DE4">
        <w:t>CatBoost</w:t>
      </w:r>
      <w:proofErr w:type="spellEnd"/>
      <w:r w:rsidRPr="00526DE4">
        <w:t>元模型，但其外部文献验证性能明显减弱；</w:t>
      </w:r>
      <w:proofErr w:type="spellStart"/>
      <w:r w:rsidRPr="00526DE4">
        <w:t>XGBoost</w:t>
      </w:r>
      <w:proofErr w:type="spellEnd"/>
      <w:r w:rsidRPr="00526DE4">
        <w:t>元模型在外部文献验证集上的结果相对较好，但测试集误差较大；</w:t>
      </w:r>
      <w:r w:rsidRPr="00526DE4">
        <w:t>RF</w:t>
      </w:r>
      <w:r w:rsidRPr="00526DE4">
        <w:t>和</w:t>
      </w:r>
      <w:r w:rsidRPr="00526DE4">
        <w:t>SVR</w:t>
      </w:r>
      <w:r w:rsidRPr="00526DE4">
        <w:t>元模型在测试集和外部文献验证集上均未表现出更强优势。综合测试集和外部文献验证集的结果可知，以</w:t>
      </w:r>
      <w:proofErr w:type="spellStart"/>
      <w:r w:rsidRPr="00526DE4">
        <w:t>CatBoost</w:t>
      </w:r>
      <w:proofErr w:type="spellEnd"/>
      <w:r w:rsidRPr="00526DE4">
        <w:t>为元模型、</w:t>
      </w:r>
      <w:proofErr w:type="spellStart"/>
      <w:r w:rsidRPr="00526DE4">
        <w:t>CatBoost+RF+XGBoost</w:t>
      </w:r>
      <w:proofErr w:type="spellEnd"/>
      <w:r>
        <w:t>为基学习器的混合学习模型</w:t>
      </w:r>
      <w:r>
        <w:rPr>
          <w:rFonts w:hint="eastAsia"/>
        </w:rPr>
        <w:t>综合</w:t>
      </w:r>
      <w:r w:rsidRPr="00526DE4">
        <w:t>表现更优，因此本文将其</w:t>
      </w:r>
      <w:r>
        <w:rPr>
          <w:rFonts w:hint="eastAsia"/>
        </w:rPr>
        <w:t>确定为</w:t>
      </w:r>
      <w:r w:rsidRPr="00526DE4">
        <w:t>三基学习器结构中的代表性模型。</w:t>
      </w:r>
    </w:p>
    <w:p w14:paraId="5C702C78" w14:textId="77777777" w:rsidR="003579AB" w:rsidRPr="00A15A95" w:rsidRDefault="003579AB" w:rsidP="003579AB">
      <w:pPr>
        <w:pStyle w:val="ac"/>
      </w:pPr>
      <w:r w:rsidRPr="00E62D1A">
        <w:rPr>
          <w:rFonts w:hint="eastAsia"/>
        </w:rPr>
        <w:t>表</w:t>
      </w:r>
      <w:r>
        <w:rPr>
          <w:rFonts w:hint="eastAsia"/>
        </w:rPr>
        <w:t>4.</w:t>
      </w:r>
      <w:r>
        <w:t>3</w:t>
      </w:r>
      <w:r>
        <w:rPr>
          <w:rFonts w:hint="eastAsia"/>
        </w:rPr>
        <w:t>三</w:t>
      </w:r>
      <w:r w:rsidRPr="00E62D1A">
        <w:rPr>
          <w:rFonts w:hint="eastAsia"/>
        </w:rPr>
        <w:t>基学习器门控分区混合学习模型在训练集</w:t>
      </w:r>
      <w:r>
        <w:rPr>
          <w:rFonts w:hint="eastAsia"/>
        </w:rPr>
        <w:t>、</w:t>
      </w:r>
      <w:r w:rsidRPr="00E62D1A">
        <w:rPr>
          <w:rFonts w:hint="eastAsia"/>
        </w:rPr>
        <w:t>测试集及外部文献验证集上的预测性能</w:t>
      </w:r>
      <w:r>
        <w:rPr>
          <w:rFonts w:hint="eastAsia"/>
        </w:rPr>
        <w:t>汇总表</w:t>
      </w:r>
    </w:p>
    <w:tbl>
      <w:tblPr>
        <w:tblStyle w:val="a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945"/>
        <w:gridCol w:w="591"/>
        <w:gridCol w:w="592"/>
        <w:gridCol w:w="671"/>
        <w:gridCol w:w="593"/>
        <w:gridCol w:w="593"/>
        <w:gridCol w:w="671"/>
        <w:gridCol w:w="593"/>
        <w:gridCol w:w="593"/>
        <w:gridCol w:w="671"/>
      </w:tblGrid>
      <w:tr w:rsidR="003579AB" w:rsidRPr="00A54383" w14:paraId="1B46ECD3" w14:textId="77777777" w:rsidTr="001A5B29">
        <w:tc>
          <w:tcPr>
            <w:tcW w:w="2738" w:type="dxa"/>
            <w:gridSpan w:val="2"/>
            <w:tcBorders>
              <w:top w:val="single" w:sz="12" w:space="0" w:color="auto"/>
              <w:bottom w:val="nil"/>
            </w:tcBorders>
            <w:vAlign w:val="center"/>
          </w:tcPr>
          <w:p w14:paraId="5666F09A" w14:textId="77777777" w:rsidR="003579AB" w:rsidRPr="00A54383" w:rsidRDefault="003579AB" w:rsidP="001A5B29">
            <w:pPr>
              <w:pStyle w:val="ac"/>
              <w:rPr>
                <w:sz w:val="16"/>
              </w:rPr>
            </w:pPr>
            <w:r w:rsidRPr="00A54383">
              <w:rPr>
                <w:sz w:val="16"/>
              </w:rPr>
              <w:t>Model</w:t>
            </w:r>
          </w:p>
        </w:tc>
        <w:tc>
          <w:tcPr>
            <w:tcW w:w="1854" w:type="dxa"/>
            <w:gridSpan w:val="3"/>
            <w:tcBorders>
              <w:top w:val="single" w:sz="12" w:space="0" w:color="auto"/>
              <w:bottom w:val="dashSmallGap" w:sz="8" w:space="0" w:color="auto"/>
              <w:right w:val="dashSmallGap" w:sz="8" w:space="0" w:color="auto"/>
            </w:tcBorders>
            <w:vAlign w:val="center"/>
          </w:tcPr>
          <w:p w14:paraId="46292B32" w14:textId="77777777" w:rsidR="003579AB" w:rsidRPr="00A54383" w:rsidRDefault="003579AB" w:rsidP="001A5B29">
            <w:pPr>
              <w:pStyle w:val="ac"/>
              <w:rPr>
                <w:sz w:val="16"/>
              </w:rPr>
            </w:pPr>
            <w:r w:rsidRPr="00A54383">
              <w:rPr>
                <w:rFonts w:hint="eastAsia"/>
                <w:sz w:val="16"/>
              </w:rPr>
              <w:t>Train</w:t>
            </w:r>
          </w:p>
        </w:tc>
        <w:tc>
          <w:tcPr>
            <w:tcW w:w="1857" w:type="dxa"/>
            <w:gridSpan w:val="3"/>
            <w:tcBorders>
              <w:top w:val="single" w:sz="12" w:space="0" w:color="auto"/>
              <w:left w:val="dashSmallGap" w:sz="8" w:space="0" w:color="auto"/>
              <w:bottom w:val="dashSmallGap" w:sz="8" w:space="0" w:color="auto"/>
              <w:right w:val="dashSmallGap" w:sz="8" w:space="0" w:color="auto"/>
            </w:tcBorders>
            <w:vAlign w:val="center"/>
          </w:tcPr>
          <w:p w14:paraId="346B028B" w14:textId="77777777" w:rsidR="003579AB" w:rsidRPr="00A54383" w:rsidRDefault="003579AB" w:rsidP="001A5B29">
            <w:pPr>
              <w:pStyle w:val="ac"/>
              <w:rPr>
                <w:sz w:val="16"/>
              </w:rPr>
            </w:pPr>
            <w:r w:rsidRPr="00A54383">
              <w:rPr>
                <w:rFonts w:hint="eastAsia"/>
                <w:sz w:val="16"/>
              </w:rPr>
              <w:t>T</w:t>
            </w:r>
            <w:r w:rsidRPr="00A54383">
              <w:rPr>
                <w:sz w:val="16"/>
              </w:rPr>
              <w:t>est</w:t>
            </w:r>
          </w:p>
        </w:tc>
        <w:tc>
          <w:tcPr>
            <w:tcW w:w="1857" w:type="dxa"/>
            <w:gridSpan w:val="3"/>
            <w:tcBorders>
              <w:top w:val="single" w:sz="12" w:space="0" w:color="auto"/>
              <w:left w:val="dashSmallGap" w:sz="8" w:space="0" w:color="auto"/>
              <w:bottom w:val="dashSmallGap" w:sz="8" w:space="0" w:color="auto"/>
            </w:tcBorders>
            <w:vAlign w:val="center"/>
          </w:tcPr>
          <w:p w14:paraId="084D5F1F" w14:textId="77777777" w:rsidR="003579AB" w:rsidRPr="00A54383" w:rsidRDefault="003579AB" w:rsidP="001A5B29">
            <w:pPr>
              <w:pStyle w:val="ac"/>
              <w:rPr>
                <w:sz w:val="16"/>
              </w:rPr>
            </w:pPr>
            <w:proofErr w:type="spellStart"/>
            <w:r w:rsidRPr="00A54383">
              <w:rPr>
                <w:rFonts w:hint="eastAsia"/>
                <w:sz w:val="16"/>
              </w:rPr>
              <w:t>Ex</w:t>
            </w:r>
            <w:r w:rsidRPr="00A54383">
              <w:rPr>
                <w:sz w:val="16"/>
              </w:rPr>
              <w:t>pinliterature</w:t>
            </w:r>
            <w:proofErr w:type="spellEnd"/>
          </w:p>
        </w:tc>
      </w:tr>
      <w:tr w:rsidR="003579AB" w:rsidRPr="00A54383" w14:paraId="1BFCFBB5" w14:textId="77777777" w:rsidTr="001A5B29">
        <w:tc>
          <w:tcPr>
            <w:tcW w:w="1793" w:type="dxa"/>
            <w:tcBorders>
              <w:top w:val="nil"/>
              <w:bottom w:val="single" w:sz="8" w:space="0" w:color="auto"/>
            </w:tcBorders>
            <w:vAlign w:val="center"/>
          </w:tcPr>
          <w:p w14:paraId="0AF815D9" w14:textId="77777777" w:rsidR="003579AB" w:rsidRPr="00A54383" w:rsidRDefault="003579AB" w:rsidP="001A5B29">
            <w:pPr>
              <w:pStyle w:val="ac"/>
              <w:rPr>
                <w:sz w:val="16"/>
              </w:rPr>
            </w:pPr>
            <w:proofErr w:type="spellStart"/>
            <w:r w:rsidRPr="00A54383">
              <w:rPr>
                <w:rFonts w:hint="eastAsia"/>
                <w:sz w:val="16"/>
              </w:rPr>
              <w:t>Base</w:t>
            </w:r>
            <w:r w:rsidRPr="00A54383">
              <w:rPr>
                <w:sz w:val="16"/>
              </w:rPr>
              <w:t>model</w:t>
            </w:r>
            <w:proofErr w:type="spellEnd"/>
          </w:p>
        </w:tc>
        <w:tc>
          <w:tcPr>
            <w:tcW w:w="945" w:type="dxa"/>
            <w:tcBorders>
              <w:top w:val="nil"/>
              <w:bottom w:val="single" w:sz="8" w:space="0" w:color="auto"/>
            </w:tcBorders>
            <w:vAlign w:val="center"/>
          </w:tcPr>
          <w:p w14:paraId="6A6AEC56" w14:textId="77777777" w:rsidR="003579AB" w:rsidRPr="00A54383" w:rsidRDefault="003579AB" w:rsidP="001A5B29">
            <w:pPr>
              <w:pStyle w:val="ac"/>
              <w:rPr>
                <w:sz w:val="16"/>
              </w:rPr>
            </w:pPr>
            <w:r w:rsidRPr="00A54383">
              <w:rPr>
                <w:rFonts w:hint="eastAsia"/>
                <w:sz w:val="16"/>
              </w:rPr>
              <w:t>M</w:t>
            </w:r>
            <w:r w:rsidRPr="00A54383">
              <w:rPr>
                <w:sz w:val="16"/>
              </w:rPr>
              <w:t>etamodel</w:t>
            </w:r>
          </w:p>
        </w:tc>
        <w:tc>
          <w:tcPr>
            <w:tcW w:w="591" w:type="dxa"/>
            <w:tcBorders>
              <w:top w:val="dashSmallGap" w:sz="8" w:space="0" w:color="auto"/>
              <w:bottom w:val="single" w:sz="8" w:space="0" w:color="auto"/>
            </w:tcBorders>
            <w:vAlign w:val="center"/>
          </w:tcPr>
          <w:p w14:paraId="22F99C86" w14:textId="77777777" w:rsidR="003579AB" w:rsidRPr="00A54383" w:rsidRDefault="003579AB" w:rsidP="001A5B29">
            <w:pPr>
              <w:pStyle w:val="ac"/>
              <w:rPr>
                <w:sz w:val="16"/>
              </w:rPr>
            </w:pPr>
            <w:r w:rsidRPr="00A54383">
              <w:rPr>
                <w:sz w:val="16"/>
              </w:rPr>
              <w:t>R2</w:t>
            </w:r>
          </w:p>
        </w:tc>
        <w:tc>
          <w:tcPr>
            <w:tcW w:w="592" w:type="dxa"/>
            <w:tcBorders>
              <w:top w:val="dashSmallGap" w:sz="8" w:space="0" w:color="auto"/>
              <w:bottom w:val="single" w:sz="8" w:space="0" w:color="auto"/>
            </w:tcBorders>
            <w:vAlign w:val="center"/>
          </w:tcPr>
          <w:p w14:paraId="5CF68F21" w14:textId="77777777" w:rsidR="003579AB" w:rsidRPr="00A54383" w:rsidRDefault="003579AB" w:rsidP="001A5B29">
            <w:pPr>
              <w:pStyle w:val="ac"/>
              <w:rPr>
                <w:sz w:val="16"/>
              </w:rPr>
            </w:pPr>
            <w:r w:rsidRPr="00A54383">
              <w:rPr>
                <w:rFonts w:hint="eastAsia"/>
                <w:sz w:val="16"/>
              </w:rPr>
              <w:t>M</w:t>
            </w:r>
            <w:r w:rsidRPr="00A54383">
              <w:rPr>
                <w:sz w:val="16"/>
              </w:rPr>
              <w:t>AE</w:t>
            </w:r>
          </w:p>
        </w:tc>
        <w:tc>
          <w:tcPr>
            <w:tcW w:w="671" w:type="dxa"/>
            <w:tcBorders>
              <w:top w:val="dashSmallGap" w:sz="8" w:space="0" w:color="auto"/>
              <w:bottom w:val="single" w:sz="8" w:space="0" w:color="auto"/>
              <w:right w:val="dashSmallGap" w:sz="8" w:space="0" w:color="auto"/>
            </w:tcBorders>
            <w:vAlign w:val="center"/>
          </w:tcPr>
          <w:p w14:paraId="79DDC5A4" w14:textId="77777777" w:rsidR="003579AB" w:rsidRPr="00A54383" w:rsidRDefault="003579AB" w:rsidP="001A5B29">
            <w:pPr>
              <w:pStyle w:val="ac"/>
              <w:rPr>
                <w:sz w:val="16"/>
              </w:rPr>
            </w:pPr>
            <w:r w:rsidRPr="00A54383">
              <w:rPr>
                <w:rFonts w:hint="eastAsia"/>
                <w:sz w:val="16"/>
              </w:rPr>
              <w:t>R</w:t>
            </w:r>
            <w:r w:rsidRPr="00A54383">
              <w:rPr>
                <w:sz w:val="16"/>
              </w:rPr>
              <w:t>MSE</w:t>
            </w:r>
          </w:p>
        </w:tc>
        <w:tc>
          <w:tcPr>
            <w:tcW w:w="593" w:type="dxa"/>
            <w:tcBorders>
              <w:top w:val="dashSmallGap" w:sz="8" w:space="0" w:color="auto"/>
              <w:left w:val="dashSmallGap" w:sz="8" w:space="0" w:color="auto"/>
              <w:bottom w:val="single" w:sz="8" w:space="0" w:color="auto"/>
            </w:tcBorders>
            <w:vAlign w:val="center"/>
          </w:tcPr>
          <w:p w14:paraId="4BF430EB" w14:textId="77777777" w:rsidR="003579AB" w:rsidRPr="00A54383" w:rsidRDefault="003579AB" w:rsidP="001A5B29">
            <w:pPr>
              <w:pStyle w:val="ac"/>
              <w:rPr>
                <w:sz w:val="16"/>
              </w:rPr>
            </w:pPr>
            <w:r w:rsidRPr="00A54383">
              <w:rPr>
                <w:sz w:val="16"/>
              </w:rPr>
              <w:t>R2</w:t>
            </w:r>
          </w:p>
        </w:tc>
        <w:tc>
          <w:tcPr>
            <w:tcW w:w="593" w:type="dxa"/>
            <w:tcBorders>
              <w:top w:val="dashSmallGap" w:sz="8" w:space="0" w:color="auto"/>
              <w:bottom w:val="single" w:sz="8" w:space="0" w:color="auto"/>
            </w:tcBorders>
            <w:vAlign w:val="center"/>
          </w:tcPr>
          <w:p w14:paraId="72058973" w14:textId="77777777" w:rsidR="003579AB" w:rsidRPr="00A54383" w:rsidRDefault="003579AB" w:rsidP="001A5B29">
            <w:pPr>
              <w:pStyle w:val="ac"/>
              <w:rPr>
                <w:sz w:val="16"/>
              </w:rPr>
            </w:pPr>
            <w:r w:rsidRPr="00A54383">
              <w:rPr>
                <w:rFonts w:hint="eastAsia"/>
                <w:sz w:val="16"/>
              </w:rPr>
              <w:t>M</w:t>
            </w:r>
            <w:r w:rsidRPr="00A54383">
              <w:rPr>
                <w:sz w:val="16"/>
              </w:rPr>
              <w:t>AE</w:t>
            </w:r>
          </w:p>
        </w:tc>
        <w:tc>
          <w:tcPr>
            <w:tcW w:w="671" w:type="dxa"/>
            <w:tcBorders>
              <w:top w:val="dashSmallGap" w:sz="8" w:space="0" w:color="auto"/>
              <w:bottom w:val="single" w:sz="8" w:space="0" w:color="auto"/>
              <w:right w:val="dashSmallGap" w:sz="8" w:space="0" w:color="auto"/>
            </w:tcBorders>
            <w:vAlign w:val="center"/>
          </w:tcPr>
          <w:p w14:paraId="5976F810" w14:textId="77777777" w:rsidR="003579AB" w:rsidRPr="00A54383" w:rsidRDefault="003579AB" w:rsidP="001A5B29">
            <w:pPr>
              <w:pStyle w:val="ac"/>
              <w:rPr>
                <w:sz w:val="16"/>
              </w:rPr>
            </w:pPr>
            <w:r w:rsidRPr="00A54383">
              <w:rPr>
                <w:rFonts w:hint="eastAsia"/>
                <w:sz w:val="16"/>
              </w:rPr>
              <w:t>R</w:t>
            </w:r>
            <w:r w:rsidRPr="00A54383">
              <w:rPr>
                <w:sz w:val="16"/>
              </w:rPr>
              <w:t>MSE</w:t>
            </w:r>
          </w:p>
        </w:tc>
        <w:tc>
          <w:tcPr>
            <w:tcW w:w="593" w:type="dxa"/>
            <w:tcBorders>
              <w:top w:val="dashSmallGap" w:sz="8" w:space="0" w:color="auto"/>
              <w:left w:val="dashSmallGap" w:sz="8" w:space="0" w:color="auto"/>
              <w:bottom w:val="single" w:sz="8" w:space="0" w:color="auto"/>
            </w:tcBorders>
            <w:vAlign w:val="center"/>
          </w:tcPr>
          <w:p w14:paraId="44175E3F" w14:textId="77777777" w:rsidR="003579AB" w:rsidRPr="00A54383" w:rsidRDefault="003579AB" w:rsidP="001A5B29">
            <w:pPr>
              <w:pStyle w:val="ac"/>
              <w:rPr>
                <w:sz w:val="16"/>
              </w:rPr>
            </w:pPr>
            <w:r w:rsidRPr="00A54383">
              <w:rPr>
                <w:sz w:val="16"/>
              </w:rPr>
              <w:t>R2</w:t>
            </w:r>
          </w:p>
        </w:tc>
        <w:tc>
          <w:tcPr>
            <w:tcW w:w="593" w:type="dxa"/>
            <w:tcBorders>
              <w:top w:val="dashSmallGap" w:sz="8" w:space="0" w:color="auto"/>
              <w:bottom w:val="single" w:sz="8" w:space="0" w:color="auto"/>
            </w:tcBorders>
            <w:vAlign w:val="center"/>
          </w:tcPr>
          <w:p w14:paraId="4F8767F5" w14:textId="77777777" w:rsidR="003579AB" w:rsidRPr="00A54383" w:rsidRDefault="003579AB" w:rsidP="001A5B29">
            <w:pPr>
              <w:pStyle w:val="ac"/>
              <w:rPr>
                <w:sz w:val="16"/>
              </w:rPr>
            </w:pPr>
            <w:r w:rsidRPr="00A54383">
              <w:rPr>
                <w:rFonts w:hint="eastAsia"/>
                <w:sz w:val="16"/>
              </w:rPr>
              <w:t>M</w:t>
            </w:r>
            <w:r w:rsidRPr="00A54383">
              <w:rPr>
                <w:sz w:val="16"/>
              </w:rPr>
              <w:t>AE</w:t>
            </w:r>
          </w:p>
        </w:tc>
        <w:tc>
          <w:tcPr>
            <w:tcW w:w="671" w:type="dxa"/>
            <w:tcBorders>
              <w:top w:val="dashSmallGap" w:sz="8" w:space="0" w:color="auto"/>
              <w:bottom w:val="single" w:sz="8" w:space="0" w:color="auto"/>
            </w:tcBorders>
            <w:vAlign w:val="center"/>
          </w:tcPr>
          <w:p w14:paraId="18AC1060" w14:textId="77777777" w:rsidR="003579AB" w:rsidRPr="00A54383" w:rsidRDefault="003579AB" w:rsidP="001A5B29">
            <w:pPr>
              <w:pStyle w:val="ac"/>
              <w:rPr>
                <w:sz w:val="16"/>
              </w:rPr>
            </w:pPr>
            <w:r w:rsidRPr="00A54383">
              <w:rPr>
                <w:rFonts w:hint="eastAsia"/>
                <w:sz w:val="16"/>
              </w:rPr>
              <w:t>R</w:t>
            </w:r>
            <w:r w:rsidRPr="00A54383">
              <w:rPr>
                <w:sz w:val="16"/>
              </w:rPr>
              <w:t>MSE</w:t>
            </w:r>
          </w:p>
        </w:tc>
      </w:tr>
      <w:tr w:rsidR="003579AB" w:rsidRPr="00A54383" w14:paraId="120A0CFC" w14:textId="77777777" w:rsidTr="001A5B29">
        <w:tc>
          <w:tcPr>
            <w:tcW w:w="1793" w:type="dxa"/>
            <w:vMerge w:val="restart"/>
            <w:tcBorders>
              <w:top w:val="single" w:sz="8" w:space="0" w:color="auto"/>
            </w:tcBorders>
            <w:vAlign w:val="center"/>
          </w:tcPr>
          <w:p w14:paraId="53511782" w14:textId="77777777" w:rsidR="003579AB" w:rsidRPr="00A54383" w:rsidRDefault="003579AB" w:rsidP="001A5B29">
            <w:pPr>
              <w:pStyle w:val="ac"/>
              <w:rPr>
                <w:sz w:val="16"/>
              </w:rPr>
            </w:pPr>
            <w:proofErr w:type="spellStart"/>
            <w:r w:rsidRPr="00A54383">
              <w:rPr>
                <w:sz w:val="16"/>
              </w:rPr>
              <w:t>CatBoost+RF+XGB</w:t>
            </w:r>
            <w:r w:rsidRPr="00A54383">
              <w:rPr>
                <w:rFonts w:hint="eastAsia"/>
                <w:sz w:val="16"/>
              </w:rPr>
              <w:t>oost</w:t>
            </w:r>
            <w:proofErr w:type="spellEnd"/>
          </w:p>
        </w:tc>
        <w:tc>
          <w:tcPr>
            <w:tcW w:w="945" w:type="dxa"/>
            <w:tcBorders>
              <w:top w:val="single" w:sz="8" w:space="0" w:color="auto"/>
              <w:bottom w:val="nil"/>
            </w:tcBorders>
            <w:vAlign w:val="center"/>
          </w:tcPr>
          <w:p w14:paraId="68FFBE60" w14:textId="77777777" w:rsidR="003579AB" w:rsidRPr="00A54383" w:rsidRDefault="003579AB" w:rsidP="001A5B29">
            <w:pPr>
              <w:pStyle w:val="ac"/>
              <w:rPr>
                <w:sz w:val="16"/>
              </w:rPr>
            </w:pPr>
            <w:r w:rsidRPr="00A54383">
              <w:rPr>
                <w:rFonts w:hint="eastAsia"/>
                <w:sz w:val="16"/>
              </w:rPr>
              <w:t>R</w:t>
            </w:r>
            <w:r w:rsidRPr="00A54383">
              <w:rPr>
                <w:sz w:val="16"/>
              </w:rPr>
              <w:t>idge</w:t>
            </w:r>
          </w:p>
        </w:tc>
        <w:tc>
          <w:tcPr>
            <w:tcW w:w="591" w:type="dxa"/>
            <w:tcBorders>
              <w:top w:val="dashSmallGap" w:sz="8" w:space="0" w:color="auto"/>
              <w:bottom w:val="nil"/>
            </w:tcBorders>
          </w:tcPr>
          <w:p w14:paraId="36375526" w14:textId="77777777" w:rsidR="003579AB" w:rsidRPr="00A54383" w:rsidRDefault="003579AB" w:rsidP="001A5B29">
            <w:pPr>
              <w:pStyle w:val="ac"/>
              <w:rPr>
                <w:sz w:val="16"/>
              </w:rPr>
            </w:pPr>
            <w:r w:rsidRPr="00A54383">
              <w:rPr>
                <w:rFonts w:hint="eastAsia"/>
                <w:sz w:val="16"/>
              </w:rPr>
              <w:t>0</w:t>
            </w:r>
            <w:r w:rsidRPr="00A54383">
              <w:rPr>
                <w:sz w:val="16"/>
              </w:rPr>
              <w:t>.998</w:t>
            </w:r>
          </w:p>
        </w:tc>
        <w:tc>
          <w:tcPr>
            <w:tcW w:w="592" w:type="dxa"/>
            <w:tcBorders>
              <w:top w:val="dashSmallGap" w:sz="8" w:space="0" w:color="auto"/>
              <w:bottom w:val="nil"/>
            </w:tcBorders>
          </w:tcPr>
          <w:p w14:paraId="03CA5858" w14:textId="77777777" w:rsidR="003579AB" w:rsidRPr="00A54383" w:rsidRDefault="003579AB" w:rsidP="001A5B29">
            <w:pPr>
              <w:pStyle w:val="ac"/>
              <w:rPr>
                <w:sz w:val="16"/>
              </w:rPr>
            </w:pPr>
            <w:r w:rsidRPr="00A54383">
              <w:rPr>
                <w:rFonts w:hint="eastAsia"/>
                <w:sz w:val="16"/>
              </w:rPr>
              <w:t>0</w:t>
            </w:r>
            <w:r w:rsidRPr="00A54383">
              <w:rPr>
                <w:sz w:val="16"/>
              </w:rPr>
              <w:t>.023</w:t>
            </w:r>
          </w:p>
        </w:tc>
        <w:tc>
          <w:tcPr>
            <w:tcW w:w="671" w:type="dxa"/>
            <w:tcBorders>
              <w:top w:val="dashSmallGap" w:sz="8" w:space="0" w:color="auto"/>
              <w:bottom w:val="nil"/>
              <w:right w:val="dashSmallGap" w:sz="8" w:space="0" w:color="auto"/>
            </w:tcBorders>
          </w:tcPr>
          <w:p w14:paraId="04ABCAAA" w14:textId="77777777" w:rsidR="003579AB" w:rsidRPr="00A54383" w:rsidRDefault="003579AB" w:rsidP="001A5B29">
            <w:pPr>
              <w:pStyle w:val="ac"/>
              <w:rPr>
                <w:sz w:val="16"/>
              </w:rPr>
            </w:pPr>
            <w:r w:rsidRPr="00A54383">
              <w:rPr>
                <w:rFonts w:hint="eastAsia"/>
                <w:sz w:val="16"/>
              </w:rPr>
              <w:t>0</w:t>
            </w:r>
            <w:r w:rsidRPr="00A54383">
              <w:rPr>
                <w:sz w:val="16"/>
              </w:rPr>
              <w:t>.045</w:t>
            </w:r>
          </w:p>
        </w:tc>
        <w:tc>
          <w:tcPr>
            <w:tcW w:w="593" w:type="dxa"/>
            <w:tcBorders>
              <w:top w:val="dashSmallGap" w:sz="8" w:space="0" w:color="auto"/>
              <w:left w:val="dashSmallGap" w:sz="8" w:space="0" w:color="auto"/>
              <w:bottom w:val="nil"/>
            </w:tcBorders>
          </w:tcPr>
          <w:p w14:paraId="4D8A930E" w14:textId="77777777" w:rsidR="003579AB" w:rsidRPr="00A54383" w:rsidRDefault="003579AB" w:rsidP="001A5B29">
            <w:pPr>
              <w:pStyle w:val="ac"/>
              <w:rPr>
                <w:sz w:val="16"/>
              </w:rPr>
            </w:pPr>
            <w:r w:rsidRPr="00A54383">
              <w:rPr>
                <w:rFonts w:hint="eastAsia"/>
                <w:sz w:val="16"/>
              </w:rPr>
              <w:t>0</w:t>
            </w:r>
            <w:r w:rsidRPr="00A54383">
              <w:rPr>
                <w:sz w:val="16"/>
              </w:rPr>
              <w:t>.992</w:t>
            </w:r>
          </w:p>
        </w:tc>
        <w:tc>
          <w:tcPr>
            <w:tcW w:w="593" w:type="dxa"/>
            <w:tcBorders>
              <w:top w:val="dashSmallGap" w:sz="8" w:space="0" w:color="auto"/>
              <w:bottom w:val="nil"/>
            </w:tcBorders>
          </w:tcPr>
          <w:p w14:paraId="58385BDF" w14:textId="77777777" w:rsidR="003579AB" w:rsidRPr="00A54383" w:rsidRDefault="003579AB" w:rsidP="001A5B29">
            <w:pPr>
              <w:pStyle w:val="ac"/>
              <w:rPr>
                <w:sz w:val="16"/>
              </w:rPr>
            </w:pPr>
            <w:r w:rsidRPr="00A54383">
              <w:rPr>
                <w:rFonts w:hint="eastAsia"/>
                <w:sz w:val="16"/>
              </w:rPr>
              <w:t>0</w:t>
            </w:r>
            <w:r w:rsidRPr="00A54383">
              <w:rPr>
                <w:sz w:val="16"/>
              </w:rPr>
              <w:t>.058</w:t>
            </w:r>
          </w:p>
        </w:tc>
        <w:tc>
          <w:tcPr>
            <w:tcW w:w="671" w:type="dxa"/>
            <w:tcBorders>
              <w:top w:val="dashSmallGap" w:sz="8" w:space="0" w:color="auto"/>
              <w:bottom w:val="nil"/>
            </w:tcBorders>
          </w:tcPr>
          <w:p w14:paraId="05296769" w14:textId="77777777" w:rsidR="003579AB" w:rsidRPr="00A54383" w:rsidRDefault="003579AB" w:rsidP="001A5B29">
            <w:pPr>
              <w:pStyle w:val="ac"/>
              <w:rPr>
                <w:sz w:val="16"/>
              </w:rPr>
            </w:pPr>
            <w:r w:rsidRPr="00A54383">
              <w:rPr>
                <w:sz w:val="16"/>
              </w:rPr>
              <w:t>0.085</w:t>
            </w:r>
          </w:p>
        </w:tc>
        <w:tc>
          <w:tcPr>
            <w:tcW w:w="593" w:type="dxa"/>
            <w:tcBorders>
              <w:top w:val="single" w:sz="8" w:space="0" w:color="auto"/>
              <w:left w:val="dashSmallGap" w:sz="8" w:space="0" w:color="auto"/>
              <w:bottom w:val="nil"/>
            </w:tcBorders>
            <w:vAlign w:val="center"/>
          </w:tcPr>
          <w:p w14:paraId="2070E21E" w14:textId="77777777" w:rsidR="003579AB" w:rsidRPr="00A54383" w:rsidRDefault="003579AB" w:rsidP="001A5B29">
            <w:pPr>
              <w:pStyle w:val="ac"/>
              <w:rPr>
                <w:sz w:val="16"/>
              </w:rPr>
            </w:pPr>
            <w:r w:rsidRPr="00A54383">
              <w:rPr>
                <w:rFonts w:hint="eastAsia"/>
                <w:sz w:val="16"/>
              </w:rPr>
              <w:t>0</w:t>
            </w:r>
            <w:r w:rsidRPr="00A54383">
              <w:rPr>
                <w:sz w:val="16"/>
              </w:rPr>
              <w:t>.936</w:t>
            </w:r>
          </w:p>
        </w:tc>
        <w:tc>
          <w:tcPr>
            <w:tcW w:w="593" w:type="dxa"/>
            <w:tcBorders>
              <w:top w:val="single" w:sz="8" w:space="0" w:color="auto"/>
              <w:bottom w:val="nil"/>
            </w:tcBorders>
            <w:vAlign w:val="center"/>
          </w:tcPr>
          <w:p w14:paraId="259F4A81" w14:textId="77777777" w:rsidR="003579AB" w:rsidRPr="00A54383" w:rsidRDefault="003579AB" w:rsidP="001A5B29">
            <w:pPr>
              <w:pStyle w:val="ac"/>
              <w:rPr>
                <w:sz w:val="16"/>
              </w:rPr>
            </w:pPr>
            <w:r w:rsidRPr="00A54383">
              <w:rPr>
                <w:rFonts w:hint="eastAsia"/>
                <w:sz w:val="16"/>
              </w:rPr>
              <w:t>0</w:t>
            </w:r>
            <w:r w:rsidRPr="00A54383">
              <w:rPr>
                <w:sz w:val="16"/>
              </w:rPr>
              <w:t>.073</w:t>
            </w:r>
          </w:p>
        </w:tc>
        <w:tc>
          <w:tcPr>
            <w:tcW w:w="671" w:type="dxa"/>
            <w:tcBorders>
              <w:top w:val="single" w:sz="8" w:space="0" w:color="auto"/>
              <w:bottom w:val="nil"/>
            </w:tcBorders>
            <w:vAlign w:val="center"/>
          </w:tcPr>
          <w:p w14:paraId="6AF9F3C7" w14:textId="77777777" w:rsidR="003579AB" w:rsidRPr="00A54383" w:rsidRDefault="003579AB" w:rsidP="001A5B29">
            <w:pPr>
              <w:pStyle w:val="ac"/>
              <w:rPr>
                <w:sz w:val="16"/>
              </w:rPr>
            </w:pPr>
            <w:r w:rsidRPr="00A54383">
              <w:rPr>
                <w:rFonts w:hint="eastAsia"/>
                <w:sz w:val="16"/>
              </w:rPr>
              <w:t>0</w:t>
            </w:r>
            <w:r w:rsidRPr="00A54383">
              <w:rPr>
                <w:sz w:val="16"/>
              </w:rPr>
              <w:t>.096</w:t>
            </w:r>
          </w:p>
        </w:tc>
      </w:tr>
      <w:tr w:rsidR="003579AB" w:rsidRPr="00A54383" w14:paraId="393ED6FB" w14:textId="77777777" w:rsidTr="001A5B29">
        <w:tc>
          <w:tcPr>
            <w:tcW w:w="1793" w:type="dxa"/>
            <w:vMerge/>
            <w:vAlign w:val="center"/>
          </w:tcPr>
          <w:p w14:paraId="26A0E468" w14:textId="77777777" w:rsidR="003579AB" w:rsidRPr="00A54383" w:rsidRDefault="003579AB" w:rsidP="001A5B29">
            <w:pPr>
              <w:pStyle w:val="ac"/>
              <w:rPr>
                <w:sz w:val="16"/>
              </w:rPr>
            </w:pPr>
          </w:p>
        </w:tc>
        <w:tc>
          <w:tcPr>
            <w:tcW w:w="945" w:type="dxa"/>
            <w:tcBorders>
              <w:top w:val="nil"/>
              <w:bottom w:val="nil"/>
            </w:tcBorders>
            <w:vAlign w:val="center"/>
          </w:tcPr>
          <w:p w14:paraId="056740DA" w14:textId="77777777" w:rsidR="003579AB" w:rsidRPr="00A54383" w:rsidRDefault="003579AB" w:rsidP="001A5B29">
            <w:pPr>
              <w:pStyle w:val="ac"/>
              <w:rPr>
                <w:sz w:val="16"/>
              </w:rPr>
            </w:pPr>
            <w:proofErr w:type="spellStart"/>
            <w:r w:rsidRPr="00A54383">
              <w:rPr>
                <w:rFonts w:hint="eastAsia"/>
                <w:sz w:val="16"/>
              </w:rPr>
              <w:t>C</w:t>
            </w:r>
            <w:r w:rsidRPr="00A54383">
              <w:rPr>
                <w:sz w:val="16"/>
              </w:rPr>
              <w:t>atBoost</w:t>
            </w:r>
            <w:proofErr w:type="spellEnd"/>
          </w:p>
        </w:tc>
        <w:tc>
          <w:tcPr>
            <w:tcW w:w="591" w:type="dxa"/>
            <w:tcBorders>
              <w:top w:val="nil"/>
              <w:bottom w:val="nil"/>
            </w:tcBorders>
          </w:tcPr>
          <w:p w14:paraId="652FA137" w14:textId="77777777" w:rsidR="003579AB" w:rsidRPr="00A54383" w:rsidRDefault="003579AB" w:rsidP="001A5B29">
            <w:pPr>
              <w:pStyle w:val="ac"/>
              <w:rPr>
                <w:sz w:val="16"/>
              </w:rPr>
            </w:pPr>
            <w:r w:rsidRPr="00A54383">
              <w:rPr>
                <w:sz w:val="16"/>
              </w:rPr>
              <w:t>0.998</w:t>
            </w:r>
          </w:p>
        </w:tc>
        <w:tc>
          <w:tcPr>
            <w:tcW w:w="592" w:type="dxa"/>
            <w:tcBorders>
              <w:top w:val="nil"/>
              <w:bottom w:val="nil"/>
            </w:tcBorders>
          </w:tcPr>
          <w:p w14:paraId="6F48B9C2" w14:textId="77777777" w:rsidR="003579AB" w:rsidRPr="00A54383" w:rsidRDefault="003579AB" w:rsidP="001A5B29">
            <w:pPr>
              <w:pStyle w:val="ac"/>
              <w:rPr>
                <w:sz w:val="16"/>
              </w:rPr>
            </w:pPr>
            <w:r w:rsidRPr="00A54383">
              <w:rPr>
                <w:rFonts w:hint="eastAsia"/>
                <w:sz w:val="16"/>
              </w:rPr>
              <w:t>0</w:t>
            </w:r>
            <w:r w:rsidRPr="00A54383">
              <w:rPr>
                <w:sz w:val="16"/>
              </w:rPr>
              <w:t>.018</w:t>
            </w:r>
          </w:p>
        </w:tc>
        <w:tc>
          <w:tcPr>
            <w:tcW w:w="671" w:type="dxa"/>
            <w:tcBorders>
              <w:top w:val="nil"/>
              <w:bottom w:val="nil"/>
              <w:right w:val="dashSmallGap" w:sz="8" w:space="0" w:color="auto"/>
            </w:tcBorders>
          </w:tcPr>
          <w:p w14:paraId="540B2E34" w14:textId="77777777" w:rsidR="003579AB" w:rsidRPr="00A54383" w:rsidRDefault="003579AB" w:rsidP="001A5B29">
            <w:pPr>
              <w:pStyle w:val="ac"/>
              <w:rPr>
                <w:sz w:val="16"/>
              </w:rPr>
            </w:pPr>
            <w:r w:rsidRPr="00A54383">
              <w:rPr>
                <w:sz w:val="16"/>
              </w:rPr>
              <w:t>0.044</w:t>
            </w:r>
          </w:p>
        </w:tc>
        <w:tc>
          <w:tcPr>
            <w:tcW w:w="593" w:type="dxa"/>
            <w:tcBorders>
              <w:left w:val="dashSmallGap" w:sz="8" w:space="0" w:color="auto"/>
              <w:bottom w:val="nil"/>
            </w:tcBorders>
          </w:tcPr>
          <w:p w14:paraId="4BF85BEE" w14:textId="77777777" w:rsidR="003579AB" w:rsidRPr="00A54383" w:rsidRDefault="003579AB" w:rsidP="001A5B29">
            <w:pPr>
              <w:pStyle w:val="ac"/>
              <w:rPr>
                <w:sz w:val="16"/>
              </w:rPr>
            </w:pPr>
            <w:r w:rsidRPr="00A54383">
              <w:rPr>
                <w:rFonts w:hint="eastAsia"/>
                <w:sz w:val="16"/>
              </w:rPr>
              <w:t>0</w:t>
            </w:r>
            <w:r w:rsidRPr="00A54383">
              <w:rPr>
                <w:sz w:val="16"/>
              </w:rPr>
              <w:t>.991</w:t>
            </w:r>
          </w:p>
        </w:tc>
        <w:tc>
          <w:tcPr>
            <w:tcW w:w="593" w:type="dxa"/>
            <w:tcBorders>
              <w:bottom w:val="nil"/>
            </w:tcBorders>
          </w:tcPr>
          <w:p w14:paraId="11EB878A" w14:textId="77777777" w:rsidR="003579AB" w:rsidRPr="00A54383" w:rsidRDefault="003579AB" w:rsidP="001A5B29">
            <w:pPr>
              <w:pStyle w:val="ac"/>
              <w:rPr>
                <w:sz w:val="16"/>
              </w:rPr>
            </w:pPr>
            <w:r w:rsidRPr="00A54383">
              <w:rPr>
                <w:rFonts w:hint="eastAsia"/>
                <w:sz w:val="16"/>
              </w:rPr>
              <w:t>0</w:t>
            </w:r>
            <w:r w:rsidRPr="00A54383">
              <w:rPr>
                <w:sz w:val="16"/>
              </w:rPr>
              <w:t>.057</w:t>
            </w:r>
          </w:p>
        </w:tc>
        <w:tc>
          <w:tcPr>
            <w:tcW w:w="671" w:type="dxa"/>
            <w:tcBorders>
              <w:bottom w:val="nil"/>
            </w:tcBorders>
          </w:tcPr>
          <w:p w14:paraId="13BB76F4" w14:textId="77777777" w:rsidR="003579AB" w:rsidRPr="00A54383" w:rsidRDefault="003579AB" w:rsidP="001A5B29">
            <w:pPr>
              <w:pStyle w:val="ac"/>
              <w:rPr>
                <w:sz w:val="16"/>
              </w:rPr>
            </w:pPr>
            <w:r w:rsidRPr="00A54383">
              <w:rPr>
                <w:rFonts w:hint="eastAsia"/>
                <w:sz w:val="16"/>
              </w:rPr>
              <w:t>0</w:t>
            </w:r>
            <w:r w:rsidRPr="00A54383">
              <w:rPr>
                <w:sz w:val="16"/>
              </w:rPr>
              <w:t>.089</w:t>
            </w:r>
          </w:p>
        </w:tc>
        <w:tc>
          <w:tcPr>
            <w:tcW w:w="593" w:type="dxa"/>
            <w:tcBorders>
              <w:top w:val="nil"/>
              <w:left w:val="dashSmallGap" w:sz="8" w:space="0" w:color="auto"/>
              <w:bottom w:val="nil"/>
            </w:tcBorders>
            <w:vAlign w:val="center"/>
          </w:tcPr>
          <w:p w14:paraId="19CF1C80" w14:textId="77777777" w:rsidR="003579AB" w:rsidRPr="00A54383" w:rsidRDefault="003579AB" w:rsidP="001A5B29">
            <w:pPr>
              <w:pStyle w:val="ac"/>
              <w:rPr>
                <w:sz w:val="16"/>
              </w:rPr>
            </w:pPr>
            <w:r w:rsidRPr="00A54383">
              <w:rPr>
                <w:rFonts w:hint="eastAsia"/>
                <w:sz w:val="16"/>
              </w:rPr>
              <w:t>0</w:t>
            </w:r>
            <w:r w:rsidRPr="00A54383">
              <w:rPr>
                <w:sz w:val="16"/>
              </w:rPr>
              <w:t>.985</w:t>
            </w:r>
          </w:p>
        </w:tc>
        <w:tc>
          <w:tcPr>
            <w:tcW w:w="593" w:type="dxa"/>
            <w:tcBorders>
              <w:top w:val="nil"/>
              <w:bottom w:val="nil"/>
            </w:tcBorders>
            <w:vAlign w:val="center"/>
          </w:tcPr>
          <w:p w14:paraId="39851445" w14:textId="77777777" w:rsidR="003579AB" w:rsidRPr="00A54383" w:rsidRDefault="003579AB" w:rsidP="001A5B29">
            <w:pPr>
              <w:pStyle w:val="ac"/>
              <w:rPr>
                <w:sz w:val="16"/>
              </w:rPr>
            </w:pPr>
            <w:r w:rsidRPr="00A54383">
              <w:rPr>
                <w:rFonts w:hint="eastAsia"/>
                <w:sz w:val="16"/>
              </w:rPr>
              <w:t>0</w:t>
            </w:r>
            <w:r w:rsidRPr="00A54383">
              <w:rPr>
                <w:sz w:val="16"/>
              </w:rPr>
              <w:t>.040</w:t>
            </w:r>
          </w:p>
        </w:tc>
        <w:tc>
          <w:tcPr>
            <w:tcW w:w="671" w:type="dxa"/>
            <w:tcBorders>
              <w:top w:val="nil"/>
              <w:bottom w:val="nil"/>
            </w:tcBorders>
            <w:vAlign w:val="center"/>
          </w:tcPr>
          <w:p w14:paraId="416776A1" w14:textId="77777777" w:rsidR="003579AB" w:rsidRPr="00A54383" w:rsidRDefault="003579AB" w:rsidP="001A5B29">
            <w:pPr>
              <w:pStyle w:val="ac"/>
              <w:rPr>
                <w:sz w:val="16"/>
              </w:rPr>
            </w:pPr>
            <w:r w:rsidRPr="00A54383">
              <w:rPr>
                <w:rFonts w:hint="eastAsia"/>
                <w:sz w:val="16"/>
              </w:rPr>
              <w:t>0</w:t>
            </w:r>
            <w:r w:rsidRPr="00A54383">
              <w:rPr>
                <w:sz w:val="16"/>
              </w:rPr>
              <w:t>.046</w:t>
            </w:r>
          </w:p>
        </w:tc>
      </w:tr>
      <w:tr w:rsidR="003579AB" w:rsidRPr="00A54383" w14:paraId="36722573" w14:textId="77777777" w:rsidTr="001A5B29">
        <w:tc>
          <w:tcPr>
            <w:tcW w:w="1793" w:type="dxa"/>
            <w:vMerge/>
            <w:tcBorders>
              <w:top w:val="nil"/>
              <w:bottom w:val="nil"/>
            </w:tcBorders>
            <w:vAlign w:val="center"/>
          </w:tcPr>
          <w:p w14:paraId="3ACA2284" w14:textId="77777777" w:rsidR="003579AB" w:rsidRPr="00A54383" w:rsidRDefault="003579AB" w:rsidP="001A5B29">
            <w:pPr>
              <w:pStyle w:val="ac"/>
              <w:rPr>
                <w:sz w:val="16"/>
              </w:rPr>
            </w:pPr>
          </w:p>
        </w:tc>
        <w:tc>
          <w:tcPr>
            <w:tcW w:w="945" w:type="dxa"/>
            <w:tcBorders>
              <w:top w:val="nil"/>
              <w:bottom w:val="nil"/>
            </w:tcBorders>
            <w:vAlign w:val="center"/>
          </w:tcPr>
          <w:p w14:paraId="779AF8CB" w14:textId="77777777" w:rsidR="003579AB" w:rsidRPr="00A54383" w:rsidRDefault="003579AB" w:rsidP="001A5B29">
            <w:pPr>
              <w:pStyle w:val="ac"/>
              <w:rPr>
                <w:sz w:val="16"/>
              </w:rPr>
            </w:pPr>
            <w:r w:rsidRPr="00A54383">
              <w:rPr>
                <w:rFonts w:hint="eastAsia"/>
                <w:sz w:val="16"/>
              </w:rPr>
              <w:t>R</w:t>
            </w:r>
            <w:r w:rsidRPr="00A54383">
              <w:rPr>
                <w:sz w:val="16"/>
              </w:rPr>
              <w:t>F</w:t>
            </w:r>
          </w:p>
        </w:tc>
        <w:tc>
          <w:tcPr>
            <w:tcW w:w="591" w:type="dxa"/>
            <w:tcBorders>
              <w:top w:val="nil"/>
              <w:bottom w:val="nil"/>
            </w:tcBorders>
          </w:tcPr>
          <w:p w14:paraId="0F477198" w14:textId="77777777" w:rsidR="003579AB" w:rsidRPr="00A54383" w:rsidRDefault="003579AB" w:rsidP="001A5B29">
            <w:pPr>
              <w:pStyle w:val="ac"/>
              <w:rPr>
                <w:sz w:val="16"/>
              </w:rPr>
            </w:pPr>
            <w:r w:rsidRPr="00A54383">
              <w:rPr>
                <w:rFonts w:hint="eastAsia"/>
                <w:sz w:val="16"/>
              </w:rPr>
              <w:t>0</w:t>
            </w:r>
            <w:r w:rsidRPr="00A54383">
              <w:rPr>
                <w:sz w:val="16"/>
              </w:rPr>
              <w:t>.999</w:t>
            </w:r>
          </w:p>
        </w:tc>
        <w:tc>
          <w:tcPr>
            <w:tcW w:w="592" w:type="dxa"/>
            <w:tcBorders>
              <w:top w:val="nil"/>
              <w:bottom w:val="nil"/>
            </w:tcBorders>
          </w:tcPr>
          <w:p w14:paraId="42DD92C9" w14:textId="77777777" w:rsidR="003579AB" w:rsidRPr="00A54383" w:rsidRDefault="003579AB" w:rsidP="001A5B29">
            <w:pPr>
              <w:pStyle w:val="ac"/>
              <w:rPr>
                <w:sz w:val="16"/>
              </w:rPr>
            </w:pPr>
            <w:r w:rsidRPr="00A54383">
              <w:rPr>
                <w:rFonts w:hint="eastAsia"/>
                <w:sz w:val="16"/>
              </w:rPr>
              <w:t>0</w:t>
            </w:r>
            <w:r w:rsidRPr="00A54383">
              <w:rPr>
                <w:sz w:val="16"/>
              </w:rPr>
              <w:t>.017</w:t>
            </w:r>
          </w:p>
        </w:tc>
        <w:tc>
          <w:tcPr>
            <w:tcW w:w="671" w:type="dxa"/>
            <w:tcBorders>
              <w:top w:val="nil"/>
              <w:bottom w:val="nil"/>
              <w:right w:val="dashSmallGap" w:sz="8" w:space="0" w:color="auto"/>
            </w:tcBorders>
          </w:tcPr>
          <w:p w14:paraId="4954F632" w14:textId="77777777" w:rsidR="003579AB" w:rsidRPr="00A54383" w:rsidRDefault="003579AB" w:rsidP="001A5B29">
            <w:pPr>
              <w:pStyle w:val="ac"/>
              <w:rPr>
                <w:sz w:val="16"/>
              </w:rPr>
            </w:pPr>
            <w:r w:rsidRPr="00A54383">
              <w:rPr>
                <w:rFonts w:hint="eastAsia"/>
                <w:sz w:val="16"/>
              </w:rPr>
              <w:t>0</w:t>
            </w:r>
            <w:r w:rsidRPr="00A54383">
              <w:rPr>
                <w:sz w:val="16"/>
              </w:rPr>
              <w:t>.031</w:t>
            </w:r>
          </w:p>
        </w:tc>
        <w:tc>
          <w:tcPr>
            <w:tcW w:w="593" w:type="dxa"/>
            <w:tcBorders>
              <w:top w:val="nil"/>
              <w:left w:val="dashSmallGap" w:sz="8" w:space="0" w:color="auto"/>
            </w:tcBorders>
          </w:tcPr>
          <w:p w14:paraId="5B75B973" w14:textId="77777777" w:rsidR="003579AB" w:rsidRPr="00A54383" w:rsidRDefault="003579AB" w:rsidP="001A5B29">
            <w:pPr>
              <w:pStyle w:val="ac"/>
              <w:rPr>
                <w:sz w:val="16"/>
              </w:rPr>
            </w:pPr>
            <w:r w:rsidRPr="00A54383">
              <w:rPr>
                <w:rFonts w:hint="eastAsia"/>
                <w:sz w:val="16"/>
              </w:rPr>
              <w:t>0</w:t>
            </w:r>
            <w:r w:rsidRPr="00A54383">
              <w:rPr>
                <w:sz w:val="16"/>
              </w:rPr>
              <w:t>.988</w:t>
            </w:r>
          </w:p>
        </w:tc>
        <w:tc>
          <w:tcPr>
            <w:tcW w:w="593" w:type="dxa"/>
            <w:tcBorders>
              <w:top w:val="nil"/>
            </w:tcBorders>
          </w:tcPr>
          <w:p w14:paraId="4E585016" w14:textId="77777777" w:rsidR="003579AB" w:rsidRPr="00A54383" w:rsidRDefault="003579AB" w:rsidP="001A5B29">
            <w:pPr>
              <w:pStyle w:val="ac"/>
              <w:rPr>
                <w:sz w:val="16"/>
              </w:rPr>
            </w:pPr>
            <w:r w:rsidRPr="00A54383">
              <w:rPr>
                <w:rFonts w:hint="eastAsia"/>
                <w:sz w:val="16"/>
              </w:rPr>
              <w:t>0</w:t>
            </w:r>
            <w:r w:rsidRPr="00A54383">
              <w:rPr>
                <w:sz w:val="16"/>
              </w:rPr>
              <w:t>.072</w:t>
            </w:r>
          </w:p>
        </w:tc>
        <w:tc>
          <w:tcPr>
            <w:tcW w:w="671" w:type="dxa"/>
            <w:tcBorders>
              <w:top w:val="nil"/>
            </w:tcBorders>
          </w:tcPr>
          <w:p w14:paraId="2D0537A2" w14:textId="77777777" w:rsidR="003579AB" w:rsidRPr="00A54383" w:rsidRDefault="003579AB" w:rsidP="001A5B29">
            <w:pPr>
              <w:pStyle w:val="ac"/>
              <w:rPr>
                <w:sz w:val="16"/>
              </w:rPr>
            </w:pPr>
            <w:r w:rsidRPr="00A54383">
              <w:rPr>
                <w:rFonts w:hint="eastAsia"/>
                <w:sz w:val="16"/>
              </w:rPr>
              <w:t>0</w:t>
            </w:r>
            <w:r w:rsidRPr="00A54383">
              <w:rPr>
                <w:sz w:val="16"/>
              </w:rPr>
              <w:t>.104</w:t>
            </w:r>
          </w:p>
        </w:tc>
        <w:tc>
          <w:tcPr>
            <w:tcW w:w="593" w:type="dxa"/>
            <w:tcBorders>
              <w:top w:val="nil"/>
              <w:left w:val="dashSmallGap" w:sz="8" w:space="0" w:color="auto"/>
              <w:bottom w:val="nil"/>
            </w:tcBorders>
            <w:vAlign w:val="center"/>
          </w:tcPr>
          <w:p w14:paraId="3C33FAF3" w14:textId="77777777" w:rsidR="003579AB" w:rsidRPr="00A54383" w:rsidRDefault="003579AB" w:rsidP="001A5B29">
            <w:pPr>
              <w:pStyle w:val="ac"/>
              <w:rPr>
                <w:sz w:val="16"/>
              </w:rPr>
            </w:pPr>
            <w:r w:rsidRPr="00A54383">
              <w:rPr>
                <w:rFonts w:hint="eastAsia"/>
                <w:sz w:val="16"/>
              </w:rPr>
              <w:t>0</w:t>
            </w:r>
            <w:r w:rsidRPr="00A54383">
              <w:rPr>
                <w:sz w:val="16"/>
              </w:rPr>
              <w:t>.901</w:t>
            </w:r>
          </w:p>
        </w:tc>
        <w:tc>
          <w:tcPr>
            <w:tcW w:w="593" w:type="dxa"/>
            <w:tcBorders>
              <w:top w:val="nil"/>
              <w:bottom w:val="nil"/>
            </w:tcBorders>
            <w:vAlign w:val="center"/>
          </w:tcPr>
          <w:p w14:paraId="312EFF7D" w14:textId="77777777" w:rsidR="003579AB" w:rsidRPr="00A54383" w:rsidRDefault="003579AB" w:rsidP="001A5B29">
            <w:pPr>
              <w:pStyle w:val="ac"/>
              <w:rPr>
                <w:sz w:val="16"/>
              </w:rPr>
            </w:pPr>
            <w:r w:rsidRPr="00A54383">
              <w:rPr>
                <w:rFonts w:hint="eastAsia"/>
                <w:sz w:val="16"/>
              </w:rPr>
              <w:t>0</w:t>
            </w:r>
            <w:r w:rsidRPr="00A54383">
              <w:rPr>
                <w:sz w:val="16"/>
              </w:rPr>
              <w:t>.092</w:t>
            </w:r>
          </w:p>
        </w:tc>
        <w:tc>
          <w:tcPr>
            <w:tcW w:w="671" w:type="dxa"/>
            <w:tcBorders>
              <w:top w:val="nil"/>
              <w:bottom w:val="nil"/>
            </w:tcBorders>
            <w:vAlign w:val="center"/>
          </w:tcPr>
          <w:p w14:paraId="730C35A0" w14:textId="77777777" w:rsidR="003579AB" w:rsidRPr="00A54383" w:rsidRDefault="003579AB" w:rsidP="001A5B29">
            <w:pPr>
              <w:pStyle w:val="ac"/>
              <w:rPr>
                <w:sz w:val="16"/>
              </w:rPr>
            </w:pPr>
            <w:r w:rsidRPr="00A54383">
              <w:rPr>
                <w:rFonts w:hint="eastAsia"/>
                <w:sz w:val="16"/>
              </w:rPr>
              <w:t>0</w:t>
            </w:r>
            <w:r w:rsidRPr="00A54383">
              <w:rPr>
                <w:sz w:val="16"/>
              </w:rPr>
              <w:t>.121</w:t>
            </w:r>
          </w:p>
        </w:tc>
      </w:tr>
      <w:tr w:rsidR="003579AB" w:rsidRPr="00A54383" w14:paraId="084AE879" w14:textId="77777777" w:rsidTr="001A5B29">
        <w:tc>
          <w:tcPr>
            <w:tcW w:w="1793" w:type="dxa"/>
            <w:vMerge/>
            <w:tcBorders>
              <w:top w:val="nil"/>
              <w:bottom w:val="nil"/>
            </w:tcBorders>
            <w:vAlign w:val="center"/>
          </w:tcPr>
          <w:p w14:paraId="54137D06" w14:textId="77777777" w:rsidR="003579AB" w:rsidRPr="00A54383" w:rsidRDefault="003579AB" w:rsidP="001A5B29">
            <w:pPr>
              <w:pStyle w:val="ac"/>
              <w:rPr>
                <w:sz w:val="16"/>
              </w:rPr>
            </w:pPr>
          </w:p>
        </w:tc>
        <w:tc>
          <w:tcPr>
            <w:tcW w:w="945" w:type="dxa"/>
            <w:tcBorders>
              <w:top w:val="nil"/>
              <w:bottom w:val="nil"/>
            </w:tcBorders>
            <w:vAlign w:val="center"/>
          </w:tcPr>
          <w:p w14:paraId="0AB03DA1" w14:textId="77777777" w:rsidR="003579AB" w:rsidRPr="00A54383" w:rsidRDefault="003579AB" w:rsidP="001A5B29">
            <w:pPr>
              <w:pStyle w:val="ac"/>
              <w:rPr>
                <w:sz w:val="16"/>
              </w:rPr>
            </w:pPr>
            <w:proofErr w:type="spellStart"/>
            <w:r w:rsidRPr="00A54383">
              <w:rPr>
                <w:rFonts w:hint="eastAsia"/>
                <w:sz w:val="16"/>
              </w:rPr>
              <w:t>X</w:t>
            </w:r>
            <w:r w:rsidRPr="00A54383">
              <w:rPr>
                <w:sz w:val="16"/>
              </w:rPr>
              <w:t>GBoost</w:t>
            </w:r>
            <w:proofErr w:type="spellEnd"/>
          </w:p>
        </w:tc>
        <w:tc>
          <w:tcPr>
            <w:tcW w:w="591" w:type="dxa"/>
            <w:tcBorders>
              <w:top w:val="nil"/>
              <w:bottom w:val="nil"/>
            </w:tcBorders>
          </w:tcPr>
          <w:p w14:paraId="2638F2ED" w14:textId="77777777" w:rsidR="003579AB" w:rsidRPr="00A54383" w:rsidRDefault="003579AB" w:rsidP="001A5B29">
            <w:pPr>
              <w:pStyle w:val="ac"/>
              <w:rPr>
                <w:sz w:val="16"/>
              </w:rPr>
            </w:pPr>
            <w:r w:rsidRPr="00A54383">
              <w:rPr>
                <w:rFonts w:hint="eastAsia"/>
                <w:sz w:val="16"/>
              </w:rPr>
              <w:t>0</w:t>
            </w:r>
            <w:r w:rsidRPr="00A54383">
              <w:rPr>
                <w:sz w:val="16"/>
              </w:rPr>
              <w:t>.995</w:t>
            </w:r>
          </w:p>
        </w:tc>
        <w:tc>
          <w:tcPr>
            <w:tcW w:w="592" w:type="dxa"/>
            <w:tcBorders>
              <w:top w:val="nil"/>
              <w:bottom w:val="nil"/>
            </w:tcBorders>
          </w:tcPr>
          <w:p w14:paraId="71CC32BB" w14:textId="77777777" w:rsidR="003579AB" w:rsidRPr="00A54383" w:rsidRDefault="003579AB" w:rsidP="001A5B29">
            <w:pPr>
              <w:pStyle w:val="ac"/>
              <w:rPr>
                <w:sz w:val="16"/>
              </w:rPr>
            </w:pPr>
            <w:r w:rsidRPr="00A54383">
              <w:rPr>
                <w:rFonts w:hint="eastAsia"/>
                <w:sz w:val="16"/>
              </w:rPr>
              <w:t>0</w:t>
            </w:r>
            <w:r w:rsidRPr="00A54383">
              <w:rPr>
                <w:sz w:val="16"/>
              </w:rPr>
              <w:t>.016</w:t>
            </w:r>
          </w:p>
        </w:tc>
        <w:tc>
          <w:tcPr>
            <w:tcW w:w="671" w:type="dxa"/>
            <w:tcBorders>
              <w:top w:val="nil"/>
              <w:bottom w:val="nil"/>
              <w:right w:val="dashSmallGap" w:sz="8" w:space="0" w:color="auto"/>
            </w:tcBorders>
          </w:tcPr>
          <w:p w14:paraId="41C31875" w14:textId="77777777" w:rsidR="003579AB" w:rsidRPr="00A54383" w:rsidRDefault="003579AB" w:rsidP="001A5B29">
            <w:pPr>
              <w:pStyle w:val="ac"/>
              <w:rPr>
                <w:sz w:val="16"/>
              </w:rPr>
            </w:pPr>
            <w:r w:rsidRPr="00A54383">
              <w:rPr>
                <w:rFonts w:hint="eastAsia"/>
                <w:sz w:val="16"/>
              </w:rPr>
              <w:t>0</w:t>
            </w:r>
            <w:r w:rsidRPr="00A54383">
              <w:rPr>
                <w:sz w:val="16"/>
              </w:rPr>
              <w:t>.068</w:t>
            </w:r>
          </w:p>
        </w:tc>
        <w:tc>
          <w:tcPr>
            <w:tcW w:w="593" w:type="dxa"/>
            <w:tcBorders>
              <w:left w:val="dashSmallGap" w:sz="8" w:space="0" w:color="auto"/>
            </w:tcBorders>
          </w:tcPr>
          <w:p w14:paraId="748E2953" w14:textId="77777777" w:rsidR="003579AB" w:rsidRPr="00A54383" w:rsidRDefault="003579AB" w:rsidP="001A5B29">
            <w:pPr>
              <w:pStyle w:val="ac"/>
              <w:rPr>
                <w:sz w:val="16"/>
              </w:rPr>
            </w:pPr>
            <w:r w:rsidRPr="00A54383">
              <w:rPr>
                <w:rFonts w:hint="eastAsia"/>
                <w:sz w:val="16"/>
              </w:rPr>
              <w:t>0</w:t>
            </w:r>
            <w:r w:rsidRPr="00A54383">
              <w:rPr>
                <w:sz w:val="16"/>
              </w:rPr>
              <w:t>.982</w:t>
            </w:r>
          </w:p>
        </w:tc>
        <w:tc>
          <w:tcPr>
            <w:tcW w:w="593" w:type="dxa"/>
          </w:tcPr>
          <w:p w14:paraId="0CD459C7" w14:textId="77777777" w:rsidR="003579AB" w:rsidRPr="00A54383" w:rsidRDefault="003579AB" w:rsidP="001A5B29">
            <w:pPr>
              <w:pStyle w:val="ac"/>
              <w:rPr>
                <w:sz w:val="16"/>
              </w:rPr>
            </w:pPr>
            <w:r w:rsidRPr="00A54383">
              <w:rPr>
                <w:rFonts w:hint="eastAsia"/>
                <w:sz w:val="16"/>
              </w:rPr>
              <w:t>0</w:t>
            </w:r>
            <w:r w:rsidRPr="00A54383">
              <w:rPr>
                <w:sz w:val="16"/>
              </w:rPr>
              <w:t>.085</w:t>
            </w:r>
          </w:p>
        </w:tc>
        <w:tc>
          <w:tcPr>
            <w:tcW w:w="671" w:type="dxa"/>
          </w:tcPr>
          <w:p w14:paraId="4984EE40" w14:textId="77777777" w:rsidR="003579AB" w:rsidRPr="00A54383" w:rsidRDefault="003579AB" w:rsidP="001A5B29">
            <w:pPr>
              <w:pStyle w:val="ac"/>
              <w:rPr>
                <w:sz w:val="16"/>
              </w:rPr>
            </w:pPr>
            <w:r w:rsidRPr="00A54383">
              <w:rPr>
                <w:rFonts w:hint="eastAsia"/>
                <w:sz w:val="16"/>
              </w:rPr>
              <w:t>0</w:t>
            </w:r>
            <w:r w:rsidRPr="00A54383">
              <w:rPr>
                <w:sz w:val="16"/>
              </w:rPr>
              <w:t>.130</w:t>
            </w:r>
          </w:p>
        </w:tc>
        <w:tc>
          <w:tcPr>
            <w:tcW w:w="593" w:type="dxa"/>
            <w:tcBorders>
              <w:top w:val="nil"/>
              <w:left w:val="dashSmallGap" w:sz="8" w:space="0" w:color="auto"/>
              <w:bottom w:val="nil"/>
            </w:tcBorders>
            <w:vAlign w:val="center"/>
          </w:tcPr>
          <w:p w14:paraId="0BB4E79E" w14:textId="77777777" w:rsidR="003579AB" w:rsidRPr="00A54383" w:rsidRDefault="003579AB" w:rsidP="001A5B29">
            <w:pPr>
              <w:pStyle w:val="ac"/>
              <w:rPr>
                <w:sz w:val="16"/>
              </w:rPr>
            </w:pPr>
            <w:r w:rsidRPr="00A54383">
              <w:rPr>
                <w:rFonts w:hint="eastAsia"/>
                <w:sz w:val="16"/>
              </w:rPr>
              <w:t>0</w:t>
            </w:r>
            <w:r w:rsidRPr="00A54383">
              <w:rPr>
                <w:sz w:val="16"/>
              </w:rPr>
              <w:t>.945</w:t>
            </w:r>
          </w:p>
        </w:tc>
        <w:tc>
          <w:tcPr>
            <w:tcW w:w="593" w:type="dxa"/>
            <w:tcBorders>
              <w:top w:val="nil"/>
              <w:bottom w:val="nil"/>
            </w:tcBorders>
            <w:vAlign w:val="center"/>
          </w:tcPr>
          <w:p w14:paraId="36264E1F" w14:textId="77777777" w:rsidR="003579AB" w:rsidRPr="00A54383" w:rsidRDefault="003579AB" w:rsidP="001A5B29">
            <w:pPr>
              <w:pStyle w:val="ac"/>
              <w:rPr>
                <w:sz w:val="16"/>
              </w:rPr>
            </w:pPr>
            <w:r w:rsidRPr="00A54383">
              <w:rPr>
                <w:rFonts w:hint="eastAsia"/>
                <w:sz w:val="16"/>
              </w:rPr>
              <w:t>0</w:t>
            </w:r>
            <w:r w:rsidRPr="00A54383">
              <w:rPr>
                <w:sz w:val="16"/>
              </w:rPr>
              <w:t>.065</w:t>
            </w:r>
          </w:p>
        </w:tc>
        <w:tc>
          <w:tcPr>
            <w:tcW w:w="671" w:type="dxa"/>
            <w:tcBorders>
              <w:top w:val="nil"/>
              <w:bottom w:val="nil"/>
            </w:tcBorders>
            <w:vAlign w:val="center"/>
          </w:tcPr>
          <w:p w14:paraId="768FDE2A" w14:textId="77777777" w:rsidR="003579AB" w:rsidRPr="00A54383" w:rsidRDefault="003579AB" w:rsidP="001A5B29">
            <w:pPr>
              <w:pStyle w:val="ac"/>
              <w:rPr>
                <w:sz w:val="16"/>
              </w:rPr>
            </w:pPr>
            <w:r w:rsidRPr="00A54383">
              <w:rPr>
                <w:sz w:val="16"/>
              </w:rPr>
              <w:t>0.090</w:t>
            </w:r>
          </w:p>
        </w:tc>
      </w:tr>
      <w:tr w:rsidR="003579AB" w:rsidRPr="00A54383" w14:paraId="101642C9" w14:textId="77777777" w:rsidTr="001A5B29">
        <w:tc>
          <w:tcPr>
            <w:tcW w:w="1793" w:type="dxa"/>
            <w:vMerge/>
            <w:tcBorders>
              <w:top w:val="nil"/>
              <w:bottom w:val="single" w:sz="12" w:space="0" w:color="auto"/>
            </w:tcBorders>
            <w:vAlign w:val="center"/>
          </w:tcPr>
          <w:p w14:paraId="3CC51D22" w14:textId="77777777" w:rsidR="003579AB" w:rsidRPr="00A54383" w:rsidRDefault="003579AB" w:rsidP="001A5B29">
            <w:pPr>
              <w:pStyle w:val="ac"/>
              <w:rPr>
                <w:sz w:val="16"/>
              </w:rPr>
            </w:pPr>
          </w:p>
        </w:tc>
        <w:tc>
          <w:tcPr>
            <w:tcW w:w="945" w:type="dxa"/>
            <w:tcBorders>
              <w:top w:val="nil"/>
              <w:bottom w:val="single" w:sz="12" w:space="0" w:color="auto"/>
            </w:tcBorders>
            <w:vAlign w:val="center"/>
          </w:tcPr>
          <w:p w14:paraId="70FB7D83" w14:textId="77777777" w:rsidR="003579AB" w:rsidRPr="00A54383" w:rsidRDefault="003579AB" w:rsidP="001A5B29">
            <w:pPr>
              <w:pStyle w:val="ac"/>
              <w:rPr>
                <w:sz w:val="16"/>
              </w:rPr>
            </w:pPr>
            <w:r w:rsidRPr="00A54383">
              <w:rPr>
                <w:rFonts w:hint="eastAsia"/>
                <w:sz w:val="16"/>
              </w:rPr>
              <w:t>S</w:t>
            </w:r>
            <w:r w:rsidRPr="00A54383">
              <w:rPr>
                <w:sz w:val="16"/>
              </w:rPr>
              <w:t>VR</w:t>
            </w:r>
          </w:p>
        </w:tc>
        <w:tc>
          <w:tcPr>
            <w:tcW w:w="591" w:type="dxa"/>
          </w:tcPr>
          <w:p w14:paraId="7B0AF476" w14:textId="77777777" w:rsidR="003579AB" w:rsidRPr="00A54383" w:rsidRDefault="003579AB" w:rsidP="001A5B29">
            <w:pPr>
              <w:pStyle w:val="ac"/>
              <w:rPr>
                <w:sz w:val="16"/>
              </w:rPr>
            </w:pPr>
            <w:r w:rsidRPr="00A54383">
              <w:rPr>
                <w:rFonts w:hint="eastAsia"/>
                <w:sz w:val="16"/>
              </w:rPr>
              <w:t>0</w:t>
            </w:r>
            <w:r w:rsidRPr="00A54383">
              <w:rPr>
                <w:sz w:val="16"/>
              </w:rPr>
              <w:t>.997</w:t>
            </w:r>
          </w:p>
        </w:tc>
        <w:tc>
          <w:tcPr>
            <w:tcW w:w="592" w:type="dxa"/>
          </w:tcPr>
          <w:p w14:paraId="6E514608" w14:textId="77777777" w:rsidR="003579AB" w:rsidRPr="00A54383" w:rsidRDefault="003579AB" w:rsidP="001A5B29">
            <w:pPr>
              <w:pStyle w:val="ac"/>
              <w:rPr>
                <w:sz w:val="16"/>
              </w:rPr>
            </w:pPr>
            <w:r w:rsidRPr="00A54383">
              <w:rPr>
                <w:rFonts w:hint="eastAsia"/>
                <w:sz w:val="16"/>
              </w:rPr>
              <w:t>0</w:t>
            </w:r>
            <w:r w:rsidRPr="00A54383">
              <w:rPr>
                <w:sz w:val="16"/>
              </w:rPr>
              <w:t>.032</w:t>
            </w:r>
          </w:p>
        </w:tc>
        <w:tc>
          <w:tcPr>
            <w:tcW w:w="671" w:type="dxa"/>
            <w:tcBorders>
              <w:right w:val="dashSmallGap" w:sz="8" w:space="0" w:color="auto"/>
            </w:tcBorders>
          </w:tcPr>
          <w:p w14:paraId="3EF881CA" w14:textId="77777777" w:rsidR="003579AB" w:rsidRPr="00A54383" w:rsidRDefault="003579AB" w:rsidP="001A5B29">
            <w:pPr>
              <w:pStyle w:val="ac"/>
              <w:rPr>
                <w:sz w:val="16"/>
              </w:rPr>
            </w:pPr>
            <w:r w:rsidRPr="00A54383">
              <w:rPr>
                <w:rFonts w:hint="eastAsia"/>
                <w:sz w:val="16"/>
              </w:rPr>
              <w:t>0</w:t>
            </w:r>
            <w:r w:rsidRPr="00A54383">
              <w:rPr>
                <w:sz w:val="16"/>
              </w:rPr>
              <w:t>.048</w:t>
            </w:r>
          </w:p>
        </w:tc>
        <w:tc>
          <w:tcPr>
            <w:tcW w:w="593" w:type="dxa"/>
            <w:tcBorders>
              <w:left w:val="dashSmallGap" w:sz="8" w:space="0" w:color="auto"/>
              <w:bottom w:val="single" w:sz="12" w:space="0" w:color="auto"/>
            </w:tcBorders>
          </w:tcPr>
          <w:p w14:paraId="5E97F6FA" w14:textId="77777777" w:rsidR="003579AB" w:rsidRPr="00A54383" w:rsidRDefault="003579AB" w:rsidP="001A5B29">
            <w:pPr>
              <w:pStyle w:val="ac"/>
              <w:rPr>
                <w:sz w:val="16"/>
              </w:rPr>
            </w:pPr>
            <w:r w:rsidRPr="00A54383">
              <w:rPr>
                <w:rFonts w:hint="eastAsia"/>
                <w:sz w:val="16"/>
              </w:rPr>
              <w:t>0</w:t>
            </w:r>
            <w:r w:rsidRPr="00A54383">
              <w:rPr>
                <w:sz w:val="16"/>
              </w:rPr>
              <w:t>.987</w:t>
            </w:r>
          </w:p>
        </w:tc>
        <w:tc>
          <w:tcPr>
            <w:tcW w:w="593" w:type="dxa"/>
            <w:tcBorders>
              <w:bottom w:val="single" w:sz="12" w:space="0" w:color="auto"/>
            </w:tcBorders>
          </w:tcPr>
          <w:p w14:paraId="06EAB16F" w14:textId="77777777" w:rsidR="003579AB" w:rsidRPr="00A54383" w:rsidRDefault="003579AB" w:rsidP="001A5B29">
            <w:pPr>
              <w:pStyle w:val="ac"/>
              <w:rPr>
                <w:sz w:val="16"/>
              </w:rPr>
            </w:pPr>
            <w:r w:rsidRPr="00A54383">
              <w:rPr>
                <w:rFonts w:hint="eastAsia"/>
                <w:sz w:val="16"/>
              </w:rPr>
              <w:t>0</w:t>
            </w:r>
            <w:r w:rsidRPr="00A54383">
              <w:rPr>
                <w:sz w:val="16"/>
              </w:rPr>
              <w:t>.077</w:t>
            </w:r>
          </w:p>
        </w:tc>
        <w:tc>
          <w:tcPr>
            <w:tcW w:w="671" w:type="dxa"/>
            <w:tcBorders>
              <w:bottom w:val="single" w:sz="12" w:space="0" w:color="auto"/>
            </w:tcBorders>
          </w:tcPr>
          <w:p w14:paraId="74A5B647" w14:textId="77777777" w:rsidR="003579AB" w:rsidRPr="00A54383" w:rsidRDefault="003579AB" w:rsidP="001A5B29">
            <w:pPr>
              <w:pStyle w:val="ac"/>
              <w:rPr>
                <w:sz w:val="16"/>
              </w:rPr>
            </w:pPr>
            <w:r w:rsidRPr="00A54383">
              <w:rPr>
                <w:rFonts w:hint="eastAsia"/>
                <w:sz w:val="16"/>
              </w:rPr>
              <w:t>0</w:t>
            </w:r>
            <w:r w:rsidRPr="00A54383">
              <w:rPr>
                <w:sz w:val="16"/>
              </w:rPr>
              <w:t>.110</w:t>
            </w:r>
          </w:p>
        </w:tc>
        <w:tc>
          <w:tcPr>
            <w:tcW w:w="593" w:type="dxa"/>
            <w:tcBorders>
              <w:top w:val="nil"/>
              <w:left w:val="dashSmallGap" w:sz="8" w:space="0" w:color="auto"/>
              <w:bottom w:val="single" w:sz="12" w:space="0" w:color="auto"/>
            </w:tcBorders>
            <w:vAlign w:val="center"/>
          </w:tcPr>
          <w:p w14:paraId="144EC286" w14:textId="77777777" w:rsidR="003579AB" w:rsidRPr="00A54383" w:rsidRDefault="003579AB" w:rsidP="001A5B29">
            <w:pPr>
              <w:pStyle w:val="ac"/>
              <w:rPr>
                <w:sz w:val="16"/>
              </w:rPr>
            </w:pPr>
            <w:r w:rsidRPr="00A54383">
              <w:rPr>
                <w:rFonts w:hint="eastAsia"/>
                <w:sz w:val="16"/>
              </w:rPr>
              <w:t>0</w:t>
            </w:r>
            <w:r w:rsidRPr="00A54383">
              <w:rPr>
                <w:sz w:val="16"/>
              </w:rPr>
              <w:t>.937</w:t>
            </w:r>
          </w:p>
        </w:tc>
        <w:tc>
          <w:tcPr>
            <w:tcW w:w="593" w:type="dxa"/>
            <w:tcBorders>
              <w:top w:val="nil"/>
              <w:bottom w:val="single" w:sz="12" w:space="0" w:color="auto"/>
            </w:tcBorders>
            <w:vAlign w:val="center"/>
          </w:tcPr>
          <w:p w14:paraId="2C89448E" w14:textId="77777777" w:rsidR="003579AB" w:rsidRPr="00A54383" w:rsidRDefault="003579AB" w:rsidP="001A5B29">
            <w:pPr>
              <w:pStyle w:val="ac"/>
              <w:rPr>
                <w:sz w:val="16"/>
              </w:rPr>
            </w:pPr>
            <w:r w:rsidRPr="00A54383">
              <w:rPr>
                <w:rFonts w:hint="eastAsia"/>
                <w:sz w:val="16"/>
              </w:rPr>
              <w:t>0</w:t>
            </w:r>
            <w:r w:rsidRPr="00A54383">
              <w:rPr>
                <w:sz w:val="16"/>
              </w:rPr>
              <w:t>.067</w:t>
            </w:r>
          </w:p>
        </w:tc>
        <w:tc>
          <w:tcPr>
            <w:tcW w:w="671" w:type="dxa"/>
            <w:tcBorders>
              <w:top w:val="nil"/>
              <w:bottom w:val="single" w:sz="12" w:space="0" w:color="auto"/>
            </w:tcBorders>
            <w:vAlign w:val="center"/>
          </w:tcPr>
          <w:p w14:paraId="2917C611" w14:textId="77777777" w:rsidR="003579AB" w:rsidRPr="00A54383" w:rsidRDefault="003579AB" w:rsidP="001A5B29">
            <w:pPr>
              <w:pStyle w:val="ac"/>
              <w:rPr>
                <w:sz w:val="16"/>
              </w:rPr>
            </w:pPr>
            <w:r w:rsidRPr="00A54383">
              <w:rPr>
                <w:sz w:val="16"/>
              </w:rPr>
              <w:t>0.096</w:t>
            </w:r>
          </w:p>
        </w:tc>
      </w:tr>
    </w:tbl>
    <w:p w14:paraId="410CCCDF" w14:textId="77777777" w:rsidR="003579AB" w:rsidRPr="006455CE" w:rsidRDefault="003579AB" w:rsidP="003579AB">
      <w:pPr>
        <w:ind w:firstLine="480"/>
      </w:pPr>
      <w:r w:rsidRPr="006455CE">
        <w:t>图</w:t>
      </w:r>
      <w:r w:rsidRPr="006455CE">
        <w:t>4.4</w:t>
      </w:r>
      <w:r w:rsidRPr="006455CE">
        <w:t>为代表性三基学习器门控分区混合学习模型的预测结果。其余候选元模型的完整结果见附录图</w:t>
      </w:r>
      <w:r w:rsidRPr="006455CE">
        <w:t>3</w:t>
      </w:r>
      <w:r w:rsidRPr="006455CE">
        <w:rPr>
          <w:rFonts w:hint="eastAsia"/>
        </w:rPr>
        <w:t>。</w:t>
      </w:r>
      <w:r w:rsidRPr="006455CE">
        <w:t>图</w:t>
      </w:r>
      <w:r w:rsidRPr="006455CE">
        <w:t>4.4(a)</w:t>
      </w:r>
      <w:r w:rsidRPr="006455CE">
        <w:t>为该模型在训练集和测试集上的预测散点图，散点主要分布在</w:t>
      </w:r>
      <w:r w:rsidRPr="006455CE">
        <w:t>Y=X</w:t>
      </w:r>
      <w:r w:rsidRPr="006455CE">
        <w:t>线附近，说明预测值与真实值之间具有较好的一致性。按图中以</w:t>
      </w:r>
      <w:r w:rsidRPr="006455CE">
        <w:t>0.10</w:t>
      </w:r>
      <w:r w:rsidRPr="006455CE">
        <w:t>和</w:t>
      </w:r>
      <w:r w:rsidRPr="006455CE">
        <w:t>1.06</w:t>
      </w:r>
      <w:r w:rsidRPr="006455CE">
        <w:t>为界划分的三个摩擦区间来看，各区间样本均仅存在少量轻微偏差，且未在某一特定区间明显集中，表明该模型对全摩擦区间样本均具有较好的预测能力。图</w:t>
      </w:r>
      <w:r w:rsidRPr="006455CE">
        <w:t>4.4(b)</w:t>
      </w:r>
      <w:r w:rsidRPr="006455CE">
        <w:t>给出了该模型在外部文献验证集上的预测结果，预测值与实验值在整体数值水平及相对高低分布上较为接近，仅个别样本点存在一定偏差。</w:t>
      </w:r>
    </w:p>
    <w:p w14:paraId="231C552A" w14:textId="77777777" w:rsidR="003579AB" w:rsidRPr="006455CE" w:rsidRDefault="003579AB" w:rsidP="003579AB">
      <w:pPr>
        <w:ind w:firstLine="480"/>
      </w:pPr>
    </w:p>
    <w:p w14:paraId="10FBF10C" w14:textId="77777777" w:rsidR="003579AB" w:rsidRDefault="003579AB" w:rsidP="003579AB">
      <w:pPr>
        <w:pStyle w:val="ac"/>
      </w:pPr>
      <w:r>
        <w:rPr>
          <w:noProof/>
        </w:rPr>
        <w:lastRenderedPageBreak/>
        <w:drawing>
          <wp:inline distT="0" distB="0" distL="0" distR="0" wp14:anchorId="45454952" wp14:editId="0E1AB824">
            <wp:extent cx="5274310" cy="2063016"/>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063016"/>
                    </a:xfrm>
                    <a:prstGeom prst="rect">
                      <a:avLst/>
                    </a:prstGeom>
                    <a:noFill/>
                  </pic:spPr>
                </pic:pic>
              </a:graphicData>
            </a:graphic>
          </wp:inline>
        </w:drawing>
      </w:r>
    </w:p>
    <w:p w14:paraId="2C5B0319" w14:textId="77777777" w:rsidR="003579AB" w:rsidRDefault="003579AB" w:rsidP="003579AB">
      <w:pPr>
        <w:pStyle w:val="ac"/>
      </w:pPr>
      <w:r>
        <w:rPr>
          <w:rFonts w:hint="eastAsia"/>
        </w:rPr>
        <w:t>图</w:t>
      </w:r>
      <w:r>
        <w:rPr>
          <w:rFonts w:hint="eastAsia"/>
        </w:rPr>
        <w:t>4</w:t>
      </w:r>
      <w:r>
        <w:t xml:space="preserve">.4 </w:t>
      </w:r>
      <w:r w:rsidRPr="006455CE">
        <w:t>代表性三基学习器门控分区混合学习模型的预测结果</w:t>
      </w:r>
    </w:p>
    <w:p w14:paraId="3A92903A" w14:textId="77777777" w:rsidR="003579AB" w:rsidRDefault="003579AB" w:rsidP="003579AB">
      <w:pPr>
        <w:ind w:firstLine="480"/>
      </w:pPr>
      <w:r w:rsidRPr="009F3CAC">
        <w:t>综合表</w:t>
      </w:r>
      <w:r w:rsidRPr="009F3CAC">
        <w:t>4.2</w:t>
      </w:r>
      <w:r w:rsidRPr="009F3CAC">
        <w:t>、表</w:t>
      </w:r>
      <w:r w:rsidRPr="009F3CAC">
        <w:t>4.3</w:t>
      </w:r>
      <w:r w:rsidRPr="009F3CAC">
        <w:t>以及图</w:t>
      </w:r>
      <w:r w:rsidRPr="009F3CAC">
        <w:t>4.3</w:t>
      </w:r>
      <w:r w:rsidRPr="009F3CAC">
        <w:t>、图</w:t>
      </w:r>
      <w:r w:rsidRPr="009F3CAC">
        <w:t>4.4</w:t>
      </w:r>
      <w:r w:rsidRPr="009F3CAC">
        <w:t>可对三类代表性模型作进一步比较。以</w:t>
      </w:r>
      <w:proofErr w:type="spellStart"/>
      <w:r w:rsidRPr="009F3CAC">
        <w:t>CatBoost</w:t>
      </w:r>
      <w:proofErr w:type="spellEnd"/>
      <w:r w:rsidRPr="009F3CAC">
        <w:t>和</w:t>
      </w:r>
      <w:proofErr w:type="spellStart"/>
      <w:r w:rsidRPr="009F3CAC">
        <w:t>XGBoost</w:t>
      </w:r>
      <w:proofErr w:type="spellEnd"/>
      <w:r w:rsidRPr="009F3CAC">
        <w:t>为基学习器、</w:t>
      </w:r>
      <w:proofErr w:type="spellStart"/>
      <w:r w:rsidRPr="009F3CAC">
        <w:t>CatBoost</w:t>
      </w:r>
      <w:proofErr w:type="spellEnd"/>
      <w:r w:rsidRPr="009F3CAC">
        <w:t>为元模型的两基学习器模型在测试集上表现最优，取得了</w:t>
      </w:r>
      <w:r w:rsidRPr="009F3CAC">
        <w:t>R²=0.994</w:t>
      </w:r>
      <w:r w:rsidRPr="009F3CAC">
        <w:t>、</w:t>
      </w:r>
      <w:r w:rsidRPr="009F3CAC">
        <w:t>MAE=0.047</w:t>
      </w:r>
      <w:r w:rsidRPr="009F3CAC">
        <w:t>和</w:t>
      </w:r>
      <w:r w:rsidRPr="009F3CAC">
        <w:t>RMSE=0.074</w:t>
      </w:r>
      <w:r w:rsidRPr="009F3CAC">
        <w:t>，但其外部文献验证性能相对偏弱。以</w:t>
      </w:r>
      <w:proofErr w:type="spellStart"/>
      <w:r w:rsidRPr="009F3CAC">
        <w:t>CatBoost</w:t>
      </w:r>
      <w:proofErr w:type="spellEnd"/>
      <w:r w:rsidRPr="009F3CAC">
        <w:t>和</w:t>
      </w:r>
      <w:r w:rsidRPr="009F3CAC">
        <w:t>RF</w:t>
      </w:r>
      <w:r w:rsidRPr="009F3CAC">
        <w:t>为基学习器、</w:t>
      </w:r>
      <w:r w:rsidRPr="009F3CAC">
        <w:t>SVR</w:t>
      </w:r>
      <w:r w:rsidRPr="009F3CAC">
        <w:t>为元模型的两基学习器模型在外部文献验证集上表现较好，取得了</w:t>
      </w:r>
      <w:r w:rsidRPr="009F3CAC">
        <w:t>R²=0.965</w:t>
      </w:r>
      <w:r w:rsidRPr="009F3CAC">
        <w:t>、</w:t>
      </w:r>
      <w:r w:rsidRPr="009F3CAC">
        <w:t>MAE=0.062</w:t>
      </w:r>
      <w:r w:rsidRPr="009F3CAC">
        <w:t>和</w:t>
      </w:r>
      <w:r w:rsidRPr="009F3CAC">
        <w:t>RMSE=0.071</w:t>
      </w:r>
      <w:r w:rsidRPr="009F3CAC">
        <w:t>，但其测试集与外部文献验证集的综合表现仍不及三基学习器代表性模型。相比之下，以</w:t>
      </w:r>
      <w:proofErr w:type="spellStart"/>
      <w:r w:rsidRPr="009F3CAC">
        <w:t>CatBoost</w:t>
      </w:r>
      <w:proofErr w:type="spellEnd"/>
      <w:r w:rsidRPr="009F3CAC">
        <w:t>为元模型、</w:t>
      </w:r>
      <w:proofErr w:type="spellStart"/>
      <w:r w:rsidRPr="009F3CAC">
        <w:t>CatBoost+RF+XGBoost</w:t>
      </w:r>
      <w:proofErr w:type="spellEnd"/>
      <w:r w:rsidRPr="009F3CAC">
        <w:t>为基学习器的三基学习器模型虽然在测试集上的数值结果略低于前者，但仍保持了较高的预测精度，同时在外部文献验证集上取得了最高的</w:t>
      </w:r>
      <w:r w:rsidRPr="009F3CAC">
        <w:t>R²=0.985</w:t>
      </w:r>
      <w:r w:rsidRPr="009F3CAC">
        <w:t>、最低的</w:t>
      </w:r>
      <w:r w:rsidRPr="009F3CAC">
        <w:t>MAE=0.040</w:t>
      </w:r>
      <w:r w:rsidRPr="009F3CAC">
        <w:t>和最低的</w:t>
      </w:r>
      <w:r w:rsidRPr="009F3CAC">
        <w:t>RMSE=0.046</w:t>
      </w:r>
      <w:r w:rsidRPr="009F3CAC">
        <w:t>，表现出更强的外部泛化能力。由此可见，在两基学习器基础上引入第三个基学习器后，模型在保持较高测试集精度的同时，外部文献验证性能得到进一步提升。</w:t>
      </w:r>
    </w:p>
    <w:p w14:paraId="23B3D91D" w14:textId="77777777" w:rsidR="003579AB" w:rsidRDefault="003579AB" w:rsidP="003579AB">
      <w:pPr>
        <w:ind w:firstLine="480"/>
      </w:pPr>
      <w:r w:rsidRPr="00F63750">
        <w:t>基于上述比较，三基学习器代表性模型在训练集、测试集及外部文献验证集上表现出更优的综合性能。不过，外部文献验证主要反映模型对已有文献样本的泛化能力，其在超低摩擦区间的外推效果仍需结合独立实验数据进一步考察。因此，下一节将以本工作获得的超低摩擦实验数据为对象，对该代表性模型进行进一步验证。</w:t>
      </w:r>
    </w:p>
    <w:p w14:paraId="459CF16C" w14:textId="77777777" w:rsidR="003579AB" w:rsidRDefault="003579AB" w:rsidP="003579AB">
      <w:pPr>
        <w:pStyle w:val="3"/>
      </w:pPr>
      <w:r w:rsidRPr="0066479D">
        <w:rPr>
          <w:rFonts w:hint="eastAsia"/>
        </w:rPr>
        <w:t>超低摩擦实验验证</w:t>
      </w:r>
      <w:r>
        <w:rPr>
          <w:rFonts w:hint="eastAsia"/>
        </w:rPr>
        <w:t>与最优模型确定</w:t>
      </w:r>
    </w:p>
    <w:p w14:paraId="30E68571" w14:textId="77777777" w:rsidR="003579AB" w:rsidRDefault="003579AB" w:rsidP="003579AB">
      <w:pPr>
        <w:ind w:firstLine="480"/>
      </w:pPr>
      <w:r w:rsidRPr="00393E3A">
        <w:t>在</w:t>
      </w:r>
      <w:r w:rsidRPr="00393E3A">
        <w:t>4.3.3</w:t>
      </w:r>
      <w:r w:rsidRPr="00393E3A">
        <w:t>节完成训练集、测试集和外部文献验证集比较的基础上，本节进一步采用本</w:t>
      </w:r>
      <w:r>
        <w:t>工作获得的独立实验数据，对三类代表性模型在超低摩擦区间的预测</w:t>
      </w:r>
      <w:r>
        <w:rPr>
          <w:rFonts w:hint="eastAsia"/>
        </w:rPr>
        <w:t>性能</w:t>
      </w:r>
      <w:r w:rsidRPr="00393E3A">
        <w:t>进行检验。该外部实验验证集共包含</w:t>
      </w:r>
      <w:r w:rsidRPr="00393E3A">
        <w:t>10</w:t>
      </w:r>
      <w:r w:rsidRPr="00393E3A">
        <w:t>个样本，固体表面均为</w:t>
      </w:r>
      <w:r w:rsidRPr="00393E3A">
        <w:t>HOPG</w:t>
      </w:r>
      <w:r w:rsidRPr="00393E3A">
        <w:t>。前</w:t>
      </w:r>
      <w:r w:rsidRPr="00393E3A">
        <w:t>5</w:t>
      </w:r>
      <w:r w:rsidRPr="00393E3A">
        <w:t>个样本为</w:t>
      </w:r>
      <w:r w:rsidRPr="00393E3A">
        <w:t>[BMIM][BF4]/HOPG</w:t>
      </w:r>
      <w:r w:rsidRPr="00393E3A">
        <w:t>体系在</w:t>
      </w:r>
      <w:r w:rsidRPr="00393E3A">
        <w:t>-2</w:t>
      </w:r>
      <w:r>
        <w:t>V</w:t>
      </w:r>
      <w:r w:rsidRPr="00393E3A">
        <w:t>、</w:t>
      </w:r>
      <w:r w:rsidRPr="00393E3A">
        <w:t>-1</w:t>
      </w:r>
      <w:r>
        <w:t>V</w:t>
      </w:r>
      <w:r w:rsidRPr="00393E3A">
        <w:t>、</w:t>
      </w:r>
      <w:r w:rsidRPr="00393E3A">
        <w:t>0</w:t>
      </w:r>
      <w:r>
        <w:t>V</w:t>
      </w:r>
      <w:r w:rsidRPr="00393E3A">
        <w:t>、</w:t>
      </w:r>
      <w:r w:rsidRPr="00393E3A">
        <w:t>1</w:t>
      </w:r>
      <w:r>
        <w:t>V</w:t>
      </w:r>
      <w:r w:rsidRPr="00393E3A">
        <w:t>和</w:t>
      </w:r>
      <w:r w:rsidRPr="00393E3A">
        <w:t>2V</w:t>
      </w:r>
      <w:r w:rsidRPr="00393E3A">
        <w:t>条件下的摩</w:t>
      </w:r>
      <w:r>
        <w:t>擦数据，离子液体种类和固体表面保持一致，仅外加电压发生变化，</w:t>
      </w:r>
      <w:r w:rsidRPr="00393E3A">
        <w:t>主要用于考察模型对电压调控摩擦行为的识别能力。后</w:t>
      </w:r>
      <w:r w:rsidRPr="00393E3A">
        <w:t>5</w:t>
      </w:r>
      <w:r w:rsidRPr="00393E3A">
        <w:t>个样本为</w:t>
      </w:r>
      <w:r w:rsidRPr="00393E3A">
        <w:t>0V</w:t>
      </w:r>
      <w:r w:rsidRPr="00393E3A">
        <w:t>条件下不同离子液体</w:t>
      </w:r>
      <w:r w:rsidRPr="00393E3A">
        <w:lastRenderedPageBreak/>
        <w:t>/HOPG</w:t>
      </w:r>
      <w:r>
        <w:t>体系的摩擦数据，主要用于检验模型对不同</w:t>
      </w:r>
      <w:r>
        <w:rPr>
          <w:rFonts w:hint="eastAsia"/>
        </w:rPr>
        <w:t>离子液体</w:t>
      </w:r>
      <w:r w:rsidRPr="00393E3A">
        <w:t>体系超低摩擦样本的外推能力。该验证集不仅覆盖了极低</w:t>
      </w:r>
      <w:r w:rsidRPr="00393E3A">
        <w:t>μ</w:t>
      </w:r>
      <w:r w:rsidRPr="00393E3A">
        <w:t>区间，还同时包含电压调控样本和跨体系样本，因此能够更严格地检验模型在超低摩擦区间的预测可靠性</w:t>
      </w:r>
      <w:r>
        <w:rPr>
          <w:rFonts w:hint="eastAsia"/>
        </w:rPr>
        <w:t>。</w:t>
      </w:r>
    </w:p>
    <w:p w14:paraId="169A054A" w14:textId="77777777" w:rsidR="003579AB" w:rsidRDefault="003579AB" w:rsidP="003579AB">
      <w:pPr>
        <w:ind w:firstLine="480"/>
      </w:pPr>
      <w:r w:rsidRPr="00BC2FDD">
        <w:t>图</w:t>
      </w:r>
      <w:r w:rsidRPr="00BC2FDD">
        <w:t>4.5</w:t>
      </w:r>
      <w:r w:rsidRPr="00BC2FDD">
        <w:t>为三类代表性模型在外部实验验证集上的实验值与预测值对比图。前</w:t>
      </w:r>
      <w:r w:rsidRPr="00BC2FDD">
        <w:t>5</w:t>
      </w:r>
      <w:r w:rsidRPr="00BC2FDD">
        <w:t>个样本均来自</w:t>
      </w:r>
      <w:r w:rsidRPr="00BC2FDD">
        <w:t>[BMIM][BF4]/HOPG</w:t>
      </w:r>
      <w:r w:rsidRPr="00BC2FDD">
        <w:t>体系，仅外加电压不同。由于这</w:t>
      </w:r>
      <w:r w:rsidRPr="00BC2FDD">
        <w:t>5</w:t>
      </w:r>
      <w:r w:rsidRPr="00BC2FDD">
        <w:t>个样本的实验摩擦系数均处于极低水平（</w:t>
      </w:r>
      <w:r w:rsidRPr="00BC2FDD">
        <w:t>μ</w:t>
      </w:r>
      <w:r w:rsidRPr="00BC2FDD">
        <w:t>＜</w:t>
      </w:r>
      <w:r w:rsidRPr="00BC2FDD">
        <w:t>0.012</w:t>
      </w:r>
      <w:r w:rsidRPr="00BC2FDD">
        <w:t>），图</w:t>
      </w:r>
      <w:r w:rsidRPr="00BC2FDD">
        <w:t>4.5(c)</w:t>
      </w:r>
      <w:r>
        <w:t>中的插图对其进行了局部放大。插图</w:t>
      </w:r>
      <w:r>
        <w:rPr>
          <w:rFonts w:hint="eastAsia"/>
        </w:rPr>
        <w:t>显示</w:t>
      </w:r>
      <w:r w:rsidRPr="00BC2FDD">
        <w:t>，摩擦系数随外加电压由</w:t>
      </w:r>
      <w:r w:rsidRPr="00BC2FDD">
        <w:t>-2V</w:t>
      </w:r>
      <w:r w:rsidRPr="00BC2FDD">
        <w:t>增加至</w:t>
      </w:r>
      <w:r w:rsidRPr="00BC2FDD">
        <w:t>2V</w:t>
      </w:r>
      <w:r w:rsidRPr="00BC2FDD">
        <w:t>呈现先升高后降低的变化规律，并在</w:t>
      </w:r>
      <w:r w:rsidRPr="00BC2FDD">
        <w:t>0V</w:t>
      </w:r>
      <w:r>
        <w:t>时达到最</w:t>
      </w:r>
      <w:r>
        <w:rPr>
          <w:rFonts w:hint="eastAsia"/>
        </w:rPr>
        <w:t>大</w:t>
      </w:r>
      <w:r w:rsidRPr="00BC2FDD">
        <w:t>值。与这一实验规律相比，图</w:t>
      </w:r>
      <w:r w:rsidRPr="00BC2FDD">
        <w:t>4.5(a)</w:t>
      </w:r>
      <w:r w:rsidRPr="00BC2FDD">
        <w:t>对应的两基学习器模型不仅预测值整体偏高，而且给出了与实验相反的变化趋势；图</w:t>
      </w:r>
      <w:r w:rsidRPr="00BC2FDD">
        <w:t>4.5(b)</w:t>
      </w:r>
      <w:r w:rsidRPr="00BC2FDD">
        <w:t>对应模型虽未出现反向变化，但预测结果基本呈单调升高，同样未能反映</w:t>
      </w:r>
      <w:r w:rsidRPr="00BC2FDD">
        <w:t>0V</w:t>
      </w:r>
      <w:r w:rsidRPr="00BC2FDD">
        <w:t>时最高、正负偏压两侧回落的实验特征；图</w:t>
      </w:r>
      <w:r w:rsidRPr="00BC2FDD">
        <w:t>4.5(c)</w:t>
      </w:r>
      <w:r w:rsidRPr="00BC2FDD">
        <w:t>对应的三基学习器模型虽然对前</w:t>
      </w:r>
      <w:r w:rsidRPr="00BC2FDD">
        <w:t>5</w:t>
      </w:r>
      <w:r w:rsidRPr="00BC2FDD">
        <w:t>个样本仍存在一定高估，但较好再现了</w:t>
      </w:r>
      <w:r>
        <w:rPr>
          <w:rFonts w:hint="eastAsia"/>
        </w:rPr>
        <w:t>摩擦系数μ</w:t>
      </w:r>
      <w:r w:rsidRPr="00BC2FDD">
        <w:t>实验值随电压变化的相对大小规律。这表明，前两类两基学习器模型对电压调控样本中的非单调变化关系表征不足，而三基学习器模型对该类局部规律的识别能力更强。对于后</w:t>
      </w:r>
      <w:r w:rsidRPr="00BC2FDD">
        <w:t>5</w:t>
      </w:r>
      <w:r w:rsidRPr="00BC2FDD">
        <w:t>个不同离子液体</w:t>
      </w:r>
      <w:r w:rsidRPr="00BC2FDD">
        <w:t>/HOPG</w:t>
      </w:r>
      <w:r w:rsidRPr="00BC2FDD">
        <w:t>体系样本，图</w:t>
      </w:r>
      <w:r w:rsidRPr="00BC2FDD">
        <w:t>4.5(c)</w:t>
      </w:r>
      <w:r w:rsidRPr="00BC2FDD">
        <w:t>给出的预测值整体保持在接近实验值的低摩擦范围内；相比之下，图</w:t>
      </w:r>
      <w:r w:rsidRPr="00BC2FDD">
        <w:t>4.5(a)</w:t>
      </w:r>
      <w:r w:rsidRPr="00BC2FDD">
        <w:t>在部分样本上出现了负值预测，图</w:t>
      </w:r>
      <w:r w:rsidRPr="00BC2FDD">
        <w:t>4.5(b)</w:t>
      </w:r>
      <w:r w:rsidRPr="00BC2FDD">
        <w:t>则对若干样本存在明显高估。综合来看，三基学习器代表性模型在超低摩擦实验验证集上不仅较好反映了电压调控下摩擦系数的相对变化，而且对不同离子液体体系样本也表现出更强的外部泛化能力。</w:t>
      </w:r>
    </w:p>
    <w:p w14:paraId="2DC99511" w14:textId="77777777" w:rsidR="003579AB" w:rsidRDefault="003579AB" w:rsidP="003579AB">
      <w:pPr>
        <w:pStyle w:val="ac"/>
      </w:pPr>
      <w:r>
        <w:rPr>
          <w:noProof/>
        </w:rPr>
        <w:drawing>
          <wp:inline distT="0" distB="0" distL="0" distR="0" wp14:anchorId="3216FF64" wp14:editId="37506FA7">
            <wp:extent cx="5400000" cy="1616575"/>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00" cy="1616575"/>
                    </a:xfrm>
                    <a:prstGeom prst="rect">
                      <a:avLst/>
                    </a:prstGeom>
                    <a:noFill/>
                  </pic:spPr>
                </pic:pic>
              </a:graphicData>
            </a:graphic>
          </wp:inline>
        </w:drawing>
      </w:r>
    </w:p>
    <w:p w14:paraId="296874F5" w14:textId="77777777" w:rsidR="003579AB" w:rsidRDefault="003579AB" w:rsidP="003579AB">
      <w:pPr>
        <w:ind w:firstLine="480"/>
      </w:pPr>
      <w:r>
        <w:rPr>
          <w:rFonts w:hint="eastAsia"/>
        </w:rPr>
        <w:t>图</w:t>
      </w:r>
      <w:r>
        <w:rPr>
          <w:rFonts w:hint="eastAsia"/>
        </w:rPr>
        <w:t>4</w:t>
      </w:r>
      <w:r>
        <w:t xml:space="preserve">.5 </w:t>
      </w:r>
      <w:r>
        <w:rPr>
          <w:rFonts w:hint="eastAsia"/>
        </w:rPr>
        <w:t>三类代表性模型在外部实验验证集上的实验值</w:t>
      </w:r>
      <w:r>
        <w:rPr>
          <w:rFonts w:hint="eastAsia"/>
        </w:rPr>
        <w:t>-</w:t>
      </w:r>
      <w:r w:rsidRPr="002D18E3">
        <w:rPr>
          <w:rFonts w:hint="eastAsia"/>
        </w:rPr>
        <w:t>预测值对比图</w:t>
      </w:r>
    </w:p>
    <w:p w14:paraId="275BB54B" w14:textId="77777777" w:rsidR="003579AB" w:rsidRDefault="003579AB" w:rsidP="003579AB">
      <w:pPr>
        <w:ind w:firstLine="480"/>
      </w:pPr>
    </w:p>
    <w:p w14:paraId="0446D35E" w14:textId="77777777" w:rsidR="003579AB" w:rsidRDefault="003579AB" w:rsidP="003579AB">
      <w:pPr>
        <w:ind w:firstLine="480"/>
      </w:pPr>
      <w:r w:rsidRPr="00840CD5">
        <w:t>综合</w:t>
      </w:r>
      <w:r w:rsidRPr="00840CD5">
        <w:t>4.3.3</w:t>
      </w:r>
      <w:r w:rsidRPr="00840CD5">
        <w:t>节中</w:t>
      </w:r>
      <w:r>
        <w:rPr>
          <w:rFonts w:hint="eastAsia"/>
        </w:rPr>
        <w:t>三类代表性模型在</w:t>
      </w:r>
      <w:r>
        <w:t>训练集、测试集和外部文献验证集的</w:t>
      </w:r>
      <w:r>
        <w:rPr>
          <w:rFonts w:hint="eastAsia"/>
        </w:rPr>
        <w:t>对比结果</w:t>
      </w:r>
      <w:r>
        <w:t>，以及本节外部实验验证集上的预测表现</w:t>
      </w:r>
      <w:r w:rsidRPr="00840CD5">
        <w:t>，以</w:t>
      </w:r>
      <w:r w:rsidRPr="00840CD5">
        <w:t xml:space="preserve"> </w:t>
      </w:r>
      <w:proofErr w:type="spellStart"/>
      <w:r w:rsidRPr="00840CD5">
        <w:t>CatBoost</w:t>
      </w:r>
      <w:proofErr w:type="spellEnd"/>
      <w:r w:rsidRPr="00840CD5">
        <w:t xml:space="preserve"> </w:t>
      </w:r>
      <w:r w:rsidRPr="00840CD5">
        <w:t>为元模型、</w:t>
      </w:r>
      <w:proofErr w:type="spellStart"/>
      <w:r w:rsidRPr="00840CD5">
        <w:t>CatBoost+RF+XGBoost</w:t>
      </w:r>
      <w:proofErr w:type="spellEnd"/>
      <w:r w:rsidRPr="00840CD5">
        <w:t xml:space="preserve"> </w:t>
      </w:r>
      <w:r w:rsidRPr="00840CD5">
        <w:t>为基学习器的三基学习器门控分区混合学习模型在内部预测精度、外部文献泛化能力和超低摩擦区间外推能力方面</w:t>
      </w:r>
      <w:r w:rsidRPr="00A43530">
        <w:rPr>
          <w:rFonts w:hint="eastAsia"/>
        </w:rPr>
        <w:t>表现出较好的综合性能</w:t>
      </w:r>
      <w:r>
        <w:t>。因此，本文将其确定为</w:t>
      </w:r>
      <w:r>
        <w:rPr>
          <w:rFonts w:hint="eastAsia"/>
        </w:rPr>
        <w:t>的最优</w:t>
      </w:r>
      <w:r w:rsidRPr="00840CD5">
        <w:t>模型，其在各摩擦区间的具体参数设置见表</w:t>
      </w:r>
      <w:r w:rsidRPr="00840CD5">
        <w:t>4.4</w:t>
      </w:r>
      <w:r w:rsidRPr="00840CD5">
        <w:t>。</w:t>
      </w:r>
    </w:p>
    <w:p w14:paraId="2C277DD0" w14:textId="77777777" w:rsidR="003579AB" w:rsidRDefault="003579AB" w:rsidP="003579AB">
      <w:pPr>
        <w:ind w:firstLine="480"/>
      </w:pPr>
    </w:p>
    <w:p w14:paraId="0212650A" w14:textId="77777777" w:rsidR="003579AB" w:rsidRDefault="003579AB" w:rsidP="003579AB">
      <w:pPr>
        <w:pStyle w:val="ac"/>
      </w:pPr>
      <w:r>
        <w:rPr>
          <w:rFonts w:hint="eastAsia"/>
        </w:rPr>
        <w:lastRenderedPageBreak/>
        <w:t>表</w:t>
      </w:r>
      <w:r>
        <w:rPr>
          <w:rFonts w:hint="eastAsia"/>
        </w:rPr>
        <w:t>4</w:t>
      </w:r>
      <w:r>
        <w:t xml:space="preserve">.4 </w:t>
      </w:r>
      <w:r>
        <w:rPr>
          <w:rFonts w:hint="eastAsia"/>
        </w:rPr>
        <w:t>本研究最终确定的最优</w:t>
      </w:r>
      <w:r>
        <w:t>模型在各摩擦区间的参数设置</w:t>
      </w:r>
    </w:p>
    <w:tbl>
      <w:tblPr>
        <w:tblStyle w:val="af1"/>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416"/>
        <w:gridCol w:w="1550"/>
        <w:gridCol w:w="4489"/>
      </w:tblGrid>
      <w:tr w:rsidR="003579AB" w14:paraId="67041F90" w14:textId="77777777" w:rsidTr="001A5B29">
        <w:trPr>
          <w:trHeight w:val="567"/>
          <w:jc w:val="center"/>
        </w:trPr>
        <w:tc>
          <w:tcPr>
            <w:tcW w:w="851" w:type="dxa"/>
            <w:tcBorders>
              <w:top w:val="single" w:sz="12" w:space="0" w:color="auto"/>
              <w:bottom w:val="single" w:sz="8" w:space="0" w:color="auto"/>
            </w:tcBorders>
            <w:vAlign w:val="center"/>
          </w:tcPr>
          <w:p w14:paraId="16BAE742" w14:textId="77777777" w:rsidR="003579AB" w:rsidRDefault="003579AB" w:rsidP="001A5B29">
            <w:pPr>
              <w:pStyle w:val="ac"/>
            </w:pPr>
            <w:r>
              <w:rPr>
                <w:rFonts w:hint="eastAsia"/>
              </w:rPr>
              <w:t>模型</w:t>
            </w:r>
          </w:p>
        </w:tc>
        <w:tc>
          <w:tcPr>
            <w:tcW w:w="1416" w:type="dxa"/>
            <w:tcBorders>
              <w:top w:val="single" w:sz="12" w:space="0" w:color="auto"/>
              <w:bottom w:val="single" w:sz="8" w:space="0" w:color="auto"/>
            </w:tcBorders>
            <w:vAlign w:val="center"/>
          </w:tcPr>
          <w:p w14:paraId="1B46926B" w14:textId="77777777" w:rsidR="003579AB" w:rsidRDefault="003579AB" w:rsidP="001A5B29">
            <w:pPr>
              <w:pStyle w:val="ac"/>
            </w:pPr>
            <w:r>
              <w:rPr>
                <w:rFonts w:hint="eastAsia"/>
              </w:rPr>
              <w:t>摩擦区间</w:t>
            </w:r>
          </w:p>
        </w:tc>
        <w:tc>
          <w:tcPr>
            <w:tcW w:w="1550" w:type="dxa"/>
            <w:tcBorders>
              <w:top w:val="single" w:sz="12" w:space="0" w:color="auto"/>
              <w:bottom w:val="single" w:sz="8" w:space="0" w:color="auto"/>
            </w:tcBorders>
            <w:vAlign w:val="center"/>
          </w:tcPr>
          <w:p w14:paraId="7D6BC944" w14:textId="77777777" w:rsidR="003579AB" w:rsidRDefault="003579AB" w:rsidP="001A5B29">
            <w:pPr>
              <w:pStyle w:val="ac"/>
            </w:pPr>
            <w:r>
              <w:rPr>
                <w:rFonts w:hint="eastAsia"/>
              </w:rPr>
              <w:t>模型类型</w:t>
            </w:r>
          </w:p>
        </w:tc>
        <w:tc>
          <w:tcPr>
            <w:tcW w:w="4489" w:type="dxa"/>
            <w:tcBorders>
              <w:top w:val="single" w:sz="12" w:space="0" w:color="auto"/>
              <w:bottom w:val="single" w:sz="8" w:space="0" w:color="auto"/>
            </w:tcBorders>
            <w:vAlign w:val="center"/>
          </w:tcPr>
          <w:p w14:paraId="2B1530F6" w14:textId="77777777" w:rsidR="003579AB" w:rsidRDefault="003579AB" w:rsidP="001A5B29">
            <w:pPr>
              <w:pStyle w:val="ac"/>
            </w:pPr>
            <w:r>
              <w:rPr>
                <w:rFonts w:hint="eastAsia"/>
              </w:rPr>
              <w:t>参数设置</w:t>
            </w:r>
          </w:p>
        </w:tc>
      </w:tr>
      <w:tr w:rsidR="003579AB" w14:paraId="2B5A5CAB" w14:textId="77777777" w:rsidTr="001A5B29">
        <w:trPr>
          <w:trHeight w:val="567"/>
          <w:jc w:val="center"/>
        </w:trPr>
        <w:tc>
          <w:tcPr>
            <w:tcW w:w="851" w:type="dxa"/>
            <w:tcBorders>
              <w:top w:val="single" w:sz="8" w:space="0" w:color="auto"/>
              <w:bottom w:val="dashSmallGap" w:sz="8" w:space="0" w:color="auto"/>
            </w:tcBorders>
            <w:vAlign w:val="center"/>
          </w:tcPr>
          <w:p w14:paraId="243BBB1E" w14:textId="77777777" w:rsidR="003579AB" w:rsidRDefault="003579AB" w:rsidP="001A5B29">
            <w:pPr>
              <w:pStyle w:val="ac"/>
            </w:pPr>
            <w:r>
              <w:rPr>
                <w:rFonts w:hint="eastAsia"/>
              </w:rPr>
              <w:t>门控模型</w:t>
            </w:r>
          </w:p>
        </w:tc>
        <w:tc>
          <w:tcPr>
            <w:tcW w:w="1416" w:type="dxa"/>
            <w:tcBorders>
              <w:top w:val="single" w:sz="8" w:space="0" w:color="auto"/>
              <w:bottom w:val="dashSmallGap" w:sz="8" w:space="0" w:color="auto"/>
            </w:tcBorders>
            <w:vAlign w:val="center"/>
          </w:tcPr>
          <w:p w14:paraId="228645A4" w14:textId="77777777" w:rsidR="003579AB" w:rsidRDefault="003579AB" w:rsidP="001A5B29">
            <w:pPr>
              <w:pStyle w:val="ac"/>
            </w:pPr>
            <w:r>
              <w:rPr>
                <w:rFonts w:hint="eastAsia"/>
              </w:rPr>
              <w:t>全局</w:t>
            </w:r>
          </w:p>
        </w:tc>
        <w:tc>
          <w:tcPr>
            <w:tcW w:w="1550" w:type="dxa"/>
            <w:tcBorders>
              <w:top w:val="single" w:sz="8" w:space="0" w:color="auto"/>
              <w:bottom w:val="dashSmallGap" w:sz="8" w:space="0" w:color="auto"/>
            </w:tcBorders>
            <w:vAlign w:val="center"/>
          </w:tcPr>
          <w:p w14:paraId="142A72F5" w14:textId="77777777" w:rsidR="003579AB" w:rsidRDefault="003579AB" w:rsidP="001A5B29">
            <w:pPr>
              <w:pStyle w:val="ac"/>
            </w:pPr>
            <w:proofErr w:type="spellStart"/>
            <w:r>
              <w:rPr>
                <w:rFonts w:hint="eastAsia"/>
              </w:rPr>
              <w:t>Cat</w:t>
            </w:r>
            <w:r>
              <w:t>Boost</w:t>
            </w:r>
            <w:proofErr w:type="spellEnd"/>
          </w:p>
        </w:tc>
        <w:tc>
          <w:tcPr>
            <w:tcW w:w="4489" w:type="dxa"/>
            <w:tcBorders>
              <w:top w:val="single" w:sz="8" w:space="0" w:color="auto"/>
              <w:bottom w:val="dashSmallGap" w:sz="8" w:space="0" w:color="auto"/>
            </w:tcBorders>
            <w:vAlign w:val="center"/>
          </w:tcPr>
          <w:p w14:paraId="3B88D455" w14:textId="77777777" w:rsidR="003579AB" w:rsidRDefault="003579AB" w:rsidP="001A5B29">
            <w:pPr>
              <w:pStyle w:val="ac"/>
            </w:pPr>
            <w:r w:rsidRPr="00444CFA">
              <w:rPr>
                <w:i/>
              </w:rPr>
              <w:t>q</w:t>
            </w:r>
            <w:r w:rsidRPr="00444CFA">
              <w:rPr>
                <w:vertAlign w:val="subscript"/>
              </w:rPr>
              <w:t>1</w:t>
            </w:r>
            <w:r>
              <w:t>=30</w:t>
            </w:r>
            <w:r>
              <w:rPr>
                <w:rFonts w:hint="eastAsia"/>
              </w:rPr>
              <w:t>，</w:t>
            </w:r>
            <w:r w:rsidRPr="00444CFA">
              <w:rPr>
                <w:i/>
              </w:rPr>
              <w:t>q</w:t>
            </w:r>
            <w:r w:rsidRPr="00444CFA">
              <w:rPr>
                <w:vertAlign w:val="subscript"/>
              </w:rPr>
              <w:t>2</w:t>
            </w:r>
            <w:r>
              <w:t>=80</w:t>
            </w:r>
            <w:r>
              <w:rPr>
                <w:rFonts w:hint="eastAsia"/>
              </w:rPr>
              <w:t>；</w:t>
            </w:r>
          </w:p>
          <w:p w14:paraId="0B46849E" w14:textId="77777777" w:rsidR="003579AB" w:rsidRDefault="003579AB" w:rsidP="001A5B29">
            <w:pPr>
              <w:pStyle w:val="ac"/>
            </w:pPr>
            <w:r>
              <w:rPr>
                <w:rFonts w:hint="eastAsia"/>
              </w:rPr>
              <w:t>μ</w:t>
            </w:r>
            <w:r w:rsidRPr="00444CFA">
              <w:rPr>
                <w:rFonts w:hint="eastAsia"/>
                <w:vertAlign w:val="subscript"/>
              </w:rPr>
              <w:t>1</w:t>
            </w:r>
            <w:r>
              <w:t>=0.10</w:t>
            </w:r>
            <w:r>
              <w:rPr>
                <w:rFonts w:hint="eastAsia"/>
              </w:rPr>
              <w:t>，μ</w:t>
            </w:r>
            <w:r w:rsidRPr="00444CFA">
              <w:rPr>
                <w:vertAlign w:val="subscript"/>
              </w:rPr>
              <w:t>2</w:t>
            </w:r>
            <w:r>
              <w:t>=1.06</w:t>
            </w:r>
          </w:p>
        </w:tc>
      </w:tr>
      <w:tr w:rsidR="003579AB" w14:paraId="71148045" w14:textId="77777777" w:rsidTr="001A5B29">
        <w:trPr>
          <w:trHeight w:val="3220"/>
          <w:jc w:val="center"/>
        </w:trPr>
        <w:tc>
          <w:tcPr>
            <w:tcW w:w="851" w:type="dxa"/>
            <w:vMerge w:val="restart"/>
            <w:tcBorders>
              <w:top w:val="dashSmallGap" w:sz="8" w:space="0" w:color="auto"/>
            </w:tcBorders>
            <w:vAlign w:val="center"/>
          </w:tcPr>
          <w:p w14:paraId="44A1D999" w14:textId="77777777" w:rsidR="003579AB" w:rsidRDefault="003579AB" w:rsidP="001A5B29">
            <w:pPr>
              <w:pStyle w:val="ac"/>
            </w:pPr>
            <w:r>
              <w:rPr>
                <w:rFonts w:hint="eastAsia"/>
              </w:rPr>
              <w:t>局部模型</w:t>
            </w:r>
          </w:p>
        </w:tc>
        <w:tc>
          <w:tcPr>
            <w:tcW w:w="1417" w:type="dxa"/>
            <w:vMerge w:val="restart"/>
            <w:tcBorders>
              <w:top w:val="dashSmallGap" w:sz="8" w:space="0" w:color="auto"/>
              <w:bottom w:val="nil"/>
            </w:tcBorders>
            <w:vAlign w:val="center"/>
          </w:tcPr>
          <w:p w14:paraId="10259562" w14:textId="77777777" w:rsidR="003579AB" w:rsidRDefault="003579AB" w:rsidP="001A5B29">
            <w:pPr>
              <w:pStyle w:val="ac"/>
            </w:pPr>
            <w:r>
              <w:rPr>
                <w:rFonts w:hint="eastAsia"/>
              </w:rPr>
              <w:t>低摩擦区间</w:t>
            </w:r>
          </w:p>
          <w:p w14:paraId="0CE07911" w14:textId="77777777" w:rsidR="003579AB" w:rsidRDefault="003579AB" w:rsidP="001A5B29">
            <w:pPr>
              <w:pStyle w:val="ac"/>
            </w:pPr>
            <w:r>
              <w:rPr>
                <w:rFonts w:hint="eastAsia"/>
              </w:rPr>
              <w:t>（</w:t>
            </w:r>
            <w:r w:rsidRPr="00D74B47">
              <w:rPr>
                <w:rFonts w:hint="eastAsia"/>
              </w:rPr>
              <w:t>μ</w:t>
            </w:r>
            <w:r w:rsidRPr="00417DA3">
              <w:rPr>
                <w:rFonts w:hint="eastAsia"/>
                <w:vertAlign w:val="subscript"/>
              </w:rPr>
              <w:t>p</w:t>
            </w:r>
            <w:r w:rsidRPr="00417DA3">
              <w:rPr>
                <w:vertAlign w:val="subscript"/>
              </w:rPr>
              <w:t>red</w:t>
            </w:r>
            <w:r>
              <w:rPr>
                <w:rFonts w:hint="eastAsia"/>
              </w:rPr>
              <w:t>＜</w:t>
            </w:r>
            <w:r>
              <w:rPr>
                <w:rFonts w:hint="eastAsia"/>
              </w:rPr>
              <w:t>0</w:t>
            </w:r>
            <w:r>
              <w:t>.10</w:t>
            </w:r>
            <w:r>
              <w:rPr>
                <w:rFonts w:hint="eastAsia"/>
              </w:rPr>
              <w:t>）</w:t>
            </w:r>
          </w:p>
        </w:tc>
        <w:tc>
          <w:tcPr>
            <w:tcW w:w="1276" w:type="dxa"/>
            <w:tcBorders>
              <w:top w:val="dashSmallGap" w:sz="8" w:space="0" w:color="auto"/>
              <w:bottom w:val="nil"/>
            </w:tcBorders>
            <w:vAlign w:val="center"/>
          </w:tcPr>
          <w:p w14:paraId="1A9137F3" w14:textId="77777777" w:rsidR="003579AB" w:rsidRDefault="003579AB" w:rsidP="001A5B29">
            <w:pPr>
              <w:pStyle w:val="ac"/>
            </w:pPr>
            <w:r>
              <w:rPr>
                <w:rFonts w:hint="eastAsia"/>
              </w:rPr>
              <w:t>三基学习器</w:t>
            </w:r>
          </w:p>
        </w:tc>
        <w:tc>
          <w:tcPr>
            <w:tcW w:w="4492" w:type="dxa"/>
            <w:tcBorders>
              <w:top w:val="dashSmallGap" w:sz="8" w:space="0" w:color="auto"/>
            </w:tcBorders>
            <w:vAlign w:val="center"/>
          </w:tcPr>
          <w:p w14:paraId="501C36A6" w14:textId="77777777" w:rsidR="003579AB" w:rsidRDefault="003579AB" w:rsidP="001A5B29">
            <w:pPr>
              <w:pStyle w:val="ac"/>
            </w:pPr>
            <w:proofErr w:type="spellStart"/>
            <w:r w:rsidRPr="00BB49A3">
              <w:t>CatBoost</w:t>
            </w:r>
            <w:proofErr w:type="spellEnd"/>
            <w:r w:rsidRPr="00BB49A3">
              <w:t>：</w:t>
            </w:r>
            <w:r w:rsidRPr="00BB49A3">
              <w:t>iterations=800</w:t>
            </w:r>
            <w:r>
              <w:rPr>
                <w:rFonts w:hint="eastAsia"/>
              </w:rPr>
              <w:t>，</w:t>
            </w:r>
            <w:proofErr w:type="spellStart"/>
            <w:r w:rsidRPr="00BB49A3">
              <w:t>learning_rate</w:t>
            </w:r>
            <w:proofErr w:type="spellEnd"/>
            <w:r w:rsidRPr="00BB49A3">
              <w:t>=0.03</w:t>
            </w:r>
            <w:r w:rsidRPr="00BB49A3">
              <w:t>，</w:t>
            </w:r>
            <w:r w:rsidRPr="00BB49A3">
              <w:t>depth=5</w:t>
            </w:r>
            <w:r w:rsidRPr="00BB49A3">
              <w:t>，</w:t>
            </w:r>
            <w:r w:rsidRPr="00BB49A3">
              <w:t>l2_leaf_reg=10</w:t>
            </w:r>
            <w:r w:rsidRPr="00BB49A3">
              <w:t>；</w:t>
            </w:r>
          </w:p>
          <w:p w14:paraId="6569622F" w14:textId="77777777" w:rsidR="003579AB" w:rsidRDefault="003579AB" w:rsidP="001A5B29">
            <w:pPr>
              <w:pStyle w:val="ac"/>
            </w:pPr>
            <w:r w:rsidRPr="00BB49A3">
              <w:t>RF</w:t>
            </w:r>
            <w:r w:rsidRPr="00BB49A3">
              <w:t>：</w:t>
            </w:r>
            <w:proofErr w:type="spellStart"/>
            <w:r w:rsidRPr="00BB49A3">
              <w:t>n_estimators</w:t>
            </w:r>
            <w:proofErr w:type="spellEnd"/>
            <w:r w:rsidRPr="00BB49A3">
              <w:t>=60</w:t>
            </w:r>
            <w:r w:rsidRPr="00BB49A3">
              <w:t>，</w:t>
            </w:r>
            <w:proofErr w:type="spellStart"/>
            <w:r w:rsidRPr="00BB49A3">
              <w:t>max_depth</w:t>
            </w:r>
            <w:proofErr w:type="spellEnd"/>
            <w:r w:rsidRPr="00BB49A3">
              <w:t>=9</w:t>
            </w:r>
            <w:r w:rsidRPr="00BB49A3">
              <w:t>，</w:t>
            </w:r>
            <w:proofErr w:type="spellStart"/>
            <w:r w:rsidRPr="00BB49A3">
              <w:t>max_features</w:t>
            </w:r>
            <w:proofErr w:type="spellEnd"/>
            <w:r w:rsidRPr="00BB49A3">
              <w:t>=0.8</w:t>
            </w:r>
            <w:r>
              <w:rPr>
                <w:rFonts w:hint="eastAsia"/>
              </w:rPr>
              <w:t>；</w:t>
            </w:r>
          </w:p>
          <w:p w14:paraId="16E883C9" w14:textId="77777777" w:rsidR="003579AB" w:rsidRDefault="003579AB" w:rsidP="001A5B29">
            <w:pPr>
              <w:pStyle w:val="ac"/>
            </w:pPr>
            <w:proofErr w:type="spellStart"/>
            <w:r w:rsidRPr="00BB49A3">
              <w:t>XGBoost</w:t>
            </w:r>
            <w:proofErr w:type="spellEnd"/>
            <w:r w:rsidRPr="00BB49A3">
              <w:t>：</w:t>
            </w:r>
            <w:proofErr w:type="spellStart"/>
            <w:r w:rsidRPr="00BB49A3">
              <w:t>n_estimators</w:t>
            </w:r>
            <w:proofErr w:type="spellEnd"/>
            <w:r w:rsidRPr="00BB49A3">
              <w:t>=200</w:t>
            </w:r>
            <w:r w:rsidRPr="00BB49A3">
              <w:t>，</w:t>
            </w:r>
            <w:proofErr w:type="spellStart"/>
            <w:r w:rsidRPr="00BB49A3">
              <w:t>learning_rate</w:t>
            </w:r>
            <w:proofErr w:type="spellEnd"/>
            <w:r w:rsidRPr="00BB49A3">
              <w:t>=0.05</w:t>
            </w:r>
            <w:r w:rsidRPr="00BB49A3">
              <w:t>，</w:t>
            </w:r>
            <w:proofErr w:type="spellStart"/>
            <w:r w:rsidRPr="00BB49A3">
              <w:t>max_depth</w:t>
            </w:r>
            <w:proofErr w:type="spellEnd"/>
            <w:r w:rsidRPr="00BB49A3">
              <w:t>=4</w:t>
            </w:r>
            <w:r w:rsidRPr="00BB49A3">
              <w:t>，</w:t>
            </w:r>
            <w:proofErr w:type="spellStart"/>
            <w:r w:rsidRPr="00BB49A3">
              <w:t>reg_lambda</w:t>
            </w:r>
            <w:proofErr w:type="spellEnd"/>
            <w:r w:rsidRPr="00BB49A3">
              <w:t>=7</w:t>
            </w:r>
            <w:r>
              <w:rPr>
                <w:rFonts w:hint="eastAsia"/>
              </w:rPr>
              <w:t>；</w:t>
            </w:r>
          </w:p>
        </w:tc>
      </w:tr>
      <w:tr w:rsidR="003579AB" w14:paraId="7E14F78A" w14:textId="77777777" w:rsidTr="001A5B29">
        <w:trPr>
          <w:trHeight w:val="567"/>
          <w:jc w:val="center"/>
        </w:trPr>
        <w:tc>
          <w:tcPr>
            <w:tcW w:w="851" w:type="dxa"/>
            <w:vMerge/>
            <w:tcBorders>
              <w:bottom w:val="dashSmallGap" w:sz="8" w:space="0" w:color="auto"/>
            </w:tcBorders>
            <w:vAlign w:val="center"/>
          </w:tcPr>
          <w:p w14:paraId="3A89D77F" w14:textId="77777777" w:rsidR="003579AB" w:rsidRDefault="003579AB" w:rsidP="001A5B29">
            <w:pPr>
              <w:pStyle w:val="ac"/>
            </w:pPr>
          </w:p>
        </w:tc>
        <w:tc>
          <w:tcPr>
            <w:tcW w:w="1417" w:type="dxa"/>
            <w:vMerge/>
            <w:tcBorders>
              <w:top w:val="nil"/>
              <w:bottom w:val="dashSmallGap" w:sz="8" w:space="0" w:color="auto"/>
            </w:tcBorders>
            <w:vAlign w:val="center"/>
          </w:tcPr>
          <w:p w14:paraId="551CE380" w14:textId="77777777" w:rsidR="003579AB" w:rsidRDefault="003579AB" w:rsidP="001A5B29">
            <w:pPr>
              <w:pStyle w:val="ac"/>
            </w:pPr>
          </w:p>
        </w:tc>
        <w:tc>
          <w:tcPr>
            <w:tcW w:w="1276" w:type="dxa"/>
            <w:tcBorders>
              <w:top w:val="dashSmallGap" w:sz="8" w:space="0" w:color="auto"/>
              <w:bottom w:val="dashSmallGap" w:sz="8" w:space="0" w:color="auto"/>
            </w:tcBorders>
            <w:vAlign w:val="center"/>
          </w:tcPr>
          <w:p w14:paraId="50508076" w14:textId="77777777" w:rsidR="003579AB" w:rsidRDefault="003579AB" w:rsidP="001A5B29">
            <w:pPr>
              <w:pStyle w:val="ac"/>
            </w:pPr>
            <w:r>
              <w:rPr>
                <w:rFonts w:hint="eastAsia"/>
              </w:rPr>
              <w:t>元模型（</w:t>
            </w:r>
            <w:proofErr w:type="spellStart"/>
            <w:r>
              <w:rPr>
                <w:rFonts w:hint="eastAsia"/>
              </w:rPr>
              <w:t>Catboost</w:t>
            </w:r>
            <w:proofErr w:type="spellEnd"/>
            <w:r>
              <w:rPr>
                <w:rFonts w:hint="eastAsia"/>
              </w:rPr>
              <w:t>）</w:t>
            </w:r>
          </w:p>
        </w:tc>
        <w:tc>
          <w:tcPr>
            <w:tcW w:w="4492" w:type="dxa"/>
            <w:tcBorders>
              <w:top w:val="dashSmallGap" w:sz="8" w:space="0" w:color="auto"/>
              <w:bottom w:val="dashSmallGap" w:sz="8" w:space="0" w:color="auto"/>
            </w:tcBorders>
            <w:vAlign w:val="center"/>
          </w:tcPr>
          <w:p w14:paraId="3B5D1C57" w14:textId="77777777" w:rsidR="003579AB" w:rsidRDefault="003579AB" w:rsidP="001A5B29">
            <w:pPr>
              <w:pStyle w:val="ac"/>
            </w:pPr>
            <w:r w:rsidRPr="00193835">
              <w:t>iterations=2000</w:t>
            </w:r>
            <w:r w:rsidRPr="00193835">
              <w:t>，</w:t>
            </w:r>
            <w:proofErr w:type="spellStart"/>
            <w:r w:rsidRPr="00193835">
              <w:t>learning_rate</w:t>
            </w:r>
            <w:proofErr w:type="spellEnd"/>
            <w:r w:rsidRPr="00193835">
              <w:t>=0.30</w:t>
            </w:r>
            <w:r>
              <w:rPr>
                <w:rFonts w:hint="eastAsia"/>
              </w:rPr>
              <w:t>，</w:t>
            </w:r>
            <w:r w:rsidRPr="00193835">
              <w:t>depth=3</w:t>
            </w:r>
            <w:r w:rsidRPr="00193835">
              <w:t>，</w:t>
            </w:r>
            <w:r w:rsidRPr="00193835">
              <w:t>l2_leaf_reg=0.5</w:t>
            </w:r>
            <w:r w:rsidRPr="00193835">
              <w:t>，</w:t>
            </w:r>
            <w:proofErr w:type="spellStart"/>
            <w:r w:rsidRPr="00193835">
              <w:t>od_wait</w:t>
            </w:r>
            <w:proofErr w:type="spellEnd"/>
            <w:r w:rsidRPr="00193835">
              <w:t>=50</w:t>
            </w:r>
            <w:r>
              <w:rPr>
                <w:rFonts w:hint="eastAsia"/>
              </w:rPr>
              <w:t>；</w:t>
            </w:r>
          </w:p>
        </w:tc>
      </w:tr>
      <w:tr w:rsidR="003579AB" w14:paraId="6C4C6831" w14:textId="77777777" w:rsidTr="001A5B29">
        <w:trPr>
          <w:trHeight w:val="1721"/>
          <w:jc w:val="center"/>
        </w:trPr>
        <w:tc>
          <w:tcPr>
            <w:tcW w:w="851" w:type="dxa"/>
            <w:vMerge w:val="restart"/>
            <w:tcBorders>
              <w:top w:val="dashSmallGap" w:sz="8" w:space="0" w:color="auto"/>
              <w:bottom w:val="nil"/>
            </w:tcBorders>
            <w:vAlign w:val="center"/>
          </w:tcPr>
          <w:p w14:paraId="05696358" w14:textId="77777777" w:rsidR="003579AB" w:rsidRDefault="003579AB" w:rsidP="001A5B29">
            <w:pPr>
              <w:pStyle w:val="ac"/>
            </w:pPr>
            <w:r>
              <w:rPr>
                <w:rFonts w:hint="eastAsia"/>
              </w:rPr>
              <w:t>局部模型</w:t>
            </w:r>
          </w:p>
        </w:tc>
        <w:tc>
          <w:tcPr>
            <w:tcW w:w="1417" w:type="dxa"/>
            <w:vMerge w:val="restart"/>
            <w:tcBorders>
              <w:top w:val="dashSmallGap" w:sz="8" w:space="0" w:color="auto"/>
              <w:bottom w:val="nil"/>
            </w:tcBorders>
            <w:vAlign w:val="center"/>
          </w:tcPr>
          <w:p w14:paraId="3714E456" w14:textId="77777777" w:rsidR="003579AB" w:rsidRDefault="003579AB" w:rsidP="001A5B29">
            <w:pPr>
              <w:pStyle w:val="ac"/>
            </w:pPr>
            <w:r>
              <w:rPr>
                <w:rFonts w:hint="eastAsia"/>
              </w:rPr>
              <w:t>中</w:t>
            </w:r>
            <w:r w:rsidRPr="00D74B47">
              <w:t>摩擦区间</w:t>
            </w:r>
            <w:r>
              <w:rPr>
                <w:rFonts w:hint="eastAsia"/>
              </w:rPr>
              <w:t>（</w:t>
            </w:r>
            <w:r>
              <w:rPr>
                <w:rFonts w:hint="eastAsia"/>
              </w:rPr>
              <w:t>0</w:t>
            </w:r>
            <w:r>
              <w:t>.10</w:t>
            </w:r>
            <w:r w:rsidRPr="00D74B47">
              <w:rPr>
                <w:rFonts w:hint="eastAsia"/>
              </w:rPr>
              <w:t>≤μ</w:t>
            </w:r>
            <w:r w:rsidRPr="00417DA3">
              <w:rPr>
                <w:rFonts w:hint="eastAsia"/>
                <w:vertAlign w:val="subscript"/>
              </w:rPr>
              <w:t>p</w:t>
            </w:r>
            <w:r w:rsidRPr="00417DA3">
              <w:rPr>
                <w:vertAlign w:val="subscript"/>
              </w:rPr>
              <w:t>red</w:t>
            </w:r>
            <w:r w:rsidRPr="00D74B47">
              <w:rPr>
                <w:rFonts w:hint="eastAsia"/>
              </w:rPr>
              <w:t>＜</w:t>
            </w:r>
            <w:r>
              <w:t>1.06</w:t>
            </w:r>
            <w:r w:rsidRPr="00D74B47">
              <w:rPr>
                <w:rFonts w:hint="eastAsia"/>
              </w:rPr>
              <w:t>）</w:t>
            </w:r>
          </w:p>
        </w:tc>
        <w:tc>
          <w:tcPr>
            <w:tcW w:w="1276" w:type="dxa"/>
            <w:tcBorders>
              <w:top w:val="dashSmallGap" w:sz="8" w:space="0" w:color="auto"/>
              <w:bottom w:val="dashSmallGap" w:sz="8" w:space="0" w:color="auto"/>
            </w:tcBorders>
            <w:vAlign w:val="center"/>
          </w:tcPr>
          <w:p w14:paraId="37888804" w14:textId="77777777" w:rsidR="003579AB" w:rsidRDefault="003579AB" w:rsidP="001A5B29">
            <w:pPr>
              <w:pStyle w:val="ac"/>
            </w:pPr>
            <w:r>
              <w:rPr>
                <w:rFonts w:hint="eastAsia"/>
              </w:rPr>
              <w:t>三基学习器</w:t>
            </w:r>
          </w:p>
        </w:tc>
        <w:tc>
          <w:tcPr>
            <w:tcW w:w="4492" w:type="dxa"/>
            <w:tcBorders>
              <w:top w:val="dashSmallGap" w:sz="8" w:space="0" w:color="auto"/>
              <w:bottom w:val="dashSmallGap" w:sz="8" w:space="0" w:color="auto"/>
            </w:tcBorders>
            <w:vAlign w:val="center"/>
          </w:tcPr>
          <w:p w14:paraId="0BD6D3F4" w14:textId="77777777" w:rsidR="003579AB" w:rsidRDefault="003579AB" w:rsidP="001A5B29">
            <w:pPr>
              <w:pStyle w:val="ac"/>
            </w:pPr>
            <w:proofErr w:type="spellStart"/>
            <w:r w:rsidRPr="00193835">
              <w:t>CatBoost</w:t>
            </w:r>
            <w:proofErr w:type="spellEnd"/>
            <w:r w:rsidRPr="00193835">
              <w:t>：</w:t>
            </w:r>
            <w:r w:rsidRPr="00193835">
              <w:t>iterations=800</w:t>
            </w:r>
            <w:r w:rsidRPr="00193835">
              <w:t>，</w:t>
            </w:r>
            <w:proofErr w:type="spellStart"/>
            <w:r w:rsidRPr="00193835">
              <w:t>learning_rate</w:t>
            </w:r>
            <w:proofErr w:type="spellEnd"/>
            <w:r w:rsidRPr="00193835">
              <w:t>=0.58</w:t>
            </w:r>
            <w:r w:rsidRPr="00193835">
              <w:t>，</w:t>
            </w:r>
            <w:r w:rsidRPr="00193835">
              <w:t>depth=5</w:t>
            </w:r>
            <w:r w:rsidRPr="00193835">
              <w:t>，</w:t>
            </w:r>
            <w:r w:rsidRPr="00193835">
              <w:t>l2_leaf_reg=10</w:t>
            </w:r>
            <w:r w:rsidRPr="00193835">
              <w:t>；</w:t>
            </w:r>
          </w:p>
          <w:p w14:paraId="4B8DEA97" w14:textId="77777777" w:rsidR="003579AB" w:rsidRDefault="003579AB" w:rsidP="001A5B29">
            <w:pPr>
              <w:pStyle w:val="ac"/>
            </w:pPr>
            <w:r w:rsidRPr="00193835">
              <w:t>RF</w:t>
            </w:r>
            <w:r w:rsidRPr="00193835">
              <w:t>：</w:t>
            </w:r>
            <w:proofErr w:type="spellStart"/>
            <w:r w:rsidRPr="00193835">
              <w:t>n_estimators</w:t>
            </w:r>
            <w:proofErr w:type="spellEnd"/>
            <w:r w:rsidRPr="00193835">
              <w:t>=60</w:t>
            </w:r>
            <w:r w:rsidRPr="00193835">
              <w:t>，</w:t>
            </w:r>
            <w:proofErr w:type="spellStart"/>
            <w:r w:rsidRPr="00193835">
              <w:t>max_depth</w:t>
            </w:r>
            <w:proofErr w:type="spellEnd"/>
            <w:r w:rsidRPr="00193835">
              <w:t>=7</w:t>
            </w:r>
            <w:r w:rsidRPr="00193835">
              <w:t>，</w:t>
            </w:r>
            <w:proofErr w:type="spellStart"/>
            <w:r w:rsidRPr="00193835">
              <w:t>max_features</w:t>
            </w:r>
            <w:proofErr w:type="spellEnd"/>
            <w:r w:rsidRPr="00193835">
              <w:t>=0.8</w:t>
            </w:r>
            <w:r>
              <w:rPr>
                <w:rFonts w:hint="eastAsia"/>
              </w:rPr>
              <w:t>；</w:t>
            </w:r>
          </w:p>
          <w:p w14:paraId="1E6D907A" w14:textId="77777777" w:rsidR="003579AB" w:rsidRDefault="003579AB" w:rsidP="001A5B29">
            <w:pPr>
              <w:pStyle w:val="ac"/>
            </w:pPr>
            <w:proofErr w:type="spellStart"/>
            <w:r w:rsidRPr="0012589A">
              <w:t>XGBoost</w:t>
            </w:r>
            <w:proofErr w:type="spellEnd"/>
            <w:r w:rsidRPr="0012589A">
              <w:t>：</w:t>
            </w:r>
            <w:proofErr w:type="spellStart"/>
            <w:r w:rsidRPr="0012589A">
              <w:t>n_estimators</w:t>
            </w:r>
            <w:proofErr w:type="spellEnd"/>
            <w:r w:rsidRPr="0012589A">
              <w:t>=200</w:t>
            </w:r>
            <w:r w:rsidRPr="0012589A">
              <w:t>，</w:t>
            </w:r>
            <w:proofErr w:type="spellStart"/>
            <w:r w:rsidRPr="0012589A">
              <w:t>learning_rate</w:t>
            </w:r>
            <w:proofErr w:type="spellEnd"/>
            <w:r w:rsidRPr="0012589A">
              <w:t>=0.90</w:t>
            </w:r>
            <w:r w:rsidRPr="0012589A">
              <w:t>，</w:t>
            </w:r>
            <w:proofErr w:type="spellStart"/>
            <w:r w:rsidRPr="0012589A">
              <w:t>max_depth</w:t>
            </w:r>
            <w:proofErr w:type="spellEnd"/>
            <w:r w:rsidRPr="0012589A">
              <w:t>=4</w:t>
            </w:r>
            <w:r w:rsidRPr="0012589A">
              <w:t>，</w:t>
            </w:r>
            <w:proofErr w:type="spellStart"/>
            <w:r w:rsidRPr="0012589A">
              <w:t>reg_lambda</w:t>
            </w:r>
            <w:proofErr w:type="spellEnd"/>
            <w:r w:rsidRPr="0012589A">
              <w:t>=1</w:t>
            </w:r>
            <w:r>
              <w:rPr>
                <w:rFonts w:hint="eastAsia"/>
              </w:rPr>
              <w:t>；</w:t>
            </w:r>
          </w:p>
        </w:tc>
      </w:tr>
      <w:tr w:rsidR="003579AB" w14:paraId="2B014EAF" w14:textId="77777777" w:rsidTr="001A5B29">
        <w:trPr>
          <w:trHeight w:val="567"/>
          <w:jc w:val="center"/>
        </w:trPr>
        <w:tc>
          <w:tcPr>
            <w:tcW w:w="851" w:type="dxa"/>
            <w:vMerge/>
            <w:tcBorders>
              <w:top w:val="nil"/>
              <w:bottom w:val="dashSmallGap" w:sz="8" w:space="0" w:color="auto"/>
            </w:tcBorders>
            <w:vAlign w:val="center"/>
          </w:tcPr>
          <w:p w14:paraId="4A4611C4" w14:textId="77777777" w:rsidR="003579AB" w:rsidRDefault="003579AB" w:rsidP="001A5B29">
            <w:pPr>
              <w:pStyle w:val="ac"/>
            </w:pPr>
          </w:p>
        </w:tc>
        <w:tc>
          <w:tcPr>
            <w:tcW w:w="1416" w:type="dxa"/>
            <w:vMerge/>
            <w:tcBorders>
              <w:top w:val="nil"/>
              <w:bottom w:val="dashSmallGap" w:sz="8" w:space="0" w:color="auto"/>
            </w:tcBorders>
            <w:vAlign w:val="center"/>
          </w:tcPr>
          <w:p w14:paraId="7D2470AE" w14:textId="77777777" w:rsidR="003579AB" w:rsidRDefault="003579AB" w:rsidP="001A5B29">
            <w:pPr>
              <w:pStyle w:val="ac"/>
            </w:pPr>
          </w:p>
        </w:tc>
        <w:tc>
          <w:tcPr>
            <w:tcW w:w="1550" w:type="dxa"/>
            <w:tcBorders>
              <w:top w:val="dashSmallGap" w:sz="8" w:space="0" w:color="auto"/>
              <w:bottom w:val="dashSmallGap" w:sz="8" w:space="0" w:color="auto"/>
            </w:tcBorders>
            <w:vAlign w:val="center"/>
          </w:tcPr>
          <w:p w14:paraId="7A03B34D" w14:textId="77777777" w:rsidR="003579AB" w:rsidRDefault="003579AB" w:rsidP="001A5B29">
            <w:pPr>
              <w:pStyle w:val="ac"/>
            </w:pPr>
            <w:r>
              <w:rPr>
                <w:rFonts w:hint="eastAsia"/>
              </w:rPr>
              <w:t>元模型（</w:t>
            </w:r>
            <w:proofErr w:type="spellStart"/>
            <w:r>
              <w:rPr>
                <w:rFonts w:hint="eastAsia"/>
              </w:rPr>
              <w:t>Catboost</w:t>
            </w:r>
            <w:proofErr w:type="spellEnd"/>
            <w:r>
              <w:rPr>
                <w:rFonts w:hint="eastAsia"/>
              </w:rPr>
              <w:t>）</w:t>
            </w:r>
          </w:p>
        </w:tc>
        <w:tc>
          <w:tcPr>
            <w:tcW w:w="4489" w:type="dxa"/>
            <w:tcBorders>
              <w:top w:val="dashSmallGap" w:sz="8" w:space="0" w:color="auto"/>
              <w:bottom w:val="dashSmallGap" w:sz="8" w:space="0" w:color="auto"/>
            </w:tcBorders>
            <w:vAlign w:val="center"/>
          </w:tcPr>
          <w:p w14:paraId="7B0286FB" w14:textId="77777777" w:rsidR="003579AB" w:rsidRDefault="003579AB" w:rsidP="001A5B29">
            <w:pPr>
              <w:pStyle w:val="ac"/>
            </w:pPr>
            <w:r w:rsidRPr="0012589A">
              <w:t>iterations=2000</w:t>
            </w:r>
            <w:r w:rsidRPr="0012589A">
              <w:t>，</w:t>
            </w:r>
            <w:proofErr w:type="spellStart"/>
            <w:r w:rsidRPr="0012589A">
              <w:t>learning_rate</w:t>
            </w:r>
            <w:proofErr w:type="spellEnd"/>
            <w:r w:rsidRPr="0012589A">
              <w:t>=0.30</w:t>
            </w:r>
            <w:r w:rsidRPr="0012589A">
              <w:t>，</w:t>
            </w:r>
            <w:r w:rsidRPr="0012589A">
              <w:t>depth=3</w:t>
            </w:r>
            <w:r w:rsidRPr="0012589A">
              <w:t>，</w:t>
            </w:r>
            <w:r w:rsidRPr="0012589A">
              <w:t>l2_leaf_reg=0.5</w:t>
            </w:r>
            <w:r w:rsidRPr="0012589A">
              <w:t>，</w:t>
            </w:r>
            <w:proofErr w:type="spellStart"/>
            <w:r w:rsidRPr="0012589A">
              <w:t>od_wait</w:t>
            </w:r>
            <w:proofErr w:type="spellEnd"/>
            <w:r w:rsidRPr="0012589A">
              <w:t>=50</w:t>
            </w:r>
            <w:r>
              <w:rPr>
                <w:rFonts w:hint="eastAsia"/>
              </w:rPr>
              <w:t>；</w:t>
            </w:r>
          </w:p>
        </w:tc>
      </w:tr>
      <w:tr w:rsidR="003579AB" w14:paraId="564E0802" w14:textId="77777777" w:rsidTr="001A5B29">
        <w:trPr>
          <w:trHeight w:val="1721"/>
          <w:jc w:val="center"/>
        </w:trPr>
        <w:tc>
          <w:tcPr>
            <w:tcW w:w="851" w:type="dxa"/>
            <w:vMerge w:val="restart"/>
            <w:tcBorders>
              <w:top w:val="dashSmallGap" w:sz="8" w:space="0" w:color="auto"/>
            </w:tcBorders>
            <w:vAlign w:val="center"/>
          </w:tcPr>
          <w:p w14:paraId="6C346105" w14:textId="77777777" w:rsidR="003579AB" w:rsidRDefault="003579AB" w:rsidP="001A5B29">
            <w:pPr>
              <w:pStyle w:val="ac"/>
            </w:pPr>
            <w:r>
              <w:rPr>
                <w:rFonts w:hint="eastAsia"/>
              </w:rPr>
              <w:t>局部模型</w:t>
            </w:r>
          </w:p>
        </w:tc>
        <w:tc>
          <w:tcPr>
            <w:tcW w:w="1416" w:type="dxa"/>
            <w:vMerge w:val="restart"/>
            <w:tcBorders>
              <w:top w:val="dashSmallGap" w:sz="8" w:space="0" w:color="auto"/>
            </w:tcBorders>
            <w:vAlign w:val="center"/>
          </w:tcPr>
          <w:p w14:paraId="307AE7AA" w14:textId="77777777" w:rsidR="003579AB" w:rsidRDefault="003579AB" w:rsidP="001A5B29">
            <w:pPr>
              <w:pStyle w:val="ac"/>
            </w:pPr>
            <w:r>
              <w:rPr>
                <w:rFonts w:hint="eastAsia"/>
              </w:rPr>
              <w:t>中摩擦区间</w:t>
            </w:r>
          </w:p>
          <w:p w14:paraId="76163F7E" w14:textId="77777777" w:rsidR="003579AB" w:rsidRDefault="003579AB" w:rsidP="001A5B29">
            <w:pPr>
              <w:pStyle w:val="ac"/>
            </w:pPr>
            <w:r>
              <w:rPr>
                <w:rFonts w:hint="eastAsia"/>
              </w:rPr>
              <w:t>（</w:t>
            </w:r>
            <w:r w:rsidRPr="00D74B47">
              <w:rPr>
                <w:rFonts w:hint="eastAsia"/>
              </w:rPr>
              <w:t>μ</w:t>
            </w:r>
            <w:r w:rsidRPr="00417DA3">
              <w:rPr>
                <w:rFonts w:hint="eastAsia"/>
                <w:vertAlign w:val="subscript"/>
              </w:rPr>
              <w:t>p</w:t>
            </w:r>
            <w:r w:rsidRPr="00417DA3">
              <w:rPr>
                <w:vertAlign w:val="subscript"/>
              </w:rPr>
              <w:t>red</w:t>
            </w:r>
            <w:r w:rsidRPr="00D74B47">
              <w:rPr>
                <w:rFonts w:hint="eastAsia"/>
              </w:rPr>
              <w:t>≥</w:t>
            </w:r>
            <w:r>
              <w:rPr>
                <w:rFonts w:hint="eastAsia"/>
              </w:rPr>
              <w:t>1.06</w:t>
            </w:r>
            <w:r>
              <w:rPr>
                <w:rFonts w:hint="eastAsia"/>
              </w:rPr>
              <w:t>）</w:t>
            </w:r>
          </w:p>
        </w:tc>
        <w:tc>
          <w:tcPr>
            <w:tcW w:w="1550" w:type="dxa"/>
            <w:tcBorders>
              <w:top w:val="dashSmallGap" w:sz="8" w:space="0" w:color="auto"/>
              <w:bottom w:val="dashSmallGap" w:sz="8" w:space="0" w:color="auto"/>
            </w:tcBorders>
            <w:vAlign w:val="center"/>
          </w:tcPr>
          <w:p w14:paraId="4E8EC3B4" w14:textId="77777777" w:rsidR="003579AB" w:rsidRDefault="003579AB" w:rsidP="001A5B29">
            <w:pPr>
              <w:pStyle w:val="ac"/>
            </w:pPr>
            <w:r>
              <w:rPr>
                <w:rFonts w:hint="eastAsia"/>
              </w:rPr>
              <w:t>三基学习器</w:t>
            </w:r>
          </w:p>
        </w:tc>
        <w:tc>
          <w:tcPr>
            <w:tcW w:w="4489" w:type="dxa"/>
            <w:tcBorders>
              <w:top w:val="dashSmallGap" w:sz="8" w:space="0" w:color="auto"/>
              <w:bottom w:val="dashSmallGap" w:sz="8" w:space="0" w:color="auto"/>
            </w:tcBorders>
            <w:vAlign w:val="center"/>
          </w:tcPr>
          <w:p w14:paraId="55F69ED7" w14:textId="77777777" w:rsidR="003579AB" w:rsidRDefault="003579AB" w:rsidP="001A5B29">
            <w:pPr>
              <w:pStyle w:val="ac"/>
            </w:pPr>
            <w:proofErr w:type="spellStart"/>
            <w:r w:rsidRPr="0012589A">
              <w:t>CatBoost</w:t>
            </w:r>
            <w:proofErr w:type="spellEnd"/>
            <w:r w:rsidRPr="0012589A">
              <w:t>：</w:t>
            </w:r>
            <w:r w:rsidRPr="0012589A">
              <w:t>iterations=800</w:t>
            </w:r>
            <w:r w:rsidRPr="0012589A">
              <w:t>，</w:t>
            </w:r>
            <w:proofErr w:type="spellStart"/>
            <w:r w:rsidRPr="0012589A">
              <w:t>learning_rate</w:t>
            </w:r>
            <w:proofErr w:type="spellEnd"/>
            <w:r w:rsidRPr="0012589A">
              <w:t>=0.12</w:t>
            </w:r>
            <w:r w:rsidRPr="0012589A">
              <w:t>，</w:t>
            </w:r>
            <w:r w:rsidRPr="0012589A">
              <w:t>depth=5</w:t>
            </w:r>
            <w:r w:rsidRPr="0012589A">
              <w:t>，</w:t>
            </w:r>
            <w:r w:rsidRPr="0012589A">
              <w:t>l2_leaf_reg=10</w:t>
            </w:r>
            <w:r w:rsidRPr="0012589A">
              <w:t>；</w:t>
            </w:r>
          </w:p>
          <w:p w14:paraId="71387EC3" w14:textId="77777777" w:rsidR="003579AB" w:rsidRDefault="003579AB" w:rsidP="001A5B29">
            <w:pPr>
              <w:pStyle w:val="ac"/>
            </w:pPr>
            <w:r w:rsidRPr="0012589A">
              <w:t>RF</w:t>
            </w:r>
            <w:r w:rsidRPr="0012589A">
              <w:t>：</w:t>
            </w:r>
            <w:proofErr w:type="spellStart"/>
            <w:r w:rsidRPr="0012589A">
              <w:t>n_estimators</w:t>
            </w:r>
            <w:proofErr w:type="spellEnd"/>
            <w:r w:rsidRPr="0012589A">
              <w:t>=60</w:t>
            </w:r>
            <w:r w:rsidRPr="0012589A">
              <w:t>，</w:t>
            </w:r>
            <w:proofErr w:type="spellStart"/>
            <w:r w:rsidRPr="0012589A">
              <w:t>max_depth</w:t>
            </w:r>
            <w:proofErr w:type="spellEnd"/>
            <w:r w:rsidRPr="0012589A">
              <w:t>=9</w:t>
            </w:r>
            <w:r w:rsidRPr="0012589A">
              <w:t>，</w:t>
            </w:r>
            <w:proofErr w:type="spellStart"/>
            <w:r w:rsidRPr="0012589A">
              <w:t>max_features</w:t>
            </w:r>
            <w:proofErr w:type="spellEnd"/>
            <w:r w:rsidRPr="0012589A">
              <w:t>=0.8</w:t>
            </w:r>
            <w:r>
              <w:rPr>
                <w:rFonts w:hint="eastAsia"/>
              </w:rPr>
              <w:t>；</w:t>
            </w:r>
          </w:p>
          <w:p w14:paraId="1F63E4D2" w14:textId="77777777" w:rsidR="003579AB" w:rsidRDefault="003579AB" w:rsidP="001A5B29">
            <w:pPr>
              <w:pStyle w:val="ac"/>
            </w:pPr>
            <w:proofErr w:type="spellStart"/>
            <w:r w:rsidRPr="0012589A">
              <w:t>XGBoost</w:t>
            </w:r>
            <w:proofErr w:type="spellEnd"/>
            <w:r w:rsidRPr="0012589A">
              <w:t>：</w:t>
            </w:r>
            <w:proofErr w:type="spellStart"/>
            <w:r w:rsidRPr="0012589A">
              <w:t>n_estimators</w:t>
            </w:r>
            <w:proofErr w:type="spellEnd"/>
            <w:r w:rsidRPr="0012589A">
              <w:t>=200</w:t>
            </w:r>
            <w:r w:rsidRPr="0012589A">
              <w:t>，</w:t>
            </w:r>
            <w:proofErr w:type="spellStart"/>
            <w:r w:rsidRPr="0012589A">
              <w:t>learning_rate</w:t>
            </w:r>
            <w:proofErr w:type="spellEnd"/>
            <w:r w:rsidRPr="0012589A">
              <w:t>=0.20</w:t>
            </w:r>
            <w:r w:rsidRPr="0012589A">
              <w:t>，</w:t>
            </w:r>
            <w:proofErr w:type="spellStart"/>
            <w:r w:rsidRPr="0012589A">
              <w:t>max_depth</w:t>
            </w:r>
            <w:proofErr w:type="spellEnd"/>
            <w:r w:rsidRPr="0012589A">
              <w:t>=4</w:t>
            </w:r>
            <w:r w:rsidRPr="0012589A">
              <w:t>，</w:t>
            </w:r>
            <w:proofErr w:type="spellStart"/>
            <w:r w:rsidRPr="0012589A">
              <w:t>reg_lambda</w:t>
            </w:r>
            <w:proofErr w:type="spellEnd"/>
            <w:r w:rsidRPr="0012589A">
              <w:t>=7</w:t>
            </w:r>
            <w:r>
              <w:rPr>
                <w:rFonts w:hint="eastAsia"/>
              </w:rPr>
              <w:t>；</w:t>
            </w:r>
          </w:p>
        </w:tc>
      </w:tr>
      <w:tr w:rsidR="003579AB" w14:paraId="428E6D2B" w14:textId="77777777" w:rsidTr="001A5B29">
        <w:trPr>
          <w:trHeight w:val="567"/>
          <w:jc w:val="center"/>
        </w:trPr>
        <w:tc>
          <w:tcPr>
            <w:tcW w:w="851" w:type="dxa"/>
            <w:vMerge/>
            <w:vAlign w:val="center"/>
          </w:tcPr>
          <w:p w14:paraId="0A9605A7" w14:textId="77777777" w:rsidR="003579AB" w:rsidRDefault="003579AB" w:rsidP="001A5B29">
            <w:pPr>
              <w:pStyle w:val="ac"/>
            </w:pPr>
          </w:p>
        </w:tc>
        <w:tc>
          <w:tcPr>
            <w:tcW w:w="1416" w:type="dxa"/>
            <w:vMerge/>
            <w:vAlign w:val="center"/>
          </w:tcPr>
          <w:p w14:paraId="386391BD" w14:textId="77777777" w:rsidR="003579AB" w:rsidRDefault="003579AB" w:rsidP="001A5B29">
            <w:pPr>
              <w:pStyle w:val="ac"/>
            </w:pPr>
          </w:p>
        </w:tc>
        <w:tc>
          <w:tcPr>
            <w:tcW w:w="1550" w:type="dxa"/>
            <w:tcBorders>
              <w:top w:val="dashSmallGap" w:sz="8" w:space="0" w:color="auto"/>
            </w:tcBorders>
            <w:vAlign w:val="center"/>
          </w:tcPr>
          <w:p w14:paraId="5EDAD0BB" w14:textId="77777777" w:rsidR="003579AB" w:rsidRDefault="003579AB" w:rsidP="001A5B29">
            <w:pPr>
              <w:pStyle w:val="ac"/>
            </w:pPr>
            <w:r>
              <w:rPr>
                <w:rFonts w:hint="eastAsia"/>
              </w:rPr>
              <w:t>元模型（</w:t>
            </w:r>
            <w:proofErr w:type="spellStart"/>
            <w:r>
              <w:rPr>
                <w:rFonts w:hint="eastAsia"/>
              </w:rPr>
              <w:t>Catboost</w:t>
            </w:r>
            <w:proofErr w:type="spellEnd"/>
            <w:r>
              <w:rPr>
                <w:rFonts w:hint="eastAsia"/>
              </w:rPr>
              <w:t>）</w:t>
            </w:r>
          </w:p>
        </w:tc>
        <w:tc>
          <w:tcPr>
            <w:tcW w:w="4489" w:type="dxa"/>
            <w:tcBorders>
              <w:top w:val="dashSmallGap" w:sz="8" w:space="0" w:color="auto"/>
            </w:tcBorders>
            <w:vAlign w:val="center"/>
          </w:tcPr>
          <w:p w14:paraId="0B86844E" w14:textId="77777777" w:rsidR="003579AB" w:rsidRDefault="003579AB" w:rsidP="001A5B29">
            <w:pPr>
              <w:pStyle w:val="ac"/>
            </w:pPr>
            <w:r w:rsidRPr="00444CFA">
              <w:t>iterations=2000</w:t>
            </w:r>
            <w:r w:rsidRPr="00444CFA">
              <w:t>，</w:t>
            </w:r>
            <w:proofErr w:type="spellStart"/>
            <w:r w:rsidRPr="00444CFA">
              <w:t>learning_rate</w:t>
            </w:r>
            <w:proofErr w:type="spellEnd"/>
            <w:r w:rsidRPr="00444CFA">
              <w:t>=0.06</w:t>
            </w:r>
            <w:r w:rsidRPr="00444CFA">
              <w:t>，</w:t>
            </w:r>
            <w:r w:rsidRPr="00444CFA">
              <w:t>depth=4</w:t>
            </w:r>
            <w:r w:rsidRPr="00444CFA">
              <w:t>，</w:t>
            </w:r>
            <w:r w:rsidRPr="00444CFA">
              <w:t>l2_leaf_reg=3</w:t>
            </w:r>
            <w:r w:rsidRPr="00444CFA">
              <w:t>，</w:t>
            </w:r>
            <w:proofErr w:type="spellStart"/>
            <w:r w:rsidRPr="00444CFA">
              <w:t>od_wait</w:t>
            </w:r>
            <w:proofErr w:type="spellEnd"/>
            <w:r w:rsidRPr="00444CFA">
              <w:t>=50</w:t>
            </w:r>
            <w:r>
              <w:rPr>
                <w:rFonts w:hint="eastAsia"/>
              </w:rPr>
              <w:t>；</w:t>
            </w:r>
          </w:p>
        </w:tc>
      </w:tr>
    </w:tbl>
    <w:p w14:paraId="6CFED360" w14:textId="77777777" w:rsidR="003579AB" w:rsidRDefault="003579AB" w:rsidP="003579AB">
      <w:pPr>
        <w:pStyle w:val="3"/>
      </w:pPr>
      <w:r>
        <w:rPr>
          <w:rFonts w:hint="eastAsia"/>
        </w:rPr>
        <w:lastRenderedPageBreak/>
        <w:t>最优</w:t>
      </w:r>
      <w:r w:rsidRPr="0066479D">
        <w:rPr>
          <w:rFonts w:hint="eastAsia"/>
        </w:rPr>
        <w:t>模型的</w:t>
      </w:r>
      <w:r>
        <w:rPr>
          <w:rFonts w:hint="eastAsia"/>
        </w:rPr>
        <w:t>分区</w:t>
      </w:r>
      <w:r w:rsidRPr="0066479D">
        <w:rPr>
          <w:rFonts w:hint="eastAsia"/>
        </w:rPr>
        <w:t>SHAP</w:t>
      </w:r>
      <w:r w:rsidRPr="0066479D">
        <w:rPr>
          <w:rFonts w:hint="eastAsia"/>
        </w:rPr>
        <w:t>分析与机制讨论</w:t>
      </w:r>
    </w:p>
    <w:p w14:paraId="06FFF207" w14:textId="77777777" w:rsidR="003579AB" w:rsidRDefault="003579AB" w:rsidP="003579AB">
      <w:pPr>
        <w:ind w:firstLine="480"/>
      </w:pPr>
      <w:r w:rsidRPr="0034514C">
        <w:t>在第三章单模型</w:t>
      </w:r>
      <w:r w:rsidRPr="0034514C">
        <w:t xml:space="preserve"> SHAP </w:t>
      </w:r>
      <w:r w:rsidRPr="0034514C">
        <w:t>分析的基础上，本节进一步对最优模型开展分区</w:t>
      </w:r>
      <w:r w:rsidRPr="0034514C">
        <w:t xml:space="preserve"> SHAP </w:t>
      </w:r>
      <w:r w:rsidRPr="0034514C">
        <w:t>分析，并围绕低摩擦区间、中摩擦区间和高摩擦区间的关键特征差异展开讨论。第三章结果表明，膜厚</w:t>
      </w:r>
      <w:r>
        <w:t xml:space="preserve"> h</w:t>
      </w:r>
      <w:r w:rsidRPr="0034514C">
        <w:t xml:space="preserve"> </w:t>
      </w:r>
      <w:r>
        <w:t>是影响纳米摩擦系数预测的核心特征</w:t>
      </w:r>
      <w:r>
        <w:rPr>
          <w:rFonts w:hint="eastAsia"/>
        </w:rPr>
        <w:t>，</w:t>
      </w:r>
      <w:r w:rsidRPr="0034514C">
        <w:t>其余特征在不同模型中的重要性排序并不相同，这说明描述符与摩擦响应之间的关系在全摩擦区间内并非完全一致。基于此，本节将分别分析</w:t>
      </w:r>
      <w:r>
        <w:t>最优模型在三个摩擦区间内的</w:t>
      </w:r>
      <w:r>
        <w:rPr>
          <w:rFonts w:hint="eastAsia"/>
        </w:rPr>
        <w:t>重要特征</w:t>
      </w:r>
      <w:r w:rsidRPr="0034514C">
        <w:t>及其贡献方向，考察不同区间主导因素的变化，</w:t>
      </w:r>
      <w:r>
        <w:t>并从可解释性角度说明门控分区混合学习框架的必要性和有效性</w:t>
      </w:r>
      <w:r w:rsidRPr="0034514C">
        <w:t>。</w:t>
      </w:r>
    </w:p>
    <w:p w14:paraId="23F4BC9A" w14:textId="77777777" w:rsidR="003579AB" w:rsidRDefault="003579AB" w:rsidP="003579AB">
      <w:pPr>
        <w:pStyle w:val="ac"/>
      </w:pPr>
      <w:r>
        <w:rPr>
          <w:noProof/>
        </w:rPr>
        <w:drawing>
          <wp:inline distT="0" distB="0" distL="0" distR="0" wp14:anchorId="23D828B8" wp14:editId="369EE686">
            <wp:extent cx="5401310" cy="2468880"/>
            <wp:effectExtent l="0" t="0" r="889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468880"/>
                    </a:xfrm>
                    <a:prstGeom prst="rect">
                      <a:avLst/>
                    </a:prstGeom>
                    <a:noFill/>
                  </pic:spPr>
                </pic:pic>
              </a:graphicData>
            </a:graphic>
          </wp:inline>
        </w:drawing>
      </w:r>
    </w:p>
    <w:p w14:paraId="7EF43369" w14:textId="77777777" w:rsidR="003579AB" w:rsidRDefault="003579AB" w:rsidP="003579AB">
      <w:pPr>
        <w:pStyle w:val="ac"/>
      </w:pPr>
      <w:r w:rsidRPr="00A6520B">
        <w:t>图</w:t>
      </w:r>
      <w:r w:rsidRPr="00A6520B">
        <w:t xml:space="preserve">4.6 </w:t>
      </w:r>
      <w:r w:rsidRPr="00FD3D4A">
        <w:t>最优模型在不同摩擦区间的分区</w:t>
      </w:r>
      <w:r>
        <w:t>SHAP</w:t>
      </w:r>
      <w:r w:rsidRPr="00FD3D4A">
        <w:t>分析图</w:t>
      </w:r>
    </w:p>
    <w:p w14:paraId="796550AE" w14:textId="77777777" w:rsidR="003579AB" w:rsidRDefault="003579AB" w:rsidP="003579AB">
      <w:pPr>
        <w:ind w:firstLine="480"/>
      </w:pPr>
      <w:r w:rsidRPr="00035753">
        <w:t>图</w:t>
      </w:r>
      <w:r w:rsidRPr="00035753">
        <w:t>4.6(a)</w:t>
      </w:r>
      <w:r w:rsidRPr="00035753">
        <w:t>为最优模型在低摩擦区间（</w:t>
      </w:r>
      <w:proofErr w:type="spellStart"/>
      <w:r w:rsidRPr="00035753">
        <w:t>μ</w:t>
      </w:r>
      <w:r w:rsidRPr="00FA20A9">
        <w:rPr>
          <w:vertAlign w:val="subscript"/>
        </w:rPr>
        <w:t>pred</w:t>
      </w:r>
      <w:proofErr w:type="spellEnd"/>
      <w:r w:rsidRPr="00035753">
        <w:t>&lt;0.10</w:t>
      </w:r>
      <w:r w:rsidRPr="00035753">
        <w:t>）的</w:t>
      </w:r>
      <w:r w:rsidRPr="00035753">
        <w:t>SHAP</w:t>
      </w:r>
      <w:r w:rsidRPr="00035753">
        <w:t>图。该图由</w:t>
      </w:r>
      <w:r w:rsidRPr="00FA20A9">
        <w:t>mean(|SHAP|)</w:t>
      </w:r>
      <w:r w:rsidRPr="00FA20A9">
        <w:t>值</w:t>
      </w:r>
      <w:r w:rsidRPr="00035753">
        <w:t>排序条形图和</w:t>
      </w:r>
      <w:r w:rsidRPr="00035753">
        <w:t>SHAP</w:t>
      </w:r>
      <w:r w:rsidRPr="00035753">
        <w:t>蜂群图组成。</w:t>
      </w:r>
      <w:r>
        <w:rPr>
          <w:rFonts w:hint="eastAsia"/>
        </w:rPr>
        <w:t>其中</w:t>
      </w:r>
      <w:r>
        <w:t>浅绿色</w:t>
      </w:r>
      <w:r>
        <w:rPr>
          <w:rFonts w:hint="eastAsia"/>
        </w:rPr>
        <w:t>左轴和</w:t>
      </w:r>
      <w:r>
        <w:t>上方横轴</w:t>
      </w:r>
      <w:r>
        <w:rPr>
          <w:rFonts w:hint="eastAsia"/>
        </w:rPr>
        <w:t>对应</w:t>
      </w:r>
      <w:r w:rsidRPr="00FA20A9">
        <w:t>mean(|SHAP|)</w:t>
      </w:r>
      <w:r w:rsidRPr="00FA20A9">
        <w:t>值</w:t>
      </w:r>
      <w:r w:rsidRPr="00035753">
        <w:t>排序条形图</w:t>
      </w:r>
      <w:r>
        <w:rPr>
          <w:rFonts w:hint="eastAsia"/>
        </w:rPr>
        <w:t>，</w:t>
      </w:r>
      <w:r w:rsidRPr="00035753">
        <w:t>按</w:t>
      </w:r>
      <w:r w:rsidRPr="00FA20A9">
        <w:t>mean(|SHAP|)</w:t>
      </w:r>
      <w:r w:rsidRPr="00FA20A9">
        <w:t>值</w:t>
      </w:r>
      <w:r w:rsidRPr="00035753">
        <w:t>由大到小排序，</w:t>
      </w:r>
      <w:proofErr w:type="spellStart"/>
      <w:r w:rsidRPr="00592195">
        <w:t>γ</w:t>
      </w:r>
      <w:r w:rsidRPr="00592195">
        <w:softHyphen/>
      </w:r>
      <w:r>
        <w:rPr>
          <w:rFonts w:hint="eastAsia"/>
        </w:rPr>
        <w:t>_</w:t>
      </w:r>
      <w:r>
        <w:t>s</w:t>
      </w:r>
      <w:proofErr w:type="spellEnd"/>
      <w:r w:rsidRPr="00592195">
        <w:t>​</w:t>
      </w:r>
      <w:r>
        <w:rPr>
          <w:rFonts w:hint="eastAsia"/>
        </w:rPr>
        <w:t>、</w:t>
      </w:r>
      <w:proofErr w:type="spellStart"/>
      <w:r w:rsidRPr="00035753">
        <w:t>θ</w:t>
      </w:r>
      <w:r>
        <w:t>_s</w:t>
      </w:r>
      <w:proofErr w:type="spellEnd"/>
      <w:r w:rsidRPr="00035753">
        <w:t xml:space="preserve"> ​</w:t>
      </w:r>
      <w:r w:rsidRPr="00035753">
        <w:t>、</w:t>
      </w:r>
      <w:r w:rsidRPr="00035753">
        <w:t>h</w:t>
      </w:r>
      <w:r w:rsidRPr="00035753">
        <w:t>、</w:t>
      </w:r>
      <w:proofErr w:type="spellStart"/>
      <w:r w:rsidRPr="00035753">
        <w:t>σ</w:t>
      </w:r>
      <w:r>
        <w:t>_s</w:t>
      </w:r>
      <w:proofErr w:type="spellEnd"/>
      <w:r w:rsidRPr="00035753">
        <w:t>、</w:t>
      </w:r>
      <w:proofErr w:type="spellStart"/>
      <w:r w:rsidRPr="00035753">
        <w:t>logP</w:t>
      </w:r>
      <w:r>
        <w:t>_cat</w:t>
      </w:r>
      <w:proofErr w:type="spellEnd"/>
      <w:r w:rsidRPr="00035753">
        <w:t>​</w:t>
      </w:r>
      <w:r w:rsidRPr="00035753">
        <w:t>和</w:t>
      </w:r>
      <w:proofErr w:type="spellStart"/>
      <w:r w:rsidRPr="00035753">
        <w:t>logP</w:t>
      </w:r>
      <w:r>
        <w:t>_</w:t>
      </w:r>
      <w:r w:rsidRPr="00035753">
        <w:t>an</w:t>
      </w:r>
      <w:proofErr w:type="spellEnd"/>
      <w:r w:rsidRPr="00035753">
        <w:t>​</w:t>
      </w:r>
      <w:r w:rsidRPr="00035753">
        <w:t>是该区间贡献较大的特征。与第三章全局</w:t>
      </w:r>
      <w:r w:rsidRPr="00035753">
        <w:t>SHAP</w:t>
      </w:r>
      <w:r w:rsidRPr="00035753">
        <w:t>结果相比，在低摩擦区间内，</w:t>
      </w:r>
      <w:proofErr w:type="spellStart"/>
      <w:r w:rsidRPr="00592195">
        <w:t>γ</w:t>
      </w:r>
      <w:r w:rsidRPr="00592195">
        <w:softHyphen/>
      </w:r>
      <w:r>
        <w:rPr>
          <w:rFonts w:hint="eastAsia"/>
        </w:rPr>
        <w:t>_</w:t>
      </w:r>
      <w:r>
        <w:t>s</w:t>
      </w:r>
      <w:proofErr w:type="spellEnd"/>
      <w:r>
        <w:rPr>
          <w:rFonts w:hint="eastAsia"/>
        </w:rPr>
        <w:t>和</w:t>
      </w:r>
      <w:proofErr w:type="spellStart"/>
      <w:r w:rsidRPr="00035753">
        <w:t>θ</w:t>
      </w:r>
      <w:r>
        <w:t>_s</w:t>
      </w:r>
      <w:proofErr w:type="spellEnd"/>
      <w:r w:rsidRPr="00035753">
        <w:t xml:space="preserve"> ​</w:t>
      </w:r>
      <w:r>
        <w:t>的贡献</w:t>
      </w:r>
      <w:r w:rsidRPr="00035753">
        <w:t>高于膜厚</w:t>
      </w:r>
      <w:r>
        <w:t>h</w:t>
      </w:r>
      <w:r w:rsidRPr="00035753">
        <w:t>，</w:t>
      </w:r>
      <w:r>
        <w:rPr>
          <w:rFonts w:hint="eastAsia"/>
        </w:rPr>
        <w:t>这</w:t>
      </w:r>
      <w:r w:rsidRPr="00035753">
        <w:t>表明</w:t>
      </w:r>
      <w:r w:rsidRPr="00FA20A9">
        <w:t>表面相关参数对低摩擦区间样本的区分作用更强</w:t>
      </w:r>
      <w:r w:rsidRPr="00035753">
        <w:t>。</w:t>
      </w:r>
      <w:r w:rsidRPr="00DB79BC">
        <w:rPr>
          <w:rFonts w:hint="eastAsia"/>
        </w:rPr>
        <w:t>彩色散点、下方横轴及右侧颜色条</w:t>
      </w:r>
      <w:r>
        <w:rPr>
          <w:rFonts w:hint="eastAsia"/>
        </w:rPr>
        <w:t>构成了</w:t>
      </w:r>
      <w:r w:rsidRPr="00035753">
        <w:t>SHAP</w:t>
      </w:r>
      <w:r w:rsidRPr="00035753">
        <w:t>蜂群图</w:t>
      </w:r>
      <w:r>
        <w:rPr>
          <w:rFonts w:hint="eastAsia"/>
        </w:rPr>
        <w:t>，</w:t>
      </w:r>
      <w:r w:rsidRPr="00035753">
        <w:t>SHAP</w:t>
      </w:r>
      <w:r w:rsidRPr="00035753">
        <w:t>值为正表示该特征会使预测摩擦系数增大，</w:t>
      </w:r>
      <w:r w:rsidRPr="00035753">
        <w:t>SHAP</w:t>
      </w:r>
      <w:r w:rsidRPr="00035753">
        <w:t>值为负表示该特征会使预测摩擦系数减小。从蜂群图的分布看，</w:t>
      </w:r>
      <w:proofErr w:type="spellStart"/>
      <w:r w:rsidRPr="00592195">
        <w:t>γ</w:t>
      </w:r>
      <w:r w:rsidRPr="00592195">
        <w:softHyphen/>
      </w:r>
      <w:r>
        <w:rPr>
          <w:rFonts w:hint="eastAsia"/>
        </w:rPr>
        <w:t>_</w:t>
      </w:r>
      <w:r>
        <w:t>s</w:t>
      </w:r>
      <w:proofErr w:type="spellEnd"/>
      <w:r w:rsidRPr="00035753">
        <w:t>和</w:t>
      </w:r>
      <w:proofErr w:type="spellStart"/>
      <w:r w:rsidRPr="00035753">
        <w:t>θ</w:t>
      </w:r>
      <w:r>
        <w:t>_s</w:t>
      </w:r>
      <w:proofErr w:type="spellEnd"/>
      <w:r w:rsidRPr="00035753">
        <w:t>取值较高时，散点主要分布在负值区域；取值较低时，散点更多分布在正值区域，说明较大的</w:t>
      </w:r>
      <w:proofErr w:type="spellStart"/>
      <w:r w:rsidRPr="00592195">
        <w:t>γ</w:t>
      </w:r>
      <w:r w:rsidRPr="00592195">
        <w:softHyphen/>
      </w:r>
      <w:r>
        <w:rPr>
          <w:rFonts w:hint="eastAsia"/>
        </w:rPr>
        <w:t>_</w:t>
      </w:r>
      <w:r>
        <w:t>s</w:t>
      </w:r>
      <w:proofErr w:type="spellEnd"/>
      <w:r w:rsidRPr="00035753">
        <w:t>和</w:t>
      </w:r>
      <w:proofErr w:type="spellStart"/>
      <w:r w:rsidRPr="00035753">
        <w:t>θ</w:t>
      </w:r>
      <w:r>
        <w:t>_s</w:t>
      </w:r>
      <w:proofErr w:type="spellEnd"/>
      <w:r w:rsidRPr="00035753">
        <w:t>往往对应较低的预测摩擦系数。</w:t>
      </w:r>
      <w:proofErr w:type="spellStart"/>
      <w:r w:rsidRPr="00035753">
        <w:t>σ</w:t>
      </w:r>
      <w:r>
        <w:t>_s</w:t>
      </w:r>
      <w:proofErr w:type="spellEnd"/>
      <w:r w:rsidRPr="00035753">
        <w:t>的分布与此相反，其较高取值主要对应正的</w:t>
      </w:r>
      <w:r w:rsidRPr="00035753">
        <w:t>SHAP</w:t>
      </w:r>
      <w:r w:rsidRPr="00035753">
        <w:t>值，说明</w:t>
      </w:r>
      <w:proofErr w:type="spellStart"/>
      <w:r w:rsidRPr="00035753">
        <w:t>σ</w:t>
      </w:r>
      <w:r>
        <w:t>_s</w:t>
      </w:r>
      <w:proofErr w:type="spellEnd"/>
      <w:r w:rsidRPr="00035753">
        <w:t>增大时，预测摩擦系数更容易升高。</w:t>
      </w:r>
      <w:r w:rsidRPr="00592195">
        <w:t>膜厚</w:t>
      </w:r>
      <w:r w:rsidRPr="00592195">
        <w:t>h</w:t>
      </w:r>
      <w:r w:rsidRPr="00592195">
        <w:t>也表现出较明确的方向性：从总体分布看，较小的</w:t>
      </w:r>
      <w:r w:rsidRPr="00592195">
        <w:t>h</w:t>
      </w:r>
      <w:r w:rsidRPr="00592195">
        <w:t>更多对应正的</w:t>
      </w:r>
      <w:r w:rsidRPr="00592195">
        <w:t>SHAP</w:t>
      </w:r>
      <w:r w:rsidRPr="00592195">
        <w:t>值，较大的</w:t>
      </w:r>
      <w:r w:rsidRPr="00592195">
        <w:t>h</w:t>
      </w:r>
      <w:r w:rsidRPr="00592195">
        <w:t>主要分布在零值附近及负值区域，表明在低摩擦区间内，界面膜较薄时，模型更倾向于给出较高的预测摩擦系数。</w:t>
      </w:r>
      <w:proofErr w:type="spellStart"/>
      <w:r w:rsidRPr="00592195">
        <w:t>logP_cat</w:t>
      </w:r>
      <w:proofErr w:type="spellEnd"/>
      <w:r w:rsidRPr="00592195">
        <w:t>​</w:t>
      </w:r>
      <w:r w:rsidRPr="00592195">
        <w:t>和</w:t>
      </w:r>
      <w:proofErr w:type="spellStart"/>
      <w:r w:rsidRPr="00592195">
        <w:t>logP_an</w:t>
      </w:r>
      <w:proofErr w:type="spellEnd"/>
      <w:r w:rsidRPr="00592195">
        <w:t>​</w:t>
      </w:r>
      <w:r w:rsidRPr="00592195">
        <w:t>的分布同样具</w:t>
      </w:r>
      <w:r w:rsidRPr="00035753">
        <w:t>有一定方向性，</w:t>
      </w:r>
      <w:r w:rsidRPr="00035753">
        <w:lastRenderedPageBreak/>
        <w:t>两者取值较高时多对应正的</w:t>
      </w:r>
      <w:r w:rsidRPr="00035753">
        <w:t>SHAP</w:t>
      </w:r>
      <w:r w:rsidRPr="00035753">
        <w:t>值，取值较低时则更多对应负值，说明阳离子和阴离子的疏水性增强后，模型更倾向于预测较高的摩擦系数。综合来看，低摩擦区间内摩擦系数的变化主要与表面参数、界面膜状态和离子疏水性有关。</w:t>
      </w:r>
      <w:r>
        <w:t>与全局单模型相比，这一区间关键特征的排序</w:t>
      </w:r>
      <w:r w:rsidRPr="00035753">
        <w:t>发生变化，说明采用分区建模来描述低</w:t>
      </w:r>
      <w:r w:rsidRPr="00035753">
        <w:t>μ</w:t>
      </w:r>
      <w:r w:rsidRPr="00035753">
        <w:t>区间样本是必要的。</w:t>
      </w:r>
    </w:p>
    <w:p w14:paraId="3ED5280F" w14:textId="77777777" w:rsidR="003579AB" w:rsidRDefault="003579AB" w:rsidP="003579AB">
      <w:pPr>
        <w:ind w:firstLine="480"/>
      </w:pPr>
      <w:r w:rsidRPr="002E076E">
        <w:t>图</w:t>
      </w:r>
      <w:r w:rsidRPr="002E076E">
        <w:t>4.6(b)</w:t>
      </w:r>
      <w:r w:rsidRPr="002E076E">
        <w:t>为最优模型在中摩擦区间（</w:t>
      </w:r>
      <w:r w:rsidRPr="002E076E">
        <w:t>0.10≤μ</w:t>
      </w:r>
      <w:r w:rsidRPr="002E076E">
        <w:rPr>
          <w:vertAlign w:val="subscript"/>
        </w:rPr>
        <w:t>pred</w:t>
      </w:r>
      <w:r w:rsidRPr="002E076E">
        <w:t>​</w:t>
      </w:r>
      <w:r>
        <w:rPr>
          <w:rFonts w:hint="eastAsia"/>
        </w:rPr>
        <w:t>＜</w:t>
      </w:r>
      <w:r w:rsidRPr="002E076E">
        <w:t>1.06</w:t>
      </w:r>
      <w:r w:rsidRPr="002E076E">
        <w:t>）的</w:t>
      </w:r>
      <w:r w:rsidRPr="002E076E">
        <w:t>SHAP</w:t>
      </w:r>
      <w:r>
        <w:t>图。</w:t>
      </w:r>
      <w:r w:rsidRPr="002E076E">
        <w:t>按</w:t>
      </w:r>
      <w:r w:rsidRPr="002E076E">
        <w:t>mean(|SHAP|)</w:t>
      </w:r>
      <w:r w:rsidRPr="002E076E">
        <w:t>值由大到小排序，</w:t>
      </w:r>
      <w:r>
        <w:t>h</w:t>
      </w:r>
      <w:r w:rsidRPr="002E076E">
        <w:t>、</w:t>
      </w:r>
      <w:proofErr w:type="spellStart"/>
      <w:r w:rsidRPr="002E076E">
        <w:t>logP</w:t>
      </w:r>
      <w:r>
        <w:t>_</w:t>
      </w:r>
      <w:r w:rsidRPr="002E076E">
        <w:t>cat</w:t>
      </w:r>
      <w:proofErr w:type="spellEnd"/>
      <w:r w:rsidRPr="002E076E">
        <w:t>​</w:t>
      </w:r>
      <w:r w:rsidRPr="002E076E">
        <w:t>、</w:t>
      </w:r>
      <w:proofErr w:type="spellStart"/>
      <w:r>
        <w:t>l</w:t>
      </w:r>
      <w:r>
        <w:rPr>
          <w:rFonts w:hint="eastAsia"/>
        </w:rPr>
        <w:t>_</w:t>
      </w:r>
      <w:r w:rsidRPr="002E076E">
        <w:t>ss</w:t>
      </w:r>
      <w:proofErr w:type="spellEnd"/>
      <w:r w:rsidRPr="002E076E">
        <w:t>​</w:t>
      </w:r>
      <w:r w:rsidRPr="002E076E">
        <w:t>、</w:t>
      </w:r>
      <w:proofErr w:type="spellStart"/>
      <w:r w:rsidRPr="002E076E">
        <w:t>MW</w:t>
      </w:r>
      <w:r>
        <w:t>_</w:t>
      </w:r>
      <w:r w:rsidRPr="002E076E">
        <w:t>cat</w:t>
      </w:r>
      <w:proofErr w:type="spellEnd"/>
      <w:r w:rsidRPr="002E076E">
        <w:t>​</w:t>
      </w:r>
      <w:r w:rsidRPr="002E076E">
        <w:t>、</w:t>
      </w:r>
      <w:proofErr w:type="spellStart"/>
      <w:r>
        <w:t>x_</w:t>
      </w:r>
      <w:r w:rsidRPr="002E076E">
        <w:t>IL</w:t>
      </w:r>
      <w:proofErr w:type="spellEnd"/>
      <w:r w:rsidRPr="002E076E">
        <w:t>​</w:t>
      </w:r>
      <w:r>
        <w:rPr>
          <w:rFonts w:hint="eastAsia"/>
        </w:rPr>
        <w:t>和</w:t>
      </w:r>
      <w:r w:rsidRPr="002E076E">
        <w:t>velocity</w:t>
      </w:r>
      <w:r w:rsidRPr="002E076E">
        <w:t>是该区间贡献较大的特征。与低摩擦区间相比，中摩擦区间中</w:t>
      </w:r>
      <w:r w:rsidRPr="003671A7">
        <w:t>膜厚</w:t>
      </w:r>
      <w:r>
        <w:t>h</w:t>
      </w:r>
      <w:r>
        <w:t>的贡献重新</w:t>
      </w:r>
      <w:r>
        <w:rPr>
          <w:rFonts w:hint="eastAsia"/>
        </w:rPr>
        <w:t>回到</w:t>
      </w:r>
      <w:r>
        <w:t>首位，说明在</w:t>
      </w:r>
      <w:r>
        <w:rPr>
          <w:rFonts w:hint="eastAsia"/>
        </w:rPr>
        <w:t>该</w:t>
      </w:r>
      <w:r w:rsidRPr="003671A7">
        <w:t>区间内，膜厚是区分样本摩擦差异的关键特征。</w:t>
      </w:r>
      <w:r w:rsidRPr="002E076E">
        <w:t>与此同时，</w:t>
      </w:r>
      <w:proofErr w:type="spellStart"/>
      <w:r w:rsidRPr="00A44176">
        <w:t>logP_cat</w:t>
      </w:r>
      <w:proofErr w:type="spellEnd"/>
      <w:r w:rsidRPr="00A44176">
        <w:t>​</w:t>
      </w:r>
      <w:r w:rsidRPr="00A44176">
        <w:t>、</w:t>
      </w:r>
      <w:proofErr w:type="spellStart"/>
      <w:r w:rsidRPr="00A44176">
        <w:t>l</w:t>
      </w:r>
      <w:r w:rsidRPr="00A44176">
        <w:rPr>
          <w:rFonts w:hint="eastAsia"/>
        </w:rPr>
        <w:t>_</w:t>
      </w:r>
      <w:r w:rsidRPr="00A44176">
        <w:t>ss</w:t>
      </w:r>
      <w:proofErr w:type="spellEnd"/>
      <w:r w:rsidRPr="00A44176">
        <w:t>​</w:t>
      </w:r>
      <w:r w:rsidRPr="00A44176">
        <w:t>、</w:t>
      </w:r>
      <w:proofErr w:type="spellStart"/>
      <w:r w:rsidRPr="00A44176">
        <w:t>MW_cat</w:t>
      </w:r>
      <w:proofErr w:type="spellEnd"/>
      <w:r w:rsidRPr="00A44176">
        <w:t>​</w:t>
      </w:r>
      <w:r w:rsidRPr="00A44176">
        <w:t>、</w:t>
      </w:r>
      <w:proofErr w:type="spellStart"/>
      <w:r w:rsidRPr="00A44176">
        <w:t>x_IL</w:t>
      </w:r>
      <w:proofErr w:type="spellEnd"/>
      <w:r w:rsidRPr="00A44176">
        <w:t>​</w:t>
      </w:r>
      <w:r w:rsidRPr="00A44176">
        <w:t>和</w:t>
      </w:r>
      <w:r w:rsidRPr="00A44176">
        <w:t>velocity</w:t>
      </w:r>
      <w:r>
        <w:t>也保持了较高贡献</w:t>
      </w:r>
      <w:r>
        <w:rPr>
          <w:rFonts w:hint="eastAsia"/>
        </w:rPr>
        <w:t>。</w:t>
      </w:r>
      <w:r w:rsidRPr="000A6701">
        <w:rPr>
          <w:rFonts w:hint="eastAsia"/>
        </w:rPr>
        <w:t>这说明</w:t>
      </w:r>
      <w:r w:rsidRPr="000A6701">
        <w:t>中摩擦区间的摩擦响应并不是由单一特征决定，而是膜厚、离子结构、体系组成以及工况条件共同作用的结果。</w:t>
      </w:r>
      <w:r w:rsidRPr="002E076E">
        <w:t>从蜂群图的分布看，</w:t>
      </w:r>
      <w:r>
        <w:t>h</w:t>
      </w:r>
      <w:r w:rsidRPr="002E076E">
        <w:t>取值较高时，</w:t>
      </w:r>
      <w:r w:rsidRPr="00A44176">
        <w:t>云点主要分布在正值区域</w:t>
      </w:r>
      <w:r>
        <w:t>；取值较低时，则更多分布在负值区域，说明在中摩擦区间内，界面膜</w:t>
      </w:r>
      <w:r>
        <w:rPr>
          <w:rFonts w:hint="eastAsia"/>
        </w:rPr>
        <w:t>厚</w:t>
      </w:r>
      <w:r>
        <w:t>h</w:t>
      </w:r>
      <w:r>
        <w:rPr>
          <w:rFonts w:hint="eastAsia"/>
        </w:rPr>
        <w:t>增加</w:t>
      </w:r>
      <w:r>
        <w:t>时，</w:t>
      </w:r>
      <w:r w:rsidRPr="00D44081">
        <w:t>通常对应较高的预测摩擦系数</w:t>
      </w:r>
      <w:r w:rsidRPr="002E076E">
        <w:t>。</w:t>
      </w:r>
      <w:proofErr w:type="spellStart"/>
      <w:r w:rsidRPr="002E076E">
        <w:t>logP</w:t>
      </w:r>
      <w:r>
        <w:t>_</w:t>
      </w:r>
      <w:r w:rsidRPr="002E076E">
        <w:t>cat</w:t>
      </w:r>
      <w:proofErr w:type="spellEnd"/>
      <w:r w:rsidRPr="002E076E">
        <w:t>​</w:t>
      </w:r>
      <w:r w:rsidRPr="002E076E">
        <w:t>、</w:t>
      </w:r>
      <w:proofErr w:type="spellStart"/>
      <w:r w:rsidRPr="002E076E">
        <w:t>MW</w:t>
      </w:r>
      <w:r>
        <w:t>_</w:t>
      </w:r>
      <w:r w:rsidRPr="002E076E">
        <w:t>cat</w:t>
      </w:r>
      <w:proofErr w:type="spellEnd"/>
      <w:r w:rsidRPr="002E076E">
        <w:t>​</w:t>
      </w:r>
      <w:r w:rsidRPr="002E076E">
        <w:t>和</w:t>
      </w:r>
      <w:proofErr w:type="spellStart"/>
      <w:r>
        <w:t>x_</w:t>
      </w:r>
      <w:r w:rsidRPr="002E076E">
        <w:t>IL</w:t>
      </w:r>
      <w:proofErr w:type="spellEnd"/>
      <w:r w:rsidRPr="002E076E">
        <w:t>​</w:t>
      </w:r>
      <w:r w:rsidRPr="002E076E">
        <w:t>的较高取值多对应负的</w:t>
      </w:r>
      <w:r w:rsidRPr="002E076E">
        <w:t>SHAP</w:t>
      </w:r>
      <w:r w:rsidRPr="002E076E">
        <w:t>值，</w:t>
      </w:r>
      <w:r w:rsidRPr="00A44176">
        <w:t>说明这些特征增大时，预测摩擦系数更倾向于减小</w:t>
      </w:r>
      <w:r>
        <w:rPr>
          <w:rFonts w:hint="eastAsia"/>
        </w:rPr>
        <w:t>。</w:t>
      </w:r>
      <w:r w:rsidRPr="002E076E">
        <w:t>而</w:t>
      </w:r>
      <w:proofErr w:type="spellStart"/>
      <w:r>
        <w:t>l</w:t>
      </w:r>
      <w:r>
        <w:rPr>
          <w:rFonts w:hint="eastAsia"/>
        </w:rPr>
        <w:t>_</w:t>
      </w:r>
      <w:r w:rsidRPr="002E076E">
        <w:t>ss</w:t>
      </w:r>
      <w:proofErr w:type="spellEnd"/>
      <w:r w:rsidRPr="002E076E">
        <w:t>​</w:t>
      </w:r>
      <w:r>
        <w:rPr>
          <w:rFonts w:hint="eastAsia"/>
        </w:rPr>
        <w:t>和</w:t>
      </w:r>
      <w:r w:rsidRPr="002E076E">
        <w:t>velocity</w:t>
      </w:r>
      <w:r w:rsidRPr="002E076E">
        <w:t>的较高取值则多对应正值</w:t>
      </w:r>
      <w:r>
        <w:rPr>
          <w:rFonts w:hint="eastAsia"/>
        </w:rPr>
        <w:t>，</w:t>
      </w:r>
      <w:r w:rsidRPr="00A44176">
        <w:t>表明这些特征增大时，预测摩擦系数更容易升高</w:t>
      </w:r>
      <w:r>
        <w:rPr>
          <w:rFonts w:hint="eastAsia"/>
        </w:rPr>
        <w:t>。总体来看，</w:t>
      </w:r>
      <w:r>
        <w:t>中摩擦区间内膜厚仍是</w:t>
      </w:r>
      <w:r>
        <w:rPr>
          <w:rFonts w:hint="eastAsia"/>
        </w:rPr>
        <w:t>影响最大的</w:t>
      </w:r>
      <w:r w:rsidRPr="000A6701">
        <w:t>特征，</w:t>
      </w:r>
      <w:r>
        <w:rPr>
          <w:rFonts w:hint="eastAsia"/>
        </w:rPr>
        <w:t>除</w:t>
      </w:r>
      <w:r>
        <w:rPr>
          <w:rFonts w:hint="eastAsia"/>
        </w:rPr>
        <w:t>h</w:t>
      </w:r>
      <w:r>
        <w:rPr>
          <w:rFonts w:hint="eastAsia"/>
        </w:rPr>
        <w:t>外，</w:t>
      </w:r>
      <w:proofErr w:type="spellStart"/>
      <w:r w:rsidRPr="002E076E">
        <w:t>logP</w:t>
      </w:r>
      <w:r>
        <w:t>_</w:t>
      </w:r>
      <w:r w:rsidRPr="002E076E">
        <w:t>cat</w:t>
      </w:r>
      <w:proofErr w:type="spellEnd"/>
      <w:r w:rsidRPr="002E076E">
        <w:t>​</w:t>
      </w:r>
      <w:r w:rsidRPr="002E076E">
        <w:t>、</w:t>
      </w:r>
      <w:proofErr w:type="spellStart"/>
      <w:r>
        <w:t>l</w:t>
      </w:r>
      <w:r>
        <w:rPr>
          <w:rFonts w:hint="eastAsia"/>
        </w:rPr>
        <w:t>_</w:t>
      </w:r>
      <w:r w:rsidRPr="002E076E">
        <w:t>ss</w:t>
      </w:r>
      <w:proofErr w:type="spellEnd"/>
      <w:r w:rsidRPr="002E076E">
        <w:t>​</w:t>
      </w:r>
      <w:r w:rsidRPr="002E076E">
        <w:t>、</w:t>
      </w:r>
      <w:proofErr w:type="spellStart"/>
      <w:r w:rsidRPr="002E076E">
        <w:t>MW</w:t>
      </w:r>
      <w:r>
        <w:t>_</w:t>
      </w:r>
      <w:r w:rsidRPr="002E076E">
        <w:t>cat</w:t>
      </w:r>
      <w:proofErr w:type="spellEnd"/>
      <w:r w:rsidRPr="002E076E">
        <w:t>​</w:t>
      </w:r>
      <w:r w:rsidRPr="002E076E">
        <w:t>、</w:t>
      </w:r>
      <w:proofErr w:type="spellStart"/>
      <w:r>
        <w:t>x_</w:t>
      </w:r>
      <w:r w:rsidRPr="002E076E">
        <w:t>IL</w:t>
      </w:r>
      <w:proofErr w:type="spellEnd"/>
      <w:r w:rsidRPr="002E076E">
        <w:t>​</w:t>
      </w:r>
      <w:r>
        <w:rPr>
          <w:rFonts w:hint="eastAsia"/>
        </w:rPr>
        <w:t>和</w:t>
      </w:r>
      <w:r w:rsidRPr="002E076E">
        <w:t>velocity</w:t>
      </w:r>
      <w:r w:rsidRPr="000A6701">
        <w:t>等特征的贡献也较大</w:t>
      </w:r>
      <w:r>
        <w:rPr>
          <w:rFonts w:hint="eastAsia"/>
        </w:rPr>
        <w:t>，</w:t>
      </w:r>
      <w:r>
        <w:t>反映出该区间的摩擦响应具有更明显的多因素耦合特征</w:t>
      </w:r>
      <w:r w:rsidRPr="00D8392D">
        <w:t>。</w:t>
      </w:r>
    </w:p>
    <w:p w14:paraId="126EA33D" w14:textId="77777777" w:rsidR="003579AB" w:rsidRPr="00D44081" w:rsidRDefault="003579AB" w:rsidP="003579AB">
      <w:pPr>
        <w:ind w:firstLine="480"/>
      </w:pPr>
      <w:r w:rsidRPr="00D44081">
        <w:t>图</w:t>
      </w:r>
      <w:r w:rsidRPr="00D44081">
        <w:t>4.6(c)</w:t>
      </w:r>
      <w:r w:rsidRPr="00D44081">
        <w:t>为最优模型在高摩擦区间（</w:t>
      </w:r>
      <w:r w:rsidRPr="004A06CD">
        <w:rPr>
          <w:rFonts w:hint="eastAsia"/>
        </w:rPr>
        <w:t>μ</w:t>
      </w:r>
      <w:r w:rsidRPr="004A06CD">
        <w:rPr>
          <w:rFonts w:hint="eastAsia"/>
          <w:vertAlign w:val="subscript"/>
        </w:rPr>
        <w:t>p</w:t>
      </w:r>
      <w:r w:rsidRPr="004A06CD">
        <w:rPr>
          <w:vertAlign w:val="subscript"/>
        </w:rPr>
        <w:t>red</w:t>
      </w:r>
      <w:r w:rsidRPr="004A06CD">
        <w:rPr>
          <w:rFonts w:hint="eastAsia"/>
        </w:rPr>
        <w:t>≥</w:t>
      </w:r>
      <w:r w:rsidRPr="004A06CD">
        <w:rPr>
          <w:rFonts w:hint="eastAsia"/>
        </w:rPr>
        <w:t>1.06</w:t>
      </w:r>
      <w:r w:rsidRPr="00D44081">
        <w:t>）的</w:t>
      </w:r>
      <w:r w:rsidRPr="00D44081">
        <w:t>SHAP</w:t>
      </w:r>
      <w:r w:rsidRPr="00D44081">
        <w:t>图。按</w:t>
      </w:r>
      <w:r w:rsidRPr="00D44081">
        <w:t>mean(|SHAP|)</w:t>
      </w:r>
      <w:r w:rsidRPr="00D44081">
        <w:t>值由大到小排序，</w:t>
      </w:r>
      <w:r w:rsidRPr="00D44081">
        <w:t>h</w:t>
      </w:r>
      <w:r w:rsidRPr="00D44081">
        <w:t>、</w:t>
      </w:r>
      <w:r w:rsidRPr="00D44081">
        <w:t>velocity</w:t>
      </w:r>
      <w:r w:rsidRPr="00D44081">
        <w:t>、</w:t>
      </w:r>
      <w:proofErr w:type="spellStart"/>
      <w:r>
        <w:t>r_</w:t>
      </w:r>
      <w:r w:rsidRPr="00D44081">
        <w:t>cat</w:t>
      </w:r>
      <w:proofErr w:type="spellEnd"/>
      <w:r w:rsidRPr="00D44081">
        <w:t>​</w:t>
      </w:r>
      <w:r w:rsidRPr="00D44081">
        <w:t>、</w:t>
      </w:r>
      <w:proofErr w:type="spellStart"/>
      <w:r>
        <w:t>l_</w:t>
      </w:r>
      <w:r w:rsidRPr="00D44081">
        <w:t>ss</w:t>
      </w:r>
      <w:proofErr w:type="spellEnd"/>
      <w:r w:rsidRPr="00D44081">
        <w:t>​</w:t>
      </w:r>
      <w:r w:rsidRPr="00D44081">
        <w:t>、</w:t>
      </w:r>
      <w:proofErr w:type="spellStart"/>
      <w:r w:rsidRPr="00D44081">
        <w:t>logP</w:t>
      </w:r>
      <w:r>
        <w:t>_</w:t>
      </w:r>
      <w:r w:rsidRPr="00D44081">
        <w:t>cat</w:t>
      </w:r>
      <w:proofErr w:type="spellEnd"/>
      <w:r w:rsidRPr="00D44081">
        <w:t>​</w:t>
      </w:r>
      <w:r w:rsidRPr="00D44081">
        <w:t>和</w:t>
      </w:r>
      <w:proofErr w:type="spellStart"/>
      <w:r w:rsidRPr="00D44081">
        <w:t>MW</w:t>
      </w:r>
      <w:r>
        <w:t>_</w:t>
      </w:r>
      <w:r w:rsidRPr="00D44081">
        <w:t>cat</w:t>
      </w:r>
      <w:proofErr w:type="spellEnd"/>
      <w:r w:rsidRPr="00D44081">
        <w:t>​</w:t>
      </w:r>
      <w:r w:rsidRPr="00D44081">
        <w:t>是该区间贡献较大的特征。高摩擦区间中膜厚</w:t>
      </w:r>
      <w:r w:rsidRPr="00D44081">
        <w:t>h</w:t>
      </w:r>
      <w:r w:rsidRPr="00D44081">
        <w:t>的贡献明显高于其余描述符，说明在该区间内，膜厚是区分样本摩擦差异的首要特征。与此同时，</w:t>
      </w:r>
      <w:r w:rsidRPr="00D44081">
        <w:t>velocity</w:t>
      </w:r>
      <w:r w:rsidRPr="00D44081">
        <w:t>排在第二位，且与其后特征之间已拉开明显差距，说明滑动条件在高摩擦区间同样具有较强影响。其后的</w:t>
      </w:r>
      <w:proofErr w:type="spellStart"/>
      <w:r>
        <w:t>r_</w:t>
      </w:r>
      <w:r w:rsidRPr="00D44081">
        <w:t>cat</w:t>
      </w:r>
      <w:proofErr w:type="spellEnd"/>
      <w:r w:rsidRPr="00D44081">
        <w:t>​</w:t>
      </w:r>
      <w:r w:rsidRPr="00D44081">
        <w:t>、</w:t>
      </w:r>
      <w:proofErr w:type="spellStart"/>
      <w:r>
        <w:t>l_</w:t>
      </w:r>
      <w:r w:rsidRPr="00D44081">
        <w:t>ss</w:t>
      </w:r>
      <w:proofErr w:type="spellEnd"/>
      <w:r w:rsidRPr="00D44081">
        <w:t>​</w:t>
      </w:r>
      <w:r w:rsidRPr="00D44081">
        <w:t>、</w:t>
      </w:r>
      <w:proofErr w:type="spellStart"/>
      <w:r w:rsidRPr="00D44081">
        <w:t>logP</w:t>
      </w:r>
      <w:r>
        <w:t>_</w:t>
      </w:r>
      <w:r w:rsidRPr="00D44081">
        <w:t>cat</w:t>
      </w:r>
      <w:proofErr w:type="spellEnd"/>
      <w:r w:rsidRPr="00D44081">
        <w:t>​</w:t>
      </w:r>
      <w:r w:rsidRPr="00D44081">
        <w:t>和</w:t>
      </w:r>
      <w:proofErr w:type="spellStart"/>
      <w:r w:rsidRPr="00D44081">
        <w:t>MW</w:t>
      </w:r>
      <w:r>
        <w:t>_</w:t>
      </w:r>
      <w:r w:rsidRPr="00D44081">
        <w:t>cat</w:t>
      </w:r>
      <w:proofErr w:type="spellEnd"/>
      <w:r w:rsidRPr="00D44081">
        <w:t>​</w:t>
      </w:r>
      <w:r w:rsidRPr="00D44081">
        <w:t>也具有一定贡献，表明离子尺寸、表面类型和离子疏水性等因素仍参与了该区间样本的区分。从蜂群图的分布看，</w:t>
      </w:r>
      <w:r>
        <w:t>h</w:t>
      </w:r>
      <w:r w:rsidRPr="00D44081">
        <w:t>取值较高时，云点主要分布在正值区域；取值较低时，则更多分布在负值区域，说明在高摩擦区间内，界面膜厚增大通常对应较高的预测摩擦系数。</w:t>
      </w:r>
      <w:r w:rsidRPr="00D44081">
        <w:t>velocity</w:t>
      </w:r>
      <w:r w:rsidRPr="00D44081">
        <w:t>的分布与</w:t>
      </w:r>
      <w:r>
        <w:t>h</w:t>
      </w:r>
      <w:r w:rsidRPr="00D44081">
        <w:t>类似，其较高取值也多对应正的</w:t>
      </w:r>
      <w:r w:rsidRPr="00D44081">
        <w:t>SHAP</w:t>
      </w:r>
      <w:r w:rsidRPr="00D44081">
        <w:t>值，说明滑动速度增大时，预测摩擦系数更容易升高。</w:t>
      </w:r>
      <w:proofErr w:type="spellStart"/>
      <w:r>
        <w:t>r_</w:t>
      </w:r>
      <w:r w:rsidRPr="00D44081">
        <w:t>cat</w:t>
      </w:r>
      <w:proofErr w:type="spellEnd"/>
      <w:r w:rsidRPr="00D44081">
        <w:t>​</w:t>
      </w:r>
      <w:r w:rsidRPr="00D44081">
        <w:t>、</w:t>
      </w:r>
      <w:proofErr w:type="spellStart"/>
      <w:r>
        <w:t>l_</w:t>
      </w:r>
      <w:r w:rsidRPr="00D44081">
        <w:t>ss</w:t>
      </w:r>
      <w:proofErr w:type="spellEnd"/>
      <w:r w:rsidRPr="00D44081">
        <w:t>​</w:t>
      </w:r>
      <w:r w:rsidRPr="00D44081">
        <w:t>、</w:t>
      </w:r>
      <w:proofErr w:type="spellStart"/>
      <w:r w:rsidRPr="00D44081">
        <w:t>logP</w:t>
      </w:r>
      <w:r>
        <w:t>_</w:t>
      </w:r>
      <w:r w:rsidRPr="00D44081">
        <w:t>cat</w:t>
      </w:r>
      <w:proofErr w:type="spellEnd"/>
      <w:r w:rsidRPr="00D44081">
        <w:t>​</w:t>
      </w:r>
      <w:r w:rsidRPr="00D44081">
        <w:t>和</w:t>
      </w:r>
      <w:proofErr w:type="spellStart"/>
      <w:r w:rsidRPr="00D44081">
        <w:t>MW</w:t>
      </w:r>
      <w:r>
        <w:t>_</w:t>
      </w:r>
      <w:r w:rsidRPr="00D44081">
        <w:t>cat</w:t>
      </w:r>
      <w:proofErr w:type="spellEnd"/>
      <w:r w:rsidRPr="00D44081">
        <w:t>的较高取值总体上也更多对应正值，说明较大的阳离子尺寸、较强的阳离子疏水性以及较大的阳离子分子量往往与较高的预测摩擦系数相对应。总体来看，高摩擦区间内膜厚和滑动速</w:t>
      </w:r>
      <w:r>
        <w:t>度是最主要的区分特征，其后离子结构和表面相关描述符提供补充信息</w:t>
      </w:r>
      <w:r w:rsidRPr="00D44081">
        <w:t>。</w:t>
      </w:r>
    </w:p>
    <w:p w14:paraId="39792231" w14:textId="77777777" w:rsidR="003579AB" w:rsidRDefault="003579AB" w:rsidP="003579AB">
      <w:pPr>
        <w:ind w:firstLine="480"/>
      </w:pPr>
      <w:r w:rsidRPr="009759F9">
        <w:t>综合图</w:t>
      </w:r>
      <w:r w:rsidRPr="009759F9">
        <w:t>4.6(a)–(c)</w:t>
      </w:r>
      <w:r w:rsidRPr="009759F9">
        <w:t>可以看出，最优模型在不同摩擦区间内关注的关键特征并</w:t>
      </w:r>
      <w:r w:rsidRPr="009759F9">
        <w:lastRenderedPageBreak/>
        <w:t>不相同。低摩擦区间中，</w:t>
      </w:r>
      <w:proofErr w:type="spellStart"/>
      <w:r w:rsidRPr="00592195">
        <w:t>γ</w:t>
      </w:r>
      <w:r w:rsidRPr="00592195">
        <w:softHyphen/>
      </w:r>
      <w:r>
        <w:rPr>
          <w:rFonts w:hint="eastAsia"/>
        </w:rPr>
        <w:t>_</w:t>
      </w:r>
      <w:r>
        <w:t>s</w:t>
      </w:r>
      <w:proofErr w:type="spellEnd"/>
      <w:r>
        <w:rPr>
          <w:rFonts w:hint="eastAsia"/>
        </w:rPr>
        <w:t>和</w:t>
      </w:r>
      <w:proofErr w:type="spellStart"/>
      <w:r w:rsidRPr="00035753">
        <w:t>θ</w:t>
      </w:r>
      <w:r>
        <w:t>_s</w:t>
      </w:r>
      <w:proofErr w:type="spellEnd"/>
      <w:r>
        <w:t>等表面相关参数以及疏水性特征的贡献更为突出，说明该区间对界面</w:t>
      </w:r>
      <w:r w:rsidRPr="009759F9">
        <w:t>差异更为敏感；中摩擦区间中，膜厚</w:t>
      </w:r>
      <w:r w:rsidRPr="009759F9">
        <w:t xml:space="preserve"> </w:t>
      </w:r>
      <w:r>
        <w:t>h</w:t>
      </w:r>
      <w:r w:rsidRPr="009759F9">
        <w:t>重新回到首位，同时</w:t>
      </w:r>
      <w:r w:rsidRPr="009759F9">
        <w:t xml:space="preserve"> </w:t>
      </w:r>
      <w:proofErr w:type="spellStart"/>
      <w:r w:rsidRPr="002E076E">
        <w:t>logP</w:t>
      </w:r>
      <w:r>
        <w:t>_</w:t>
      </w:r>
      <w:r w:rsidRPr="002E076E">
        <w:t>cat</w:t>
      </w:r>
      <w:proofErr w:type="spellEnd"/>
      <w:r w:rsidRPr="002E076E">
        <w:t>​</w:t>
      </w:r>
      <w:r w:rsidRPr="002E076E">
        <w:t>、</w:t>
      </w:r>
      <w:proofErr w:type="spellStart"/>
      <w:r>
        <w:t>l</w:t>
      </w:r>
      <w:r>
        <w:rPr>
          <w:rFonts w:hint="eastAsia"/>
        </w:rPr>
        <w:t>_</w:t>
      </w:r>
      <w:r w:rsidRPr="002E076E">
        <w:t>ss</w:t>
      </w:r>
      <w:proofErr w:type="spellEnd"/>
      <w:r w:rsidRPr="002E076E">
        <w:t>​</w:t>
      </w:r>
      <w:r w:rsidRPr="002E076E">
        <w:t>、</w:t>
      </w:r>
      <w:proofErr w:type="spellStart"/>
      <w:r w:rsidRPr="002E076E">
        <w:t>MW</w:t>
      </w:r>
      <w:r>
        <w:t>_</w:t>
      </w:r>
      <w:r w:rsidRPr="002E076E">
        <w:t>cat</w:t>
      </w:r>
      <w:proofErr w:type="spellEnd"/>
      <w:r w:rsidRPr="002E076E">
        <w:t>​</w:t>
      </w:r>
      <w:r w:rsidRPr="002E076E">
        <w:t>、</w:t>
      </w:r>
      <w:proofErr w:type="spellStart"/>
      <w:r>
        <w:t>x_</w:t>
      </w:r>
      <w:r w:rsidRPr="002E076E">
        <w:t>IL</w:t>
      </w:r>
      <w:proofErr w:type="spellEnd"/>
      <w:r w:rsidRPr="002E076E">
        <w:t>​</w:t>
      </w:r>
      <w:r>
        <w:rPr>
          <w:rFonts w:hint="eastAsia"/>
        </w:rPr>
        <w:t>和</w:t>
      </w:r>
      <w:r w:rsidRPr="002E076E">
        <w:t>velocity</w:t>
      </w:r>
      <w:r w:rsidRPr="009759F9">
        <w:t xml:space="preserve"> </w:t>
      </w:r>
      <w:r w:rsidRPr="009759F9">
        <w:t>等特征也保持较高贡献，反映出该区间受多种因素共同作用；高摩擦区间中，膜厚</w:t>
      </w:r>
      <w:r w:rsidRPr="009759F9">
        <w:t xml:space="preserve"> </w:t>
      </w:r>
      <w:proofErr w:type="spellStart"/>
      <w:r w:rsidRPr="009759F9">
        <w:t>hhh</w:t>
      </w:r>
      <w:proofErr w:type="spellEnd"/>
      <w:r w:rsidRPr="009759F9">
        <w:t xml:space="preserve"> </w:t>
      </w:r>
      <w:r w:rsidRPr="009759F9">
        <w:t>和</w:t>
      </w:r>
      <w:r w:rsidRPr="009759F9">
        <w:t xml:space="preserve"> velocity </w:t>
      </w:r>
      <w:r w:rsidRPr="009759F9">
        <w:t>的贡献明显高于其余描述符，说明界面膜状态和工况条件在该区间内起主导作用。三个区间中关键特征排序及贡献方向的变化表明，描述符与摩擦响应之间的关系具有明显的区间差异性。这也说明，全局单模型难以用一组固定的特征权重同时描述全摩擦区间样本，而门控分区混合学习能够针对不同摩擦区间建立更合适的局部映射关系，因此具有更好的预测能力和外部泛化能力。</w:t>
      </w:r>
    </w:p>
    <w:p w14:paraId="77219321" w14:textId="77777777" w:rsidR="00CB03D3" w:rsidRDefault="003579AB" w:rsidP="003579AB">
      <w:pPr>
        <w:pStyle w:val="2"/>
      </w:pPr>
      <w:r>
        <w:rPr>
          <w:rFonts w:hint="eastAsia"/>
        </w:rPr>
        <w:t>本章小结</w:t>
      </w:r>
    </w:p>
    <w:p w14:paraId="5E165751" w14:textId="77777777" w:rsidR="008A1186" w:rsidRDefault="008A1186" w:rsidP="008A1186">
      <w:pPr>
        <w:ind w:firstLine="480"/>
      </w:pPr>
      <w:r>
        <w:t>本章在第三章单模型研究的基础上，针对不同模型在不同摩擦区间存在的互补特征，围绕含膜厚信息的</w:t>
      </w:r>
      <w:r>
        <w:t>Dataset-B</w:t>
      </w:r>
      <w:r>
        <w:t>，构建了面向低摩擦区间、中摩擦区间和高摩擦区间的门控分区混合学习模型，并系统比较了</w:t>
      </w:r>
      <w:r>
        <w:rPr>
          <w:rFonts w:hint="eastAsia"/>
        </w:rPr>
        <w:t>1</w:t>
      </w:r>
      <w:r>
        <w:t>5</w:t>
      </w:r>
      <w:r>
        <w:rPr>
          <w:rFonts w:hint="eastAsia"/>
        </w:rPr>
        <w:t>种候选模型</w:t>
      </w:r>
      <w:r>
        <w:t>在训练集、测试集、外部文献验证集及外部实验验证集上的预测表现。研究结果表明：</w:t>
      </w:r>
    </w:p>
    <w:p w14:paraId="1A20A1DC" w14:textId="77777777" w:rsidR="008A1186" w:rsidRDefault="008A1186" w:rsidP="008A1186">
      <w:pPr>
        <w:ind w:firstLine="480"/>
      </w:pPr>
      <w:r>
        <w:t>（</w:t>
      </w:r>
      <w:r>
        <w:t>1</w:t>
      </w:r>
      <w:r>
        <w:t>）不同候选门控分区混合学习模型对应的较优门控分位数组合并不一致，因此后续</w:t>
      </w:r>
      <w:r>
        <w:rPr>
          <w:rFonts w:hint="eastAsia"/>
        </w:rPr>
        <w:t>本章对候选</w:t>
      </w:r>
      <w:r>
        <w:t>模型</w:t>
      </w:r>
      <w:r>
        <w:rPr>
          <w:rFonts w:hint="eastAsia"/>
        </w:rPr>
        <w:t>的筛选</w:t>
      </w:r>
      <w:r>
        <w:t>建立在各自较优门控分位数组合的基础上，门控</w:t>
      </w:r>
      <w:r>
        <w:rPr>
          <w:rFonts w:hint="eastAsia"/>
        </w:rPr>
        <w:t>分位数</w:t>
      </w:r>
      <w:r>
        <w:t>参数的选择会直接影响局部样本划分及后续混合</w:t>
      </w:r>
      <w:r>
        <w:rPr>
          <w:rFonts w:hint="eastAsia"/>
        </w:rPr>
        <w:t>模型</w:t>
      </w:r>
      <w:r>
        <w:t>效果，是门控分区混合学习建模中的关键环节。</w:t>
      </w:r>
    </w:p>
    <w:p w14:paraId="70EE29D2" w14:textId="77777777" w:rsidR="008A1186" w:rsidRDefault="008A1186" w:rsidP="008A1186">
      <w:pPr>
        <w:ind w:firstLine="480"/>
      </w:pPr>
      <w:r>
        <w:t>（</w:t>
      </w:r>
      <w:r>
        <w:t>2</w:t>
      </w:r>
      <w:r>
        <w:t>）在两基学习器结构中，以</w:t>
      </w:r>
      <w:proofErr w:type="spellStart"/>
      <w:r>
        <w:t>CatBoost</w:t>
      </w:r>
      <w:proofErr w:type="spellEnd"/>
      <w:r>
        <w:t>和</w:t>
      </w:r>
      <w:r>
        <w:t>RF</w:t>
      </w:r>
      <w:r>
        <w:t>为基学习器、</w:t>
      </w:r>
      <w:r>
        <w:t>SVR</w:t>
      </w:r>
      <w:r>
        <w:t>为元模型的模型在外部文献验证集上表现更优，而以</w:t>
      </w:r>
      <w:proofErr w:type="spellStart"/>
      <w:r>
        <w:t>CatBoost</w:t>
      </w:r>
      <w:proofErr w:type="spellEnd"/>
      <w:r>
        <w:t>和</w:t>
      </w:r>
      <w:proofErr w:type="spellStart"/>
      <w:r>
        <w:t>XGBoost</w:t>
      </w:r>
      <w:proofErr w:type="spellEnd"/>
      <w:r>
        <w:t>为基学习器、</w:t>
      </w:r>
      <w:proofErr w:type="spellStart"/>
      <w:r>
        <w:t>CatBoost</w:t>
      </w:r>
      <w:proofErr w:type="spellEnd"/>
      <w:r>
        <w:t>为元模型的模型在测试集上具有更高的预测精度。进一步比较三基学习器结构后发现，以</w:t>
      </w:r>
      <w:proofErr w:type="spellStart"/>
      <w:r>
        <w:t>CatBoost+RF+XGBoost</w:t>
      </w:r>
      <w:proofErr w:type="spellEnd"/>
      <w:r>
        <w:t>为基学习器</w:t>
      </w:r>
      <w:r>
        <w:rPr>
          <w:rFonts w:hint="eastAsia"/>
        </w:rPr>
        <w:t>，</w:t>
      </w:r>
      <w:proofErr w:type="spellStart"/>
      <w:r>
        <w:t>CatBoost</w:t>
      </w:r>
      <w:proofErr w:type="spellEnd"/>
      <w:r>
        <w:t>为元模型的门控分区混合学习模型在测试集与外部文献验证集之间取得了更好的综合平衡，可确定为本章最终采用的最优模型。</w:t>
      </w:r>
    </w:p>
    <w:p w14:paraId="7BC74044" w14:textId="77777777" w:rsidR="008A1186" w:rsidRDefault="008A1186" w:rsidP="008A1186">
      <w:pPr>
        <w:ind w:firstLine="480"/>
      </w:pPr>
      <w:r>
        <w:t>（</w:t>
      </w:r>
      <w:r>
        <w:t>3</w:t>
      </w:r>
      <w:r>
        <w:t>）在独立外部实验验证集上，三基学习器最优模型不仅能够较好区分不同离子液体</w:t>
      </w:r>
      <w:r>
        <w:t>/HOPG</w:t>
      </w:r>
      <w:r>
        <w:t>体系的超低摩擦样本，而且能够较好反映</w:t>
      </w:r>
      <w:r>
        <w:t>[BMIM][BF</w:t>
      </w:r>
      <w:r w:rsidRPr="000C4BCC">
        <w:rPr>
          <w:vertAlign w:val="subscript"/>
        </w:rPr>
        <w:t>4</w:t>
      </w:r>
      <w:r>
        <w:t>]/HOPG</w:t>
      </w:r>
      <w:r>
        <w:t>体系中摩擦系数随外加电压变化的相对规律，表现出更强的超低摩擦区间</w:t>
      </w:r>
      <w:r w:rsidR="00621FEF">
        <w:rPr>
          <w:rFonts w:hint="eastAsia"/>
        </w:rPr>
        <w:t>泛化</w:t>
      </w:r>
      <w:r>
        <w:t>能力。分区</w:t>
      </w:r>
      <w:r>
        <w:t>SHAP</w:t>
      </w:r>
      <w:r>
        <w:t>分析进一步表明，低摩擦区间、中摩擦区间和高摩擦区间的关键特征排序及贡献方向并不相同，</w:t>
      </w:r>
      <w:r w:rsidR="00621FEF">
        <w:rPr>
          <w:rFonts w:hint="eastAsia"/>
        </w:rPr>
        <w:t>这</w:t>
      </w:r>
      <w:r>
        <w:t>说明描述符与摩擦响应之间具有明显的区间差异性</w:t>
      </w:r>
      <w:r w:rsidR="00621FEF">
        <w:t>，</w:t>
      </w:r>
      <w:r>
        <w:t>从可解释性角度支撑了门控分区混合学习框架的必要性。</w:t>
      </w:r>
    </w:p>
    <w:p w14:paraId="25F96EF6" w14:textId="77777777" w:rsidR="008A1186" w:rsidRDefault="008A1186" w:rsidP="008A1186">
      <w:pPr>
        <w:ind w:firstLine="480"/>
      </w:pPr>
      <w:r>
        <w:t>综上</w:t>
      </w:r>
      <w:r>
        <w:rPr>
          <w:rFonts w:hint="eastAsia"/>
        </w:rPr>
        <w:t>所述</w:t>
      </w:r>
      <w:r>
        <w:t>，本章构建的门控分区混合学习模型在保持较高内部预测精度的同时，进一步提升了外部文献样本和超低摩擦实验样本的泛化能力，最终形成了适用于固体界面处离子液体纳米摩擦系数预测的区间自适应建模框架。</w:t>
      </w:r>
    </w:p>
    <w:p w14:paraId="6D228963" w14:textId="77777777" w:rsidR="008A1186" w:rsidRPr="008A1186" w:rsidRDefault="008A1186" w:rsidP="008A1186">
      <w:pPr>
        <w:ind w:firstLine="480"/>
      </w:pPr>
    </w:p>
    <w:p w14:paraId="60FD99BE" w14:textId="77777777" w:rsidR="007441C3" w:rsidRDefault="007441C3">
      <w:pPr>
        <w:widowControl/>
        <w:spacing w:line="240" w:lineRule="auto"/>
        <w:ind w:firstLineChars="0" w:firstLine="0"/>
        <w:jc w:val="left"/>
      </w:pPr>
      <w:r>
        <w:br w:type="page"/>
      </w:r>
    </w:p>
    <w:p w14:paraId="7BFFF4BF" w14:textId="77777777" w:rsidR="007441C3" w:rsidRPr="007441C3" w:rsidRDefault="007441C3" w:rsidP="007441C3">
      <w:pPr>
        <w:pStyle w:val="ac"/>
      </w:pPr>
      <w:r>
        <w:rPr>
          <w:noProof/>
        </w:rPr>
        <w:lastRenderedPageBreak/>
        <w:drawing>
          <wp:inline distT="0" distB="0" distL="0" distR="0" wp14:anchorId="08FE67B1" wp14:editId="22DCAFF1">
            <wp:extent cx="8801783" cy="4320000"/>
            <wp:effectExtent l="0" t="6985"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16200000">
                      <a:off x="0" y="0"/>
                      <a:ext cx="8801783" cy="4320000"/>
                    </a:xfrm>
                    <a:prstGeom prst="rect">
                      <a:avLst/>
                    </a:prstGeom>
                    <a:noFill/>
                  </pic:spPr>
                </pic:pic>
              </a:graphicData>
            </a:graphic>
          </wp:inline>
        </w:drawing>
      </w:r>
    </w:p>
    <w:p w14:paraId="255D44B7" w14:textId="77777777" w:rsidR="004609B0" w:rsidRPr="004609B0" w:rsidRDefault="004609B0" w:rsidP="000326D2">
      <w:pPr>
        <w:ind w:firstLine="480"/>
      </w:pPr>
      <w:r>
        <w:lastRenderedPageBreak/>
        <w:br w:type="page"/>
      </w:r>
    </w:p>
    <w:p w14:paraId="0621E7BE" w14:textId="77777777" w:rsidR="00AE795A" w:rsidRDefault="00840991" w:rsidP="00AE795A">
      <w:pPr>
        <w:pStyle w:val="a4"/>
      </w:pPr>
      <w:r>
        <w:rPr>
          <w:rFonts w:hint="eastAsia"/>
        </w:rPr>
        <w:lastRenderedPageBreak/>
        <w:t>参考文献</w:t>
      </w:r>
    </w:p>
    <w:p w14:paraId="5DC40D88" w14:textId="77777777" w:rsidR="006617A9" w:rsidRPr="006617A9" w:rsidRDefault="00AE795A" w:rsidP="006617A9">
      <w:pPr>
        <w:pStyle w:val="EndNoteBibliography"/>
        <w:ind w:left="40" w:firstLine="560"/>
      </w:pPr>
      <w:r>
        <w:fldChar w:fldCharType="begin"/>
      </w:r>
      <w:r>
        <w:instrText xml:space="preserve"> ADDIN EN.REFLIST </w:instrText>
      </w:r>
      <w:r>
        <w:fldChar w:fldCharType="separate"/>
      </w:r>
      <w:r w:rsidR="006617A9" w:rsidRPr="006617A9">
        <w:tab/>
        <w:t>[1]</w:t>
      </w:r>
      <w:r w:rsidR="006617A9" w:rsidRPr="006617A9">
        <w:tab/>
        <w:t>LIU H, YANG B, WANG C, et al. The mechanisms and applications of friction energy dissipation [J]. Friction, 2022, 11(6): 839-64.</w:t>
      </w:r>
    </w:p>
    <w:p w14:paraId="45480C5F" w14:textId="77777777" w:rsidR="006617A9" w:rsidRPr="006617A9" w:rsidRDefault="006617A9" w:rsidP="006617A9">
      <w:pPr>
        <w:pStyle w:val="EndNoteBibliography"/>
        <w:ind w:left="40" w:firstLine="560"/>
      </w:pPr>
      <w:r w:rsidRPr="006617A9">
        <w:tab/>
        <w:t>[2]</w:t>
      </w:r>
      <w:r w:rsidRPr="006617A9">
        <w:tab/>
        <w:t>SHAH R, WOYDT M, ZHANG S. The Economic and Environmental Significance of Sustainable Lubricants [J]. Lubricants, 2021, 9(2).</w:t>
      </w:r>
    </w:p>
    <w:p w14:paraId="780F7CEA" w14:textId="77777777" w:rsidR="006617A9" w:rsidRPr="006617A9" w:rsidRDefault="006617A9" w:rsidP="006617A9">
      <w:pPr>
        <w:pStyle w:val="EndNoteBibliography"/>
        <w:ind w:left="40" w:firstLine="560"/>
      </w:pPr>
      <w:r w:rsidRPr="006617A9">
        <w:tab/>
        <w:t>[3]</w:t>
      </w:r>
      <w:r w:rsidRPr="006617A9">
        <w:tab/>
        <w:t>HOLMBERG K, ERDEMIR A. The impact of tribology on energy use and CO2 emission globally and in combustion engine and electric cars [J]. Tribology International, 2019, 135: 389-96.</w:t>
      </w:r>
    </w:p>
    <w:p w14:paraId="05380623" w14:textId="77777777" w:rsidR="006617A9" w:rsidRPr="006617A9" w:rsidRDefault="006617A9" w:rsidP="006617A9">
      <w:pPr>
        <w:pStyle w:val="EndNoteBibliography"/>
        <w:ind w:left="40" w:firstLine="560"/>
      </w:pPr>
      <w:r w:rsidRPr="006617A9">
        <w:tab/>
        <w:t>[4]</w:t>
      </w:r>
      <w:r w:rsidRPr="006617A9">
        <w:tab/>
        <w:t>PICHLER J, MARIA EDER R, BESSER C, et al. A comprehensive review of sustainable approaches for synthetic lubricant components [J]. Green Chemistry Letters and Reviews, 2023, 16(1).</w:t>
      </w:r>
    </w:p>
    <w:p w14:paraId="51501A32" w14:textId="77777777" w:rsidR="006617A9" w:rsidRPr="006617A9" w:rsidRDefault="006617A9" w:rsidP="006617A9">
      <w:pPr>
        <w:pStyle w:val="EndNoteBibliography"/>
        <w:ind w:left="40" w:firstLine="560"/>
      </w:pPr>
      <w:r w:rsidRPr="006617A9">
        <w:tab/>
        <w:t>[5]</w:t>
      </w:r>
      <w:r w:rsidRPr="006617A9">
        <w:tab/>
        <w:t>MENG Y, XU J, JIN Z, et al. A review of recent advances in tribology [J]. Friction, 2020, 8(2): 221-300.</w:t>
      </w:r>
    </w:p>
    <w:p w14:paraId="0909D3D3" w14:textId="77777777" w:rsidR="006617A9" w:rsidRPr="006617A9" w:rsidRDefault="006617A9" w:rsidP="006617A9">
      <w:pPr>
        <w:pStyle w:val="EndNoteBibliography"/>
        <w:ind w:left="40" w:firstLine="560"/>
      </w:pPr>
      <w:r w:rsidRPr="006617A9">
        <w:tab/>
        <w:t>[6]</w:t>
      </w:r>
      <w:r w:rsidRPr="006617A9">
        <w:tab/>
        <w:t>VAZIRISERESHK M R, MARTINI A, STRUBBE D A, et al. Solid Lubrication with MoS2: A Review [J]. Lubricants, 2019, 7(7).</w:t>
      </w:r>
    </w:p>
    <w:p w14:paraId="590FE918" w14:textId="77777777" w:rsidR="006617A9" w:rsidRPr="006617A9" w:rsidRDefault="006617A9" w:rsidP="006617A9">
      <w:pPr>
        <w:pStyle w:val="EndNoteBibliography"/>
        <w:ind w:left="40" w:firstLine="560"/>
      </w:pPr>
      <w:r w:rsidRPr="006617A9">
        <w:tab/>
        <w:t>[7]</w:t>
      </w:r>
      <w:r w:rsidRPr="006617A9">
        <w:tab/>
        <w:t>FOX N J, STACHOWIAK G W. Vegetable oil-based lubricants—A review of oxidation [J]. Tribology International, 2007, 40(7): 1035-46.</w:t>
      </w:r>
    </w:p>
    <w:p w14:paraId="526E1456" w14:textId="77777777" w:rsidR="006617A9" w:rsidRPr="006617A9" w:rsidRDefault="006617A9" w:rsidP="006617A9">
      <w:pPr>
        <w:pStyle w:val="EndNoteBibliography"/>
        <w:ind w:left="40" w:firstLine="560"/>
      </w:pPr>
      <w:r w:rsidRPr="006617A9">
        <w:tab/>
        <w:t>[8]</w:t>
      </w:r>
      <w:r w:rsidRPr="006617A9">
        <w:tab/>
        <w:t>RAHMANI A, RAZAVI H K, DEHGHANI-SOUFI M. Green tribology assessment: A Comprehensive review of bio-lubricants and nano enhancers [J]. Energy Conversion and Management: X, 2024, 24.</w:t>
      </w:r>
    </w:p>
    <w:p w14:paraId="640F002E" w14:textId="77777777" w:rsidR="006617A9" w:rsidRPr="006617A9" w:rsidRDefault="006617A9" w:rsidP="006617A9">
      <w:pPr>
        <w:pStyle w:val="EndNoteBibliography"/>
        <w:ind w:left="40" w:firstLine="560"/>
      </w:pPr>
      <w:r w:rsidRPr="006617A9">
        <w:tab/>
        <w:t>[9]</w:t>
      </w:r>
      <w:r w:rsidRPr="006617A9">
        <w:tab/>
        <w:t>YE C, LIU W, CHEN Y, et al. Chemical Communications, 2001, (21): 2244-5.</w:t>
      </w:r>
    </w:p>
    <w:p w14:paraId="2E86D5DB" w14:textId="77777777" w:rsidR="006617A9" w:rsidRPr="006617A9" w:rsidRDefault="006617A9" w:rsidP="006617A9">
      <w:pPr>
        <w:pStyle w:val="EndNoteBibliography"/>
        <w:ind w:left="40" w:firstLine="560"/>
      </w:pPr>
      <w:r w:rsidRPr="006617A9">
        <w:tab/>
        <w:t>[10]</w:t>
      </w:r>
      <w:r w:rsidRPr="006617A9">
        <w:tab/>
        <w:t>CAI M, YU Q, LIU W, et al. Ionic liquid lubricants: when chemistry meets tribology [J]. Chemical Society Reviews, 2020, 49(21): 7753-818.</w:t>
      </w:r>
    </w:p>
    <w:p w14:paraId="05C6F0AE" w14:textId="77777777" w:rsidR="006617A9" w:rsidRPr="006617A9" w:rsidRDefault="006617A9" w:rsidP="006617A9">
      <w:pPr>
        <w:pStyle w:val="EndNoteBibliography"/>
        <w:ind w:left="40" w:firstLine="560"/>
      </w:pPr>
      <w:r w:rsidRPr="006617A9">
        <w:tab/>
        <w:t>[11]</w:t>
      </w:r>
      <w:r w:rsidRPr="006617A9">
        <w:tab/>
        <w:t>ZHOU F, LIANG Y, LIU W. Ionic liquid lubricants: designed chemistry for engineering applications [J]. Chemical Society Reviews, 2009, 38(9).</w:t>
      </w:r>
    </w:p>
    <w:p w14:paraId="3C0BE694" w14:textId="77777777" w:rsidR="006617A9" w:rsidRPr="006617A9" w:rsidRDefault="006617A9" w:rsidP="006617A9">
      <w:pPr>
        <w:pStyle w:val="EndNoteBibliography"/>
        <w:ind w:left="40" w:firstLine="560"/>
      </w:pPr>
      <w:r w:rsidRPr="006617A9">
        <w:tab/>
        <w:t>[12]</w:t>
      </w:r>
      <w:r w:rsidRPr="006617A9">
        <w:tab/>
        <w:t>SOMERS A, HOWLETT P, MACFARLANE D, et al. A Review of Ionic Liquid Lubricants [J]. Lubricants, 2013, 1(1): 3-21.</w:t>
      </w:r>
    </w:p>
    <w:p w14:paraId="2F998B6A" w14:textId="77777777" w:rsidR="006617A9" w:rsidRPr="006617A9" w:rsidRDefault="006617A9" w:rsidP="006617A9">
      <w:pPr>
        <w:pStyle w:val="EndNoteBibliography"/>
        <w:ind w:left="40" w:firstLine="560"/>
      </w:pPr>
      <w:r w:rsidRPr="006617A9">
        <w:tab/>
        <w:t>[13]</w:t>
      </w:r>
      <w:r w:rsidRPr="006617A9">
        <w:tab/>
        <w:t>ZHOU Y, QU J. Ionic Liquids as Lubricant Additives: A Review [J]. ACS Applied Materials &amp; Interfaces, 2017, 9(4): 3209-22.</w:t>
      </w:r>
    </w:p>
    <w:p w14:paraId="30863E92" w14:textId="77777777" w:rsidR="006617A9" w:rsidRPr="006617A9" w:rsidRDefault="006617A9" w:rsidP="006617A9">
      <w:pPr>
        <w:pStyle w:val="EndNoteBibliography"/>
        <w:ind w:left="40" w:firstLine="560"/>
      </w:pPr>
      <w:r w:rsidRPr="006617A9">
        <w:tab/>
        <w:t>[14]</w:t>
      </w:r>
      <w:r w:rsidRPr="006617A9">
        <w:tab/>
        <w:t>WANG K, LIU L, LIU Y, et al. Simple but effective: Liquid superlubricity with high load capacity achieved by ionic liquids [J]. Materials Today Nano, 2022, 20.</w:t>
      </w:r>
    </w:p>
    <w:p w14:paraId="291B3172" w14:textId="77777777" w:rsidR="006617A9" w:rsidRPr="006617A9" w:rsidRDefault="006617A9" w:rsidP="006617A9">
      <w:pPr>
        <w:pStyle w:val="EndNoteBibliography"/>
        <w:ind w:left="40" w:firstLine="560"/>
      </w:pPr>
      <w:r w:rsidRPr="006617A9">
        <w:tab/>
        <w:t>[15]</w:t>
      </w:r>
      <w:r w:rsidRPr="006617A9">
        <w:tab/>
        <w:t>AN R, LAAKSONEN A, WU M, et al. Atomic force microscopy probing interactions and microstructures of ionic liquids at solid surfaces [J]. Nanoscale, 2022, 14(31): 11098-128.</w:t>
      </w:r>
    </w:p>
    <w:p w14:paraId="1344A40E" w14:textId="77777777" w:rsidR="006617A9" w:rsidRPr="006617A9" w:rsidRDefault="006617A9" w:rsidP="006617A9">
      <w:pPr>
        <w:pStyle w:val="EndNoteBibliography"/>
        <w:ind w:left="40" w:firstLine="560"/>
      </w:pPr>
      <w:r w:rsidRPr="006617A9">
        <w:tab/>
        <w:t>[16]</w:t>
      </w:r>
      <w:r w:rsidRPr="006617A9">
        <w:tab/>
        <w:t>AN R, WU N, GAO Q, et al. Integrative studies of ionic liquid interface layers: bridging experiments, theoretical models and simulations [J]. Nanoscale Horizons, 2024, 9(4): 506-35.</w:t>
      </w:r>
    </w:p>
    <w:p w14:paraId="4B56650F" w14:textId="77777777" w:rsidR="006617A9" w:rsidRPr="006617A9" w:rsidRDefault="006617A9" w:rsidP="006617A9">
      <w:pPr>
        <w:pStyle w:val="EndNoteBibliography"/>
        <w:ind w:left="40" w:firstLine="560"/>
      </w:pPr>
      <w:r w:rsidRPr="006617A9">
        <w:tab/>
        <w:t>[17]</w:t>
      </w:r>
      <w:r w:rsidRPr="006617A9">
        <w:tab/>
        <w:t>BRESME F, KORNYSHEV A A, PERKIN S, et al. Electrotunable friction with ionic liquid lubricants [J]. Nature Materials, 2022, 21(8): 848-58.</w:t>
      </w:r>
    </w:p>
    <w:p w14:paraId="4C6FBE39" w14:textId="77777777" w:rsidR="006617A9" w:rsidRPr="006617A9" w:rsidRDefault="006617A9" w:rsidP="006617A9">
      <w:pPr>
        <w:pStyle w:val="EndNoteBibliography"/>
        <w:ind w:left="40" w:firstLine="560"/>
      </w:pPr>
      <w:r w:rsidRPr="006617A9">
        <w:tab/>
        <w:t>[18]</w:t>
      </w:r>
      <w:r w:rsidRPr="006617A9">
        <w:tab/>
        <w:t>LI H, WOOD R J, RUTLAND M W, et al. An ionic liquid lubricant enables superlubricity to be “switched on” in situ using an electrical potential [J]. Chemical Communications, 2014, 50(33).</w:t>
      </w:r>
    </w:p>
    <w:p w14:paraId="75E17F60" w14:textId="77777777" w:rsidR="006617A9" w:rsidRPr="006617A9" w:rsidRDefault="006617A9" w:rsidP="006617A9">
      <w:pPr>
        <w:pStyle w:val="EndNoteBibliography"/>
        <w:ind w:left="40" w:firstLine="560"/>
      </w:pPr>
      <w:r w:rsidRPr="006617A9">
        <w:tab/>
        <w:t>[19]</w:t>
      </w:r>
      <w:r w:rsidRPr="006617A9">
        <w:tab/>
        <w:t>SHANG X, ZHANG Y, ZHANG S, et al. High-Temperature Lubrication Performance of Naphthalenamine-Based Ionic Liquids in Ester Oil [J]. Langmuir, 2025, 41(21): 13144-55.</w:t>
      </w:r>
    </w:p>
    <w:p w14:paraId="66E06A94" w14:textId="77777777" w:rsidR="006617A9" w:rsidRPr="006617A9" w:rsidRDefault="006617A9" w:rsidP="006617A9">
      <w:pPr>
        <w:pStyle w:val="EndNoteBibliography"/>
        <w:ind w:left="40" w:firstLine="560"/>
      </w:pPr>
      <w:r w:rsidRPr="006617A9">
        <w:tab/>
        <w:t>[20]</w:t>
      </w:r>
      <w:r w:rsidRPr="006617A9">
        <w:tab/>
        <w:t xml:space="preserve">QU G, LIU L, FANG H, et al. Exploring the distinct lubrication mechanisms of functionalized ionic liquids in air and vacuum: </w:t>
      </w:r>
      <w:r w:rsidRPr="006617A9">
        <w:lastRenderedPageBreak/>
        <w:t>Insights into molecular-level behavior and performance [J]. Applied Surface Science, 2025, 696.</w:t>
      </w:r>
    </w:p>
    <w:p w14:paraId="4A658E66" w14:textId="77777777" w:rsidR="006617A9" w:rsidRPr="006617A9" w:rsidRDefault="006617A9" w:rsidP="006617A9">
      <w:pPr>
        <w:pStyle w:val="EndNoteBibliography"/>
        <w:ind w:left="40" w:firstLine="560"/>
      </w:pPr>
      <w:r w:rsidRPr="006617A9">
        <w:tab/>
        <w:t>[21]</w:t>
      </w:r>
      <w:r w:rsidRPr="006617A9">
        <w:tab/>
        <w:t>M U. Ionic Liquids and its Potential in Lubricants: A Review [J].</w:t>
      </w:r>
    </w:p>
    <w:p w14:paraId="3514C8B4" w14:textId="77777777" w:rsidR="006617A9" w:rsidRPr="006617A9" w:rsidRDefault="006617A9" w:rsidP="006617A9">
      <w:pPr>
        <w:pStyle w:val="EndNoteBibliography"/>
        <w:ind w:left="40" w:firstLine="560"/>
      </w:pPr>
      <w:r w:rsidRPr="006617A9">
        <w:tab/>
        <w:t>[22]</w:t>
      </w:r>
      <w:r w:rsidRPr="006617A9">
        <w:tab/>
        <w:t>AN R, QIU X, SHAH F U, et al. Controlling the nanoscale friction by layered ionic liquid films [J]. Physical Chemistry Chemical Physics, 2020, 22(26): 14941-52.</w:t>
      </w:r>
    </w:p>
    <w:p w14:paraId="79647F93" w14:textId="77777777" w:rsidR="006617A9" w:rsidRPr="006617A9" w:rsidRDefault="006617A9" w:rsidP="006617A9">
      <w:pPr>
        <w:pStyle w:val="EndNoteBibliography"/>
        <w:ind w:left="40" w:firstLine="560"/>
      </w:pPr>
      <w:r w:rsidRPr="006617A9">
        <w:tab/>
        <w:t>[23]</w:t>
      </w:r>
      <w:r w:rsidRPr="006617A9">
        <w:tab/>
        <w:t>ZHANG S, ZHANG J, ZHANG Y, et al. Nanoconfined Ionic Liquids [J]. Chemical Reviews, 2016, 117(10): 6755-833.</w:t>
      </w:r>
    </w:p>
    <w:p w14:paraId="1F7F109B" w14:textId="77777777" w:rsidR="006617A9" w:rsidRPr="006617A9" w:rsidRDefault="006617A9" w:rsidP="006617A9">
      <w:pPr>
        <w:pStyle w:val="EndNoteBibliography"/>
        <w:ind w:left="40" w:firstLine="560"/>
      </w:pPr>
      <w:r w:rsidRPr="006617A9">
        <w:tab/>
        <w:t>[24]</w:t>
      </w:r>
      <w:r w:rsidRPr="006617A9">
        <w:tab/>
        <w:t>HE Y, LI H, QU C, et al. Recent understanding of solid-liquid friction in ionic liquids [J]. Green Chemical Engineering, 2021, 2(2): 145-57.</w:t>
      </w:r>
    </w:p>
    <w:p w14:paraId="68ACDADB" w14:textId="77777777" w:rsidR="006617A9" w:rsidRPr="006617A9" w:rsidRDefault="006617A9" w:rsidP="006617A9">
      <w:pPr>
        <w:pStyle w:val="EndNoteBibliography"/>
        <w:ind w:left="40" w:firstLine="560"/>
      </w:pPr>
      <w:r w:rsidRPr="006617A9">
        <w:tab/>
        <w:t>[25]</w:t>
      </w:r>
      <w:r w:rsidRPr="006617A9">
        <w:tab/>
        <w:t>SMITH A M, LOVELOCK K R J, GOSVAMI N N, et al. Quantized friction across ionic liquid thin films [J]. Physical Chemistry Chemical Physics, 2013, 15(37).</w:t>
      </w:r>
    </w:p>
    <w:p w14:paraId="4A54E783" w14:textId="77777777" w:rsidR="006617A9" w:rsidRPr="006617A9" w:rsidRDefault="006617A9" w:rsidP="006617A9">
      <w:pPr>
        <w:pStyle w:val="EndNoteBibliography"/>
        <w:ind w:left="40" w:firstLine="560"/>
      </w:pPr>
      <w:r w:rsidRPr="006617A9">
        <w:tab/>
        <w:t>[26]</w:t>
      </w:r>
      <w:r w:rsidRPr="006617A9">
        <w:tab/>
        <w:t>SWEENEY J, HAUSEN F, HAYES R, et al. Control of Nanoscale Friction on Gold in an Ionic Liquid by a Potential-Dependent Ionic Lubricant Layer [J]. Physical Review Letters, 2012, 109(15).</w:t>
      </w:r>
    </w:p>
    <w:p w14:paraId="36427245" w14:textId="77777777" w:rsidR="006617A9" w:rsidRPr="006617A9" w:rsidRDefault="006617A9" w:rsidP="006617A9">
      <w:pPr>
        <w:pStyle w:val="EndNoteBibliography"/>
        <w:ind w:left="40" w:firstLine="560"/>
      </w:pPr>
      <w:r w:rsidRPr="006617A9">
        <w:tab/>
        <w:t>[27]</w:t>
      </w:r>
      <w:r w:rsidRPr="006617A9">
        <w:tab/>
        <w:t>LHERMEROUT R, DIEDERICHS C, PERKIN S. Are Ionic Liquids Good Boundary Lubricants? A Molecular Perspective [J]. Lubricants, 2018, 6(1).</w:t>
      </w:r>
    </w:p>
    <w:p w14:paraId="2E268733" w14:textId="77777777" w:rsidR="006617A9" w:rsidRPr="006617A9" w:rsidRDefault="006617A9" w:rsidP="006617A9">
      <w:pPr>
        <w:pStyle w:val="EndNoteBibliography"/>
        <w:ind w:left="40" w:firstLine="560"/>
      </w:pPr>
      <w:r w:rsidRPr="006617A9">
        <w:tab/>
        <w:t>[28]</w:t>
      </w:r>
      <w:r w:rsidRPr="006617A9">
        <w:tab/>
        <w:t>LHERMEROUT R, PERKIN S. A new methodology for a detailed investigation of quantized friction in ionic liquids [J]. Physical Chemistry Chemical Physics, 2020, 22(2): 455-66.</w:t>
      </w:r>
    </w:p>
    <w:p w14:paraId="171D89F8" w14:textId="77777777" w:rsidR="006617A9" w:rsidRPr="006617A9" w:rsidRDefault="006617A9" w:rsidP="006617A9">
      <w:pPr>
        <w:pStyle w:val="EndNoteBibliography"/>
        <w:ind w:left="40" w:firstLine="560"/>
      </w:pPr>
      <w:r w:rsidRPr="006617A9">
        <w:tab/>
        <w:t>[29]</w:t>
      </w:r>
      <w:r w:rsidRPr="006617A9">
        <w:tab/>
        <w:t>SMITH A M, LOVELOCK K R J, PERKIN S. Monolayer and bilayer structures in ionic liquids and their mixtures confined to nano-films [J]. Faraday Discussions, 2013, 167.</w:t>
      </w:r>
    </w:p>
    <w:p w14:paraId="6342ABC9" w14:textId="77777777" w:rsidR="006617A9" w:rsidRPr="006617A9" w:rsidRDefault="006617A9" w:rsidP="006617A9">
      <w:pPr>
        <w:pStyle w:val="EndNoteBibliography"/>
        <w:ind w:left="40" w:firstLine="560"/>
      </w:pPr>
      <w:r w:rsidRPr="006617A9">
        <w:tab/>
        <w:t>[30]</w:t>
      </w:r>
      <w:r w:rsidRPr="006617A9">
        <w:tab/>
        <w:t>AN R, ZHOU G, ZHU Y, et al. Friction of Ionic Liquid–Glycol Ether Mixtures at Titanium Interfaces: Negative Load Dependence [J]. Advanced Materials Interfaces, 2018, 5(14).</w:t>
      </w:r>
    </w:p>
    <w:p w14:paraId="0FC51CCF" w14:textId="77777777" w:rsidR="006617A9" w:rsidRPr="006617A9" w:rsidRDefault="006617A9" w:rsidP="006617A9">
      <w:pPr>
        <w:pStyle w:val="EndNoteBibliography"/>
        <w:ind w:left="40" w:firstLine="560"/>
      </w:pPr>
      <w:r w:rsidRPr="006617A9">
        <w:tab/>
        <w:t>[31]</w:t>
      </w:r>
      <w:r w:rsidRPr="006617A9">
        <w:tab/>
        <w:t>DONATO M T, COLAçO R, BRANCO L C, et al. Molecular Interactions between Ionic Liquid Lubricants and Silica Surfaces: An MD Simulation Study [J]. The Journal of Physical Chemistry B, 2024, 128(10): 2559-68.</w:t>
      </w:r>
    </w:p>
    <w:p w14:paraId="17EEDC10" w14:textId="77777777" w:rsidR="006617A9" w:rsidRPr="006617A9" w:rsidRDefault="006617A9" w:rsidP="006617A9">
      <w:pPr>
        <w:pStyle w:val="EndNoteBibliography"/>
        <w:ind w:left="40" w:firstLine="560"/>
      </w:pPr>
      <w:r w:rsidRPr="006617A9">
        <w:tab/>
        <w:t>[32]</w:t>
      </w:r>
      <w:r w:rsidRPr="006617A9">
        <w:tab/>
        <w:t>WU M, DAI Z, ZHANG F, et al. Probing dynamics and ion structuring of imidazolium ionic liquid confined at charged graphene surfaces using graphene colloid probe AFM [J]. Friction, 2025, 13(6).</w:t>
      </w:r>
    </w:p>
    <w:p w14:paraId="417D0164" w14:textId="77777777" w:rsidR="006617A9" w:rsidRPr="006617A9" w:rsidRDefault="006617A9" w:rsidP="006617A9">
      <w:pPr>
        <w:pStyle w:val="EndNoteBibliography"/>
        <w:ind w:left="40" w:firstLine="560"/>
      </w:pPr>
      <w:r w:rsidRPr="006617A9">
        <w:tab/>
        <w:t>[33]</w:t>
      </w:r>
      <w:r w:rsidRPr="006617A9">
        <w:tab/>
        <w:t>WANG Y-L, LI B, SARMAN S, et al. Microstructural and Dynamical Heterogeneities in Ionic Liquids [J]. Chemical Reviews, 2020, 120(13): 5798-877.</w:t>
      </w:r>
    </w:p>
    <w:p w14:paraId="73AB4047" w14:textId="77777777" w:rsidR="006617A9" w:rsidRPr="006617A9" w:rsidRDefault="006617A9" w:rsidP="006617A9">
      <w:pPr>
        <w:pStyle w:val="EndNoteBibliography"/>
        <w:ind w:left="40" w:firstLine="560"/>
      </w:pPr>
      <w:r w:rsidRPr="006617A9">
        <w:tab/>
        <w:t>[34]</w:t>
      </w:r>
      <w:r w:rsidRPr="006617A9">
        <w:tab/>
        <w:t>SON C Y, MCDANIEL J G, SCHMIDT J R, et al. First-Principles United Atom Force Field for the Ionic Liquid BMIM+BF4–: An Alternative to Charge Scaling [J]. The Journal of Physical Chemistry B, 2016, 120(14): 3560-8.</w:t>
      </w:r>
    </w:p>
    <w:p w14:paraId="0BCDD3AA" w14:textId="77777777" w:rsidR="006617A9" w:rsidRPr="006617A9" w:rsidRDefault="006617A9" w:rsidP="006617A9">
      <w:pPr>
        <w:pStyle w:val="EndNoteBibliography"/>
        <w:ind w:left="40" w:firstLine="560"/>
      </w:pPr>
      <w:r w:rsidRPr="006617A9">
        <w:tab/>
        <w:t>[35]</w:t>
      </w:r>
      <w:r w:rsidRPr="006617A9">
        <w:tab/>
        <w:t>FAJARDO O Y, DI LECCE S, BRESME F. Molecular dynamics simulation of imidazolium CnMIM-BF4 ionic liquids using a coarse grained force-field [J]. Physical Chemistry Chemical Physics, 2020, 22(3): 1682-92.</w:t>
      </w:r>
    </w:p>
    <w:p w14:paraId="723DDB93" w14:textId="77777777" w:rsidR="006617A9" w:rsidRPr="006617A9" w:rsidRDefault="006617A9" w:rsidP="006617A9">
      <w:pPr>
        <w:pStyle w:val="EndNoteBibliography"/>
        <w:ind w:left="40" w:firstLine="560"/>
      </w:pPr>
      <w:r w:rsidRPr="006617A9">
        <w:tab/>
        <w:t>[36]</w:t>
      </w:r>
      <w:r w:rsidRPr="006617A9">
        <w:tab/>
        <w:t>MORADZADEH A, MOTEVASELIAN M H, MASHAYAK S Y, et al. Coarse-Grained Force Field for Imidazolium-Based Ionic Liquids [J]. Journal of Chemical Theory and Computation, 2018, 14(6): 3252-61.</w:t>
      </w:r>
    </w:p>
    <w:p w14:paraId="4A1D86CB" w14:textId="77777777" w:rsidR="006617A9" w:rsidRPr="006617A9" w:rsidRDefault="006617A9" w:rsidP="006617A9">
      <w:pPr>
        <w:pStyle w:val="EndNoteBibliography"/>
        <w:ind w:left="40" w:firstLine="560"/>
      </w:pPr>
      <w:r w:rsidRPr="006617A9">
        <w:tab/>
        <w:t>[37]</w:t>
      </w:r>
      <w:r w:rsidRPr="006617A9">
        <w:tab/>
        <w:t>WANG X, GAO Q, LI L, et al. Quantifying and Decoupling Molecular Interactions of Ionic Liquids with Gold Electrodes [J]. Langmuir, 2024, 40(23): 12017-26.</w:t>
      </w:r>
    </w:p>
    <w:p w14:paraId="69C90544" w14:textId="77777777" w:rsidR="006617A9" w:rsidRPr="006617A9" w:rsidRDefault="006617A9" w:rsidP="006617A9">
      <w:pPr>
        <w:pStyle w:val="EndNoteBibliography"/>
        <w:ind w:left="40" w:firstLine="560"/>
      </w:pPr>
      <w:r w:rsidRPr="006617A9">
        <w:tab/>
        <w:t>[38]</w:t>
      </w:r>
      <w:r w:rsidRPr="006617A9">
        <w:tab/>
        <w:t xml:space="preserve">WEI Y, DAI Z, DONG Y, et al. Molecular interactions of ionic liquids with SiO2 surfaces determined from colloid probe atomic force microscopy [J]. Physical Chemistry Chemical Physics, 2022, </w:t>
      </w:r>
      <w:r w:rsidRPr="006617A9">
        <w:lastRenderedPageBreak/>
        <w:t>24(21): 12808-15.</w:t>
      </w:r>
    </w:p>
    <w:p w14:paraId="5FDBF4A4" w14:textId="77777777" w:rsidR="006617A9" w:rsidRPr="006617A9" w:rsidRDefault="006617A9" w:rsidP="006617A9">
      <w:pPr>
        <w:pStyle w:val="EndNoteBibliography"/>
        <w:ind w:left="40" w:firstLine="560"/>
      </w:pPr>
      <w:r w:rsidRPr="006617A9">
        <w:tab/>
        <w:t>[39]</w:t>
      </w:r>
      <w:r w:rsidRPr="006617A9">
        <w:tab/>
        <w:t>WEI Y, DONG Y, JI X, et al. Detailing molecular interactions of ionic liquids with charged SiO2 surfaces: A systematic AFM study [J]. Journal of Molecular Liquids, 2022, 350.</w:t>
      </w:r>
    </w:p>
    <w:p w14:paraId="144529D9" w14:textId="77777777" w:rsidR="006617A9" w:rsidRPr="006617A9" w:rsidRDefault="006617A9" w:rsidP="006617A9">
      <w:pPr>
        <w:pStyle w:val="EndNoteBibliography"/>
        <w:ind w:left="40" w:firstLine="560"/>
      </w:pPr>
      <w:r w:rsidRPr="006617A9">
        <w:tab/>
        <w:t>[40]</w:t>
      </w:r>
      <w:r w:rsidRPr="006617A9">
        <w:tab/>
        <w:t>COMTET J, NIGUèS A, KAISER V, et al. Nanoscale capillary freezing of ionic liquids confined between metallic interfaces and the role of electronic screening [J]. Nature Materials, 2017, 16(6): 634-9.</w:t>
      </w:r>
    </w:p>
    <w:p w14:paraId="3C631D62" w14:textId="77777777" w:rsidR="006617A9" w:rsidRPr="006617A9" w:rsidRDefault="006617A9" w:rsidP="006617A9">
      <w:pPr>
        <w:pStyle w:val="EndNoteBibliography"/>
        <w:ind w:left="40" w:firstLine="560"/>
      </w:pPr>
      <w:r w:rsidRPr="006617A9">
        <w:tab/>
        <w:t>[41]</w:t>
      </w:r>
      <w:r w:rsidRPr="006617A9">
        <w:tab/>
        <w:t>MAO X, BROWN P, ČERVINKA C, et al. Self-assembled nanostructures in ionic liquids facilitate charge storage at electrified interfaces [J]. Nature Materials, 2019, 18(12): 1350-7.</w:t>
      </w:r>
    </w:p>
    <w:p w14:paraId="416B113E" w14:textId="77777777" w:rsidR="006617A9" w:rsidRPr="006617A9" w:rsidRDefault="006617A9" w:rsidP="006617A9">
      <w:pPr>
        <w:pStyle w:val="EndNoteBibliography"/>
        <w:ind w:left="40" w:firstLine="560"/>
      </w:pPr>
      <w:r w:rsidRPr="006617A9">
        <w:tab/>
        <w:t>[42]</w:t>
      </w:r>
      <w:r w:rsidRPr="006617A9">
        <w:tab/>
        <w:t>SHEEHAN A, JURADO L A, RAMAKRISHNA S N, et al. Layering of ionic liquids on rough surfaces [J]. Nanoscale, 2016, 8(7): 4094-106.</w:t>
      </w:r>
    </w:p>
    <w:p w14:paraId="43814CCB" w14:textId="77777777" w:rsidR="006617A9" w:rsidRPr="006617A9" w:rsidRDefault="006617A9" w:rsidP="006617A9">
      <w:pPr>
        <w:pStyle w:val="EndNoteBibliography"/>
        <w:ind w:left="40" w:firstLine="560"/>
      </w:pPr>
      <w:r w:rsidRPr="006617A9">
        <w:tab/>
        <w:t>[43]</w:t>
      </w:r>
      <w:r w:rsidRPr="006617A9">
        <w:tab/>
        <w:t>CAPOZZA R, VANOSSI A, BENASSI A, et al. Squeezout phenomena and boundary layer formation of a model ionic liquid under confinement and charging [J]. The Journal of Chemical Physics, 2015, 142(6).</w:t>
      </w:r>
    </w:p>
    <w:p w14:paraId="526BD658" w14:textId="77777777" w:rsidR="006617A9" w:rsidRPr="006617A9" w:rsidRDefault="006617A9" w:rsidP="006617A9">
      <w:pPr>
        <w:pStyle w:val="EndNoteBibliography"/>
        <w:ind w:left="40" w:firstLine="560"/>
      </w:pPr>
      <w:r w:rsidRPr="006617A9">
        <w:tab/>
        <w:t>[44]</w:t>
      </w:r>
      <w:r w:rsidRPr="006617A9">
        <w:tab/>
        <w:t>HJALMARSSON N, ATKIN R, RUTLAND M W. Is the boundary layer of an ionic liquid equally lubricating at higher temperature? [J]. Physical Chemistry Chemical Physics, 2016, 18(13): 9232-9.</w:t>
      </w:r>
    </w:p>
    <w:p w14:paraId="0E0ADC91" w14:textId="77777777" w:rsidR="006617A9" w:rsidRPr="006617A9" w:rsidRDefault="006617A9" w:rsidP="006617A9">
      <w:pPr>
        <w:pStyle w:val="EndNoteBibliography"/>
        <w:ind w:left="40" w:firstLine="560"/>
      </w:pPr>
      <w:r w:rsidRPr="006617A9">
        <w:tab/>
        <w:t>[45]</w:t>
      </w:r>
      <w:r w:rsidRPr="006617A9">
        <w:tab/>
        <w:t>BURRELL G L, DUNLOP N F, SEPAROVIC F. Non-Newtonian viscous shear thinning in ionic liquids [J]. Soft Matter, 2010, 6(9).</w:t>
      </w:r>
    </w:p>
    <w:p w14:paraId="51BC5E0C" w14:textId="77777777" w:rsidR="006617A9" w:rsidRPr="006617A9" w:rsidRDefault="006617A9" w:rsidP="006617A9">
      <w:pPr>
        <w:pStyle w:val="EndNoteBibliography"/>
        <w:ind w:left="40" w:firstLine="560"/>
      </w:pPr>
      <w:r w:rsidRPr="006617A9">
        <w:tab/>
        <w:t>[46]</w:t>
      </w:r>
      <w:r w:rsidRPr="006617A9">
        <w:tab/>
        <w:t>FEDOROV M V, KORNYSHEV A A. Ionic Liquids at Electrified Interfaces [J]. Chemical Reviews, 2014, 114(5): 2978-3036.</w:t>
      </w:r>
    </w:p>
    <w:p w14:paraId="4270D51D" w14:textId="77777777" w:rsidR="006617A9" w:rsidRPr="006617A9" w:rsidRDefault="006617A9" w:rsidP="006617A9">
      <w:pPr>
        <w:pStyle w:val="EndNoteBibliography"/>
        <w:ind w:left="40" w:firstLine="560"/>
      </w:pPr>
      <w:r w:rsidRPr="006617A9">
        <w:tab/>
        <w:t>[47]</w:t>
      </w:r>
      <w:r w:rsidRPr="006617A9">
        <w:tab/>
        <w:t>HAYES R, WARR G G, ATKIN R. Structure and Nanostructure in Ionic Liquids [J]. Chemical Reviews, 2015, 115(13): 6357-426.</w:t>
      </w:r>
    </w:p>
    <w:p w14:paraId="7DACA2CE" w14:textId="77777777" w:rsidR="006617A9" w:rsidRPr="006617A9" w:rsidRDefault="006617A9" w:rsidP="006617A9">
      <w:pPr>
        <w:pStyle w:val="EndNoteBibliography"/>
        <w:ind w:left="40" w:firstLine="560"/>
      </w:pPr>
      <w:r w:rsidRPr="006617A9">
        <w:tab/>
        <w:t>[48]</w:t>
      </w:r>
      <w:r w:rsidRPr="006617A9">
        <w:tab/>
        <w:t>COOPER P K, WEAR C J, LI H, et al. Ionic Liquid Lubrication of Stainless Steel: Friction is Inversely Correlated with Interfacial Liquid Nanostructure [J]. ACS Sustainable Chemistry &amp; Engineering, 2017, 5(12): 11737-43.</w:t>
      </w:r>
    </w:p>
    <w:p w14:paraId="62EEC0E7" w14:textId="77777777" w:rsidR="006617A9" w:rsidRPr="006617A9" w:rsidRDefault="006617A9" w:rsidP="006617A9">
      <w:pPr>
        <w:pStyle w:val="EndNoteBibliography"/>
        <w:ind w:left="40" w:firstLine="560"/>
      </w:pPr>
      <w:r w:rsidRPr="006617A9">
        <w:tab/>
        <w:t>[49]</w:t>
      </w:r>
      <w:r w:rsidRPr="006617A9">
        <w:tab/>
        <w:t>LI H. Ionic liquid lubrication: influence of ion structure, surface potential and sliding velocity [J].</w:t>
      </w:r>
    </w:p>
    <w:p w14:paraId="7C6B58B9" w14:textId="77777777" w:rsidR="006617A9" w:rsidRPr="006617A9" w:rsidRDefault="006617A9" w:rsidP="006617A9">
      <w:pPr>
        <w:pStyle w:val="EndNoteBibliography"/>
        <w:ind w:left="40" w:firstLine="560"/>
      </w:pPr>
      <w:r w:rsidRPr="006617A9">
        <w:tab/>
        <w:t>[50]</w:t>
      </w:r>
      <w:r w:rsidRPr="006617A9">
        <w:tab/>
        <w:t>LI H, COOPER P K, SOMERS A E, et al. Ionic Liquid Adsorption and Nanotribology at the Silica–Oil Interface: Hundred-Fold Dilution in Oil Lubricates as Effectively as the Pure Ionic Liquid [J]. The Journal of Physical Chemistry Letters, 2014, 5(23): 4095-9.</w:t>
      </w:r>
    </w:p>
    <w:p w14:paraId="3D37A63F" w14:textId="77777777" w:rsidR="006617A9" w:rsidRPr="006617A9" w:rsidRDefault="006617A9" w:rsidP="006617A9">
      <w:pPr>
        <w:pStyle w:val="EndNoteBibliography"/>
        <w:ind w:left="40" w:firstLine="560"/>
      </w:pPr>
      <w:r w:rsidRPr="006617A9">
        <w:tab/>
        <w:t>[51]</w:t>
      </w:r>
      <w:r w:rsidRPr="006617A9">
        <w:tab/>
        <w:t>QIU X, LU L, QU Z, et al. Probing the nanofriction of non-halogenated phosphonium-based ionic liquid additives in glycol ether oil on titanium surface [J]. Friction, 2021, 10(2): 268-81.</w:t>
      </w:r>
    </w:p>
    <w:p w14:paraId="1AF18E3D" w14:textId="77777777" w:rsidR="006617A9" w:rsidRPr="006617A9" w:rsidRDefault="006617A9" w:rsidP="006617A9">
      <w:pPr>
        <w:pStyle w:val="EndNoteBibliography"/>
        <w:ind w:left="40" w:firstLine="560"/>
      </w:pPr>
      <w:r w:rsidRPr="006617A9">
        <w:tab/>
        <w:t>[52]</w:t>
      </w:r>
      <w:r w:rsidRPr="006617A9">
        <w:tab/>
        <w:t>NALAM P C, SHEEHAN A, HAN M, et al. Effects of Nanoscale Roughness on the Lubricious Behavior of an Ionic Liquid [J]. Advanced Materials Interfaces, 2020, 7(17).</w:t>
      </w:r>
    </w:p>
    <w:p w14:paraId="3FEA7B59" w14:textId="77777777" w:rsidR="006617A9" w:rsidRPr="006617A9" w:rsidRDefault="006617A9" w:rsidP="006617A9">
      <w:pPr>
        <w:pStyle w:val="EndNoteBibliography"/>
        <w:ind w:left="40" w:firstLine="560"/>
      </w:pPr>
      <w:r w:rsidRPr="006617A9">
        <w:tab/>
        <w:t>[53]</w:t>
      </w:r>
      <w:r w:rsidRPr="006617A9">
        <w:tab/>
        <w:t>AN R, WEI Y, QIU X, et al. Ionic liquids on uncharged and charged surfaces: In situ microstructures and nanofriction [J]. Friction, 2022, 10(11): 1893-912.</w:t>
      </w:r>
    </w:p>
    <w:p w14:paraId="218AE039" w14:textId="77777777" w:rsidR="006617A9" w:rsidRPr="006617A9" w:rsidRDefault="006617A9" w:rsidP="006617A9">
      <w:pPr>
        <w:pStyle w:val="EndNoteBibliography"/>
        <w:ind w:left="40" w:firstLine="560"/>
      </w:pPr>
      <w:r w:rsidRPr="006617A9">
        <w:tab/>
        <w:t>[54]</w:t>
      </w:r>
      <w:r w:rsidRPr="006617A9">
        <w:tab/>
        <w:t>DI LECCE S, KORNYSHEV A A, URBAKH M, et al. Structural effects in nanotribology of nanoscale films of ionic liquids confined between metallic surfaces [J]. Physical Chemistry Chemical Physics, 2021, 23(38): 22174-83.</w:t>
      </w:r>
    </w:p>
    <w:p w14:paraId="67C8AAD8" w14:textId="77777777" w:rsidR="006617A9" w:rsidRPr="006617A9" w:rsidRDefault="006617A9" w:rsidP="006617A9">
      <w:pPr>
        <w:pStyle w:val="EndNoteBibliography"/>
        <w:ind w:left="40" w:firstLine="560"/>
      </w:pPr>
      <w:r w:rsidRPr="006617A9">
        <w:tab/>
        <w:t>[55]</w:t>
      </w:r>
      <w:r w:rsidRPr="006617A9">
        <w:tab/>
        <w:t>PEREZ-MARTINEZ C S, PERKIN S. Interfacial Structure and Boundary Lubrication of a Dicationic Ionic Liquid [J]. Langmuir, 2019, 35(48): 15444-50.</w:t>
      </w:r>
    </w:p>
    <w:p w14:paraId="184F0CE5" w14:textId="77777777" w:rsidR="006617A9" w:rsidRPr="006617A9" w:rsidRDefault="006617A9" w:rsidP="006617A9">
      <w:pPr>
        <w:pStyle w:val="EndNoteBibliography"/>
        <w:ind w:left="40" w:firstLine="560"/>
      </w:pPr>
      <w:r w:rsidRPr="006617A9">
        <w:tab/>
        <w:t>[56]</w:t>
      </w:r>
      <w:r w:rsidRPr="006617A9">
        <w:tab/>
        <w:t xml:space="preserve">LU Y, WANG Y, HUO F, et al. Ultralow Friction and High Robustness of Monolayer Ionic Liquids [J]. ACS Nano, 2022, 16(10): </w:t>
      </w:r>
      <w:r w:rsidRPr="006617A9">
        <w:lastRenderedPageBreak/>
        <w:t>16471-80.</w:t>
      </w:r>
    </w:p>
    <w:p w14:paraId="2BAE5A4D" w14:textId="77777777" w:rsidR="006617A9" w:rsidRPr="006617A9" w:rsidRDefault="006617A9" w:rsidP="006617A9">
      <w:pPr>
        <w:pStyle w:val="EndNoteBibliography"/>
        <w:ind w:left="40" w:firstLine="560"/>
      </w:pPr>
      <w:r w:rsidRPr="006617A9">
        <w:tab/>
        <w:t>[57]</w:t>
      </w:r>
      <w:r w:rsidRPr="006617A9">
        <w:tab/>
        <w:t>FUTAMURA R, IIYAMA T, TAKASAKI Y, et al. Partial breaking of the Coulombic ordering of ionic liquids confined in carbon nanopores [J]. Nature Materials, 2017, 16(12): 1225-32.</w:t>
      </w:r>
    </w:p>
    <w:p w14:paraId="5ACAFCC9" w14:textId="77777777" w:rsidR="006617A9" w:rsidRPr="006617A9" w:rsidRDefault="006617A9" w:rsidP="006617A9">
      <w:pPr>
        <w:pStyle w:val="EndNoteBibliography"/>
        <w:ind w:left="40" w:firstLine="560"/>
      </w:pPr>
      <w:r w:rsidRPr="006617A9">
        <w:tab/>
        <w:t>[58]</w:t>
      </w:r>
      <w:r w:rsidRPr="006617A9">
        <w:tab/>
        <w:t>SUN T, LU Y, LU J, et al. Water-Controlled Structural Transition and Charge Transfer of Interfacial Ionic Liquids [J]. The Journal of Physical Chemistry Letters, 2022, 13(31): 7113-20.</w:t>
      </w:r>
    </w:p>
    <w:p w14:paraId="3850896E" w14:textId="77777777" w:rsidR="006617A9" w:rsidRPr="006617A9" w:rsidRDefault="006617A9" w:rsidP="006617A9">
      <w:pPr>
        <w:pStyle w:val="EndNoteBibliography"/>
        <w:ind w:left="40" w:firstLine="560"/>
      </w:pPr>
      <w:r w:rsidRPr="006617A9">
        <w:tab/>
        <w:t>[59]</w:t>
      </w:r>
      <w:r w:rsidRPr="006617A9">
        <w:tab/>
        <w:t>KOUTSOUKOS S, PHILIPPI F, MALARET F, et al. A review on machine learning algorithms for the ionic liquid chemical space [J]. Chemical Science, 2021, 12(20): 6820-43.</w:t>
      </w:r>
    </w:p>
    <w:p w14:paraId="04B515B5" w14:textId="77777777" w:rsidR="006617A9" w:rsidRPr="006617A9" w:rsidRDefault="006617A9" w:rsidP="006617A9">
      <w:pPr>
        <w:pStyle w:val="EndNoteBibliography"/>
        <w:ind w:left="40" w:firstLine="560"/>
      </w:pPr>
      <w:r w:rsidRPr="006617A9">
        <w:tab/>
        <w:t>[60]</w:t>
      </w:r>
      <w:r w:rsidRPr="006617A9">
        <w:tab/>
        <w:t>SHAO Y, WANG Z, WANG L, et al. Machine learning-based structure—property modeling for ionic liquids design and screening: A state-of-the-art review [J]. Frontiers in Energy, 2025.</w:t>
      </w:r>
    </w:p>
    <w:p w14:paraId="320E84F1" w14:textId="77777777" w:rsidR="006617A9" w:rsidRPr="006617A9" w:rsidRDefault="006617A9" w:rsidP="006617A9">
      <w:pPr>
        <w:pStyle w:val="EndNoteBibliography"/>
        <w:ind w:left="40" w:firstLine="560"/>
      </w:pPr>
      <w:r w:rsidRPr="006617A9">
        <w:tab/>
        <w:t>[61]</w:t>
      </w:r>
      <w:r w:rsidRPr="006617A9">
        <w:tab/>
        <w:t>MOHAN M, JETTI K D, GUGGILAM S, et al. High-Throughput Screening and Accurate Prediction of Ionic Liquid Viscosities Using Interpretable Machine Learning [J]. ACS Sustainable Chemistry &amp; Engineering, 2024, 12(18): 7040-54.</w:t>
      </w:r>
    </w:p>
    <w:p w14:paraId="720ED043" w14:textId="77777777" w:rsidR="006617A9" w:rsidRPr="006617A9" w:rsidRDefault="006617A9" w:rsidP="006617A9">
      <w:pPr>
        <w:pStyle w:val="EndNoteBibliography"/>
        <w:ind w:left="40" w:firstLine="560"/>
      </w:pPr>
      <w:r w:rsidRPr="006617A9">
        <w:tab/>
        <w:t>[62]</w:t>
      </w:r>
      <w:r w:rsidRPr="006617A9">
        <w:tab/>
        <w:t>RACKI A, PADUSZYŃSKI K. Recent Advances in the Modeling of Ionic Liquids Using Artificial Neural Networks [J]. Journal of Chemical Information and Modeling, 2025, 65(7): 3161-75.</w:t>
      </w:r>
    </w:p>
    <w:p w14:paraId="3D589BD1" w14:textId="77777777" w:rsidR="006617A9" w:rsidRPr="006617A9" w:rsidRDefault="006617A9" w:rsidP="006617A9">
      <w:pPr>
        <w:pStyle w:val="EndNoteBibliography"/>
        <w:ind w:left="40" w:firstLine="560"/>
      </w:pPr>
      <w:r w:rsidRPr="006617A9">
        <w:tab/>
        <w:t>[63]</w:t>
      </w:r>
      <w:r w:rsidRPr="006617A9">
        <w:tab/>
        <w:t>DHAKAL P, SHAH J K. A generalized machine learning model for predicting ionic conductivity of ionic liquids [J]. Molecular Systems Design &amp; Engineering, 2022, 7(10): 1344-53.</w:t>
      </w:r>
    </w:p>
    <w:p w14:paraId="0B5E75F9" w14:textId="77777777" w:rsidR="006617A9" w:rsidRPr="006617A9" w:rsidRDefault="006617A9" w:rsidP="006617A9">
      <w:pPr>
        <w:pStyle w:val="EndNoteBibliography"/>
        <w:ind w:left="40" w:firstLine="560"/>
      </w:pPr>
      <w:r w:rsidRPr="006617A9">
        <w:tab/>
        <w:t>[64]</w:t>
      </w:r>
      <w:r w:rsidRPr="006617A9">
        <w:tab/>
        <w:t>SONG C, WANG C, FANG F, et al. Large-Scale Screening for High Conductivity Ionic Liquids via Machine Learning Algorithm Utilizing Graph Neural Network-Based Features [J]. Journal of Chemical &amp; Engineering Data, 2024, 69(12): 4310-9.</w:t>
      </w:r>
    </w:p>
    <w:p w14:paraId="41E08B27" w14:textId="77777777" w:rsidR="006617A9" w:rsidRPr="006617A9" w:rsidRDefault="006617A9" w:rsidP="006617A9">
      <w:pPr>
        <w:pStyle w:val="EndNoteBibliography"/>
        <w:ind w:left="40" w:firstLine="560"/>
      </w:pPr>
      <w:r w:rsidRPr="006617A9">
        <w:tab/>
        <w:t>[65]</w:t>
      </w:r>
      <w:r w:rsidRPr="006617A9">
        <w:tab/>
        <w:t>GOODWIN Z A H, WENNY M B, YANG J H, et al. Transferability and Accuracy of Ionic Liquid Simulations with Equivariant Machine Learning Interatomic Potentials [J]. The Journal of Physical Chemistry Letters, 2024, 15(30): 7539-47.</w:t>
      </w:r>
    </w:p>
    <w:p w14:paraId="5E472BC3" w14:textId="77777777" w:rsidR="006617A9" w:rsidRPr="006617A9" w:rsidRDefault="006617A9" w:rsidP="006617A9">
      <w:pPr>
        <w:pStyle w:val="EndNoteBibliography"/>
        <w:ind w:left="40" w:firstLine="560"/>
      </w:pPr>
      <w:r w:rsidRPr="006617A9">
        <w:tab/>
        <w:t>[66]</w:t>
      </w:r>
      <w:r w:rsidRPr="006617A9">
        <w:tab/>
        <w:t>BUTLER K T, DAVIES D W, CARTWRIGHT H, et al. Machine learning for molecular and materials science [J]. Nature, 2018, 559(7715): 547-55.</w:t>
      </w:r>
    </w:p>
    <w:p w14:paraId="6B66B473" w14:textId="77777777" w:rsidR="006617A9" w:rsidRPr="006617A9" w:rsidRDefault="006617A9" w:rsidP="006617A9">
      <w:pPr>
        <w:pStyle w:val="EndNoteBibliography"/>
        <w:ind w:left="40" w:firstLine="560"/>
      </w:pPr>
      <w:r w:rsidRPr="006617A9">
        <w:tab/>
        <w:t>[67]</w:t>
      </w:r>
      <w:r w:rsidRPr="006617A9">
        <w:tab/>
        <w:t>LIU Y, ZHAO T, JU W, et al. Materials discovery and design using machine learning [J]. Journal of Materiomics, 2017, 3(3): 159-77.</w:t>
      </w:r>
    </w:p>
    <w:p w14:paraId="5E258D19" w14:textId="77777777" w:rsidR="006617A9" w:rsidRPr="006617A9" w:rsidRDefault="006617A9" w:rsidP="006617A9">
      <w:pPr>
        <w:pStyle w:val="EndNoteBibliography"/>
        <w:ind w:left="40" w:firstLine="560"/>
      </w:pPr>
      <w:r w:rsidRPr="006617A9">
        <w:tab/>
        <w:t>[68]</w:t>
      </w:r>
      <w:r w:rsidRPr="006617A9">
        <w:tab/>
        <w:t>BECKNER W, MAO C M, PFAENDTNER J. Statistical models are able to predict ionic liquid viscosity across a wide range of chemical functionalities and experimental conditions [J]. Molecular Systems Design &amp; Engineering, 2018, 3(1): 253-63.</w:t>
      </w:r>
    </w:p>
    <w:p w14:paraId="61A2D285" w14:textId="77777777" w:rsidR="006617A9" w:rsidRPr="006617A9" w:rsidRDefault="006617A9" w:rsidP="006617A9">
      <w:pPr>
        <w:pStyle w:val="EndNoteBibliography"/>
        <w:ind w:left="40" w:firstLine="560"/>
      </w:pPr>
      <w:r w:rsidRPr="006617A9">
        <w:tab/>
        <w:t>[69]</w:t>
      </w:r>
      <w:r w:rsidRPr="006617A9">
        <w:tab/>
        <w:t>CHEN Y, PENG B, KONTOGEORGIS G M, et al. Machine learning for the prediction of viscosity of ionic liquid–water mixtures [J]. Journal of Molecular Liquids, 2022, 350.</w:t>
      </w:r>
    </w:p>
    <w:p w14:paraId="3E731B5F" w14:textId="77777777" w:rsidR="006617A9" w:rsidRPr="006617A9" w:rsidRDefault="006617A9" w:rsidP="006617A9">
      <w:pPr>
        <w:pStyle w:val="EndNoteBibliography"/>
        <w:ind w:left="40" w:firstLine="560"/>
      </w:pPr>
      <w:r w:rsidRPr="006617A9">
        <w:tab/>
        <w:t>[70]</w:t>
      </w:r>
      <w:r w:rsidRPr="006617A9">
        <w:tab/>
        <w:t>KIANI S, HADAVIMOGHADDAM F, ATASHROUZ S, et al. Modeling of ionic liquids viscosity via advanced white-box machine learning [J]. Scientific Reports, 2024, 14(1).</w:t>
      </w:r>
    </w:p>
    <w:p w14:paraId="60EDEA4B" w14:textId="77777777" w:rsidR="006617A9" w:rsidRPr="006617A9" w:rsidRDefault="006617A9" w:rsidP="006617A9">
      <w:pPr>
        <w:pStyle w:val="EndNoteBibliography"/>
        <w:ind w:left="40" w:firstLine="560"/>
      </w:pPr>
      <w:r w:rsidRPr="006617A9">
        <w:tab/>
        <w:t>[71]</w:t>
      </w:r>
      <w:r w:rsidRPr="006617A9">
        <w:tab/>
        <w:t>ACAR Z, NGUYEN P, LAU K C. Machine-Learning Model Prediction of Ionic Liquids Melting Points [J]. Applied Sciences, 2022, 12(5).</w:t>
      </w:r>
    </w:p>
    <w:p w14:paraId="224236D5" w14:textId="77777777" w:rsidR="006617A9" w:rsidRPr="006617A9" w:rsidRDefault="006617A9" w:rsidP="006617A9">
      <w:pPr>
        <w:pStyle w:val="EndNoteBibliography"/>
        <w:ind w:left="40" w:firstLine="560"/>
      </w:pPr>
      <w:r w:rsidRPr="006617A9">
        <w:tab/>
        <w:t>[72]</w:t>
      </w:r>
      <w:r w:rsidRPr="006617A9">
        <w:tab/>
        <w:t>GUGULOTHU N, MOHAN M, MARLAND M R, et al. Deep Learning Approaches for Predicting the Surface Tension of Ionic Liquids [J]. Journal of Chemical Information and Modeling, 2025, 65(12): 5856-67.</w:t>
      </w:r>
    </w:p>
    <w:p w14:paraId="613E5F52" w14:textId="77777777" w:rsidR="006617A9" w:rsidRPr="006617A9" w:rsidRDefault="006617A9" w:rsidP="006617A9">
      <w:pPr>
        <w:pStyle w:val="EndNoteBibliography"/>
        <w:ind w:left="40" w:firstLine="560"/>
      </w:pPr>
      <w:r w:rsidRPr="006617A9">
        <w:tab/>
        <w:t>[73]</w:t>
      </w:r>
      <w:r w:rsidRPr="006617A9">
        <w:tab/>
        <w:t>BAWAZEER S. Advanced hybrid machine learning based modeling for prediction of properties of ionic liquids at different temperatures [J]. Scientific Reports, 2025, 15(1).</w:t>
      </w:r>
    </w:p>
    <w:p w14:paraId="30DBB3BE" w14:textId="77777777" w:rsidR="006617A9" w:rsidRPr="006617A9" w:rsidRDefault="006617A9" w:rsidP="006617A9">
      <w:pPr>
        <w:pStyle w:val="EndNoteBibliography"/>
        <w:ind w:left="40" w:firstLine="560"/>
      </w:pPr>
      <w:r w:rsidRPr="006617A9">
        <w:tab/>
        <w:t>[74]</w:t>
      </w:r>
      <w:r w:rsidRPr="006617A9">
        <w:tab/>
        <w:t xml:space="preserve">SHEIKHSHOAEI A H, SANATI A, KHOSHSIMA A. </w:t>
      </w:r>
      <w:r w:rsidRPr="006617A9">
        <w:lastRenderedPageBreak/>
        <w:t>Deep learning models to predict CO2 solubility in imidazolium-based ionic liquids [J]. Scientific Reports, 2025, 15(1).</w:t>
      </w:r>
    </w:p>
    <w:p w14:paraId="778B4986" w14:textId="77777777" w:rsidR="006617A9" w:rsidRPr="006617A9" w:rsidRDefault="006617A9" w:rsidP="006617A9">
      <w:pPr>
        <w:pStyle w:val="EndNoteBibliography"/>
        <w:ind w:left="40" w:firstLine="560"/>
      </w:pPr>
      <w:r w:rsidRPr="006617A9">
        <w:tab/>
        <w:t>[75]</w:t>
      </w:r>
      <w:r w:rsidRPr="006617A9">
        <w:tab/>
        <w:t>QIN H, WANG K, MA X, et al. Predicting the solubility of CO2 and N2 in ionic liquids based on COSMO-RS and machine learning [J]. Frontiers in Chemistry, 2024, 12.</w:t>
      </w:r>
    </w:p>
    <w:p w14:paraId="3590A127" w14:textId="77777777" w:rsidR="006617A9" w:rsidRPr="006617A9" w:rsidRDefault="006617A9" w:rsidP="006617A9">
      <w:pPr>
        <w:pStyle w:val="EndNoteBibliography"/>
        <w:ind w:left="40" w:firstLine="560"/>
      </w:pPr>
      <w:r w:rsidRPr="006617A9">
        <w:tab/>
        <w:t>[76]</w:t>
      </w:r>
      <w:r w:rsidRPr="006617A9">
        <w:tab/>
        <w:t>SOSE A T, JOSHI S Y, KUNCHE L K, et al. A review of recent advances and applications of machine learning in tribology [J]. Physical Chemistry Chemical Physics, 2023, 25(6): 4408-43.</w:t>
      </w:r>
    </w:p>
    <w:p w14:paraId="0883183C" w14:textId="77777777" w:rsidR="006617A9" w:rsidRPr="006617A9" w:rsidRDefault="006617A9" w:rsidP="006617A9">
      <w:pPr>
        <w:pStyle w:val="EndNoteBibliography"/>
        <w:ind w:left="40" w:firstLine="560"/>
      </w:pPr>
      <w:r w:rsidRPr="006617A9">
        <w:tab/>
        <w:t>[77]</w:t>
      </w:r>
      <w:r w:rsidRPr="006617A9">
        <w:tab/>
        <w:t>MARIAN M, TREMMEL S. Recent Advances in Machine Learning in Tribology [J]. Lubricants, 2024, 12(5).</w:t>
      </w:r>
    </w:p>
    <w:p w14:paraId="284558B7" w14:textId="77777777" w:rsidR="006617A9" w:rsidRPr="006617A9" w:rsidRDefault="006617A9" w:rsidP="006617A9">
      <w:pPr>
        <w:pStyle w:val="EndNoteBibliography"/>
        <w:ind w:left="40" w:firstLine="560"/>
      </w:pPr>
      <w:r w:rsidRPr="006617A9">
        <w:tab/>
        <w:t>[78]</w:t>
      </w:r>
      <w:r w:rsidRPr="006617A9">
        <w:tab/>
        <w:t>MARIAN S T M. &lt;Machine_Learning_in_Tribology.pdf&gt; [J].</w:t>
      </w:r>
    </w:p>
    <w:p w14:paraId="076930B0" w14:textId="77777777" w:rsidR="006617A9" w:rsidRPr="006617A9" w:rsidRDefault="006617A9" w:rsidP="006617A9">
      <w:pPr>
        <w:pStyle w:val="EndNoteBibliography"/>
        <w:ind w:left="40" w:firstLine="560"/>
      </w:pPr>
      <w:r w:rsidRPr="006617A9">
        <w:tab/>
        <w:t>[79]</w:t>
      </w:r>
      <w:r w:rsidRPr="006617A9">
        <w:tab/>
        <w:t>SHABANI M, SILVA A, PELLEGRINI F, et al. Can Neural Networks Learn Atomic Stick–Slip Friction? [J]. ACS Applied Materials &amp; Interfaces, 2025, 17(29): 42454-61.</w:t>
      </w:r>
    </w:p>
    <w:p w14:paraId="697D78FF" w14:textId="77777777" w:rsidR="006617A9" w:rsidRPr="006617A9" w:rsidRDefault="006617A9" w:rsidP="006617A9">
      <w:pPr>
        <w:pStyle w:val="EndNoteBibliography"/>
        <w:ind w:left="40" w:firstLine="560"/>
      </w:pPr>
      <w:r w:rsidRPr="006617A9">
        <w:tab/>
        <w:t>[80]</w:t>
      </w:r>
      <w:r w:rsidRPr="006617A9">
        <w:tab/>
        <w:t>BAŞ H, KARABACAK Y E. Machine learning-based prediction of friction torque and friction coefficient in statically loaded radial journal bearings [J]. Tribology International, 2023, 186.</w:t>
      </w:r>
    </w:p>
    <w:p w14:paraId="0D97BD29" w14:textId="77777777" w:rsidR="006617A9" w:rsidRPr="006617A9" w:rsidRDefault="006617A9" w:rsidP="006617A9">
      <w:pPr>
        <w:pStyle w:val="EndNoteBibliography"/>
        <w:ind w:left="40" w:firstLine="560"/>
      </w:pPr>
      <w:r w:rsidRPr="006617A9">
        <w:tab/>
        <w:t>[81]</w:t>
      </w:r>
      <w:r w:rsidRPr="006617A9">
        <w:tab/>
        <w:t>GUO F, CHENG G, YANG Z, et al. Deep learning algorithm to predict friction coefficient of matching pairs at different temperature domains based on friction sound [J]. Tribology International, 2023, 188.</w:t>
      </w:r>
    </w:p>
    <w:p w14:paraId="11407E4D" w14:textId="77777777" w:rsidR="006617A9" w:rsidRPr="006617A9" w:rsidRDefault="006617A9" w:rsidP="006617A9">
      <w:pPr>
        <w:pStyle w:val="EndNoteBibliography"/>
        <w:ind w:left="40" w:firstLine="560"/>
      </w:pPr>
      <w:r w:rsidRPr="006617A9">
        <w:tab/>
        <w:t>[82]</w:t>
      </w:r>
      <w:r w:rsidRPr="006617A9">
        <w:tab/>
        <w:t>WEN G, LIU W, WEN X, et al. Effective tribological performance-oriented concentration optimization of lubricant additives based on a machine learning approach [J]. Tribology International, 2024, 197.</w:t>
      </w:r>
    </w:p>
    <w:p w14:paraId="723A107C" w14:textId="77777777" w:rsidR="006617A9" w:rsidRPr="006617A9" w:rsidRDefault="006617A9" w:rsidP="006617A9">
      <w:pPr>
        <w:pStyle w:val="EndNoteBibliography"/>
        <w:ind w:left="40" w:firstLine="560"/>
      </w:pPr>
      <w:r w:rsidRPr="006617A9">
        <w:tab/>
        <w:t>[83]</w:t>
      </w:r>
      <w:r w:rsidRPr="006617A9">
        <w:tab/>
        <w:t>USMAN A, ARIF S, RAJA A H, et al. Machine Learning Composite-Nanoparticle-Enriched Lubricant Oil Development for Improved Frictional Performance—An Experiment [J]. Lubricants, 2023, 11(6).</w:t>
      </w:r>
    </w:p>
    <w:p w14:paraId="38974DF2" w14:textId="77777777" w:rsidR="006617A9" w:rsidRPr="006617A9" w:rsidRDefault="006617A9" w:rsidP="006617A9">
      <w:pPr>
        <w:pStyle w:val="EndNoteBibliography"/>
        <w:ind w:left="40" w:firstLine="560"/>
      </w:pPr>
      <w:r w:rsidRPr="006617A9">
        <w:tab/>
        <w:t>[84]</w:t>
      </w:r>
      <w:r w:rsidRPr="006617A9">
        <w:tab/>
        <w:t>PERČIĆ M, ZELENIKA S, MEZIĆ I. Artificial intelligence-based predictive model of nanoscale friction using experimental data [J]. Friction, 2021, 9(6): 1726-48.</w:t>
      </w:r>
    </w:p>
    <w:p w14:paraId="1F962225" w14:textId="77777777" w:rsidR="006617A9" w:rsidRPr="006617A9" w:rsidRDefault="006617A9" w:rsidP="006617A9">
      <w:pPr>
        <w:pStyle w:val="EndNoteBibliography"/>
        <w:ind w:left="40" w:firstLine="560"/>
      </w:pPr>
      <w:r w:rsidRPr="006617A9">
        <w:tab/>
        <w:t>[85]</w:t>
      </w:r>
      <w:r w:rsidRPr="006617A9">
        <w:tab/>
        <w:t>RAHMAN M H, SHAHRIAR S, MENEZES P L. Recent Progress of Machine Learning Algorithms for the Oil and Lubricant Industry [J]. Lubricants, 2023, 11(7).</w:t>
      </w:r>
    </w:p>
    <w:p w14:paraId="5DA8A820" w14:textId="77777777" w:rsidR="006617A9" w:rsidRPr="006617A9" w:rsidRDefault="006617A9" w:rsidP="006617A9">
      <w:pPr>
        <w:pStyle w:val="EndNoteBibliography"/>
        <w:ind w:left="40" w:firstLine="560"/>
      </w:pPr>
      <w:r w:rsidRPr="006617A9">
        <w:tab/>
        <w:t>[86]</w:t>
      </w:r>
      <w:r w:rsidRPr="006617A9">
        <w:tab/>
        <w:t>SATTARI BABOUKANI B, YE Z, G. REYES K, et al. Prediction of Nanoscale Friction for Two-Dimensional Materials Using a Machine Learning Approach [J]. Tribology Letters, 2020, 68(2).</w:t>
      </w:r>
    </w:p>
    <w:p w14:paraId="2A46C6CB" w14:textId="77777777" w:rsidR="006617A9" w:rsidRPr="006617A9" w:rsidRDefault="006617A9" w:rsidP="006617A9">
      <w:pPr>
        <w:pStyle w:val="EndNoteBibliography"/>
        <w:ind w:left="40" w:firstLine="560"/>
      </w:pPr>
      <w:r w:rsidRPr="006617A9">
        <w:tab/>
        <w:t>[87]</w:t>
      </w:r>
      <w:r w:rsidRPr="006617A9">
        <w:tab/>
        <w:t>CHANDRASHEKAR A, BELARDINELLI P, BESSA M A, et al. Quantifying nanoscale forces using machine learning in dynamic atomic force microscopy [J]. Nanoscale Advances, 2022, 4(9): 2134-43.</w:t>
      </w:r>
    </w:p>
    <w:p w14:paraId="78451430" w14:textId="77777777" w:rsidR="006617A9" w:rsidRPr="006617A9" w:rsidRDefault="006617A9" w:rsidP="006617A9">
      <w:pPr>
        <w:pStyle w:val="EndNoteBibliography"/>
        <w:ind w:left="40" w:firstLine="560"/>
      </w:pPr>
      <w:r w:rsidRPr="006617A9">
        <w:tab/>
        <w:t>[88]</w:t>
      </w:r>
      <w:r w:rsidRPr="006617A9">
        <w:tab/>
        <w:t>MOHAMMED S, ELJACK F, KAZI M-K, et al. Development of a deep learning-based group contribution framework for targeted design of ionic liquids [J]. Computers &amp; Chemical Engineering, 2024, 186.</w:t>
      </w:r>
    </w:p>
    <w:p w14:paraId="0D24695B" w14:textId="77777777" w:rsidR="006617A9" w:rsidRPr="006617A9" w:rsidRDefault="006617A9" w:rsidP="006617A9">
      <w:pPr>
        <w:pStyle w:val="EndNoteBibliography"/>
        <w:ind w:left="40" w:firstLine="560"/>
      </w:pPr>
      <w:r w:rsidRPr="006617A9">
        <w:tab/>
        <w:t>[89]</w:t>
      </w:r>
      <w:r w:rsidRPr="006617A9">
        <w:tab/>
        <w:t>GATTI F J, CAI W, HERZOG R, et al. Investigation of Programmable Friction with Ionic Liquid Mixtures at the Nano- and Macroscales [J]. Lubricants, 2023, 11(9).</w:t>
      </w:r>
    </w:p>
    <w:p w14:paraId="48EA7B89" w14:textId="77777777" w:rsidR="006617A9" w:rsidRPr="006617A9" w:rsidRDefault="006617A9" w:rsidP="006617A9">
      <w:pPr>
        <w:pStyle w:val="EndNoteBibliography"/>
        <w:ind w:left="40" w:firstLine="560"/>
      </w:pPr>
      <w:r w:rsidRPr="006617A9">
        <w:tab/>
        <w:t>[90]</w:t>
      </w:r>
      <w:r w:rsidRPr="006617A9">
        <w:tab/>
        <w:t>MASUD N, RADE J, HASIB M H H, et al. Machine learning approaches for improving atomic force microscopy instrumentation and data analytics [J]. Frontiers in Physics, 2024, 12.</w:t>
      </w:r>
    </w:p>
    <w:p w14:paraId="66920870" w14:textId="77777777" w:rsidR="00E36494" w:rsidRPr="00E36494" w:rsidRDefault="00AE795A" w:rsidP="00E36494">
      <w:pPr>
        <w:ind w:firstLine="480"/>
      </w:pPr>
      <w:r>
        <w:fldChar w:fldCharType="end"/>
      </w:r>
    </w:p>
    <w:sectPr w:rsidR="00E36494" w:rsidRPr="00E36494">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蓉 安" w:date="2026-04-02T11:51:00Z" w:initials="蓉">
    <w:p w14:paraId="2D995F70" w14:textId="426457BC" w:rsidR="00B818E4" w:rsidRDefault="00B818E4">
      <w:pPr>
        <w:pStyle w:val="af6"/>
        <w:ind w:firstLine="420"/>
      </w:pPr>
      <w:r>
        <w:rPr>
          <w:rStyle w:val="af5"/>
        </w:rPr>
        <w:annotationRef/>
      </w:r>
      <w:r>
        <w:rPr>
          <w:rFonts w:hint="eastAsia"/>
        </w:rPr>
        <w:t>没看懂</w:t>
      </w:r>
    </w:p>
  </w:comment>
  <w:comment w:id="1" w:author="蓉 安" w:date="2026-04-02T11:51:00Z" w:initials="蓉">
    <w:p w14:paraId="49D1B610" w14:textId="74E3C43C" w:rsidR="00B818E4" w:rsidRDefault="00B818E4">
      <w:pPr>
        <w:pStyle w:val="af6"/>
        <w:ind w:firstLine="420"/>
      </w:pPr>
      <w:r>
        <w:rPr>
          <w:rStyle w:val="af5"/>
        </w:rPr>
        <w:annotationRef/>
      </w:r>
      <w:r>
        <w:rPr>
          <w:rFonts w:hint="eastAsia"/>
        </w:rPr>
        <w:t>一句话不可以成一段，文中多处如此，请修改</w:t>
      </w:r>
    </w:p>
  </w:comment>
  <w:comment w:id="2" w:author="蓉 安" w:date="2026-04-02T11:52:00Z" w:initials="蓉">
    <w:p w14:paraId="5C408238" w14:textId="32B46621" w:rsidR="00B818E4" w:rsidRDefault="00B818E4">
      <w:pPr>
        <w:pStyle w:val="af6"/>
        <w:ind w:firstLine="420"/>
      </w:pPr>
      <w:r>
        <w:rPr>
          <w:rStyle w:val="af5"/>
        </w:rPr>
        <w:annotationRef/>
      </w:r>
      <w:r>
        <w:rPr>
          <w:rFonts w:hint="eastAsia"/>
        </w:rPr>
        <w:t>本研究统一改为本文</w:t>
      </w:r>
    </w:p>
  </w:comment>
  <w:comment w:id="3" w:author="蓉 安" w:date="2026-04-02T11:52:00Z" w:initials="蓉">
    <w:p w14:paraId="420EA648" w14:textId="4BB6095E" w:rsidR="00B818E4" w:rsidRDefault="00B818E4">
      <w:pPr>
        <w:pStyle w:val="af6"/>
        <w:ind w:firstLine="420"/>
      </w:pPr>
      <w:r>
        <w:rPr>
          <w:rStyle w:val="af5"/>
        </w:rPr>
        <w:annotationRef/>
      </w:r>
      <w:r>
        <w:rPr>
          <w:rFonts w:hint="eastAsia"/>
        </w:rPr>
        <w:t>第一次出现给出中文和英文全称</w:t>
      </w:r>
    </w:p>
  </w:comment>
  <w:comment w:id="4" w:author="蓉 安" w:date="2026-04-02T11:53:00Z" w:initials="蓉">
    <w:p w14:paraId="76E9BB77" w14:textId="0A110655" w:rsidR="00B818E4" w:rsidRDefault="00B818E4">
      <w:pPr>
        <w:pStyle w:val="af6"/>
        <w:ind w:firstLine="420"/>
        <w:rPr>
          <w:rFonts w:hint="eastAsia"/>
        </w:rPr>
      </w:pPr>
      <w:r>
        <w:rPr>
          <w:rStyle w:val="af5"/>
        </w:rPr>
        <w:annotationRef/>
      </w:r>
      <w:r>
        <w:rPr>
          <w:rFonts w:hint="eastAsia"/>
        </w:rPr>
        <w:t>这边逻辑不对了。我觉得逻辑应该是你第一段引出来试错法实验应对这么多因素去优化不现实，需要机器学习，然后再引出几大机器学习模型，然后是你本章要做的事情</w:t>
      </w:r>
      <w:r w:rsidR="001D0FBB">
        <w:rPr>
          <w:rFonts w:hint="eastAsia"/>
        </w:rPr>
        <w:t xml:space="preserve"> </w:t>
      </w:r>
      <w:r w:rsidR="001D0FBB">
        <w:t xml:space="preserve"> </w:t>
      </w:r>
    </w:p>
  </w:comment>
  <w:comment w:id="5" w:author="蓉 安" w:date="2026-04-02T14:13:00Z" w:initials="蓉">
    <w:p w14:paraId="53B04B33" w14:textId="558817D3" w:rsidR="001D0FBB" w:rsidRDefault="001D0FBB">
      <w:pPr>
        <w:pStyle w:val="af6"/>
        <w:ind w:firstLine="420"/>
      </w:pPr>
      <w:r>
        <w:rPr>
          <w:rStyle w:val="af5"/>
        </w:rPr>
        <w:annotationRef/>
      </w:r>
      <w:r>
        <w:rPr>
          <w:rFonts w:hint="eastAsia"/>
        </w:rPr>
        <w:t>不可以这样表示，需要在前面写清楚是图</w:t>
      </w:r>
      <w:r>
        <w:rPr>
          <w:rFonts w:hint="eastAsia"/>
        </w:rPr>
        <w:t>xxx</w:t>
      </w:r>
      <w:r>
        <w:rPr>
          <w:rFonts w:hint="eastAsia"/>
        </w:rPr>
        <w:t>，其他地方均如此</w:t>
      </w:r>
    </w:p>
  </w:comment>
  <w:comment w:id="6" w:author="蓉 安" w:date="2026-04-02T14:14:00Z" w:initials="蓉">
    <w:p w14:paraId="6E12401B" w14:textId="40CD2E4B" w:rsidR="001D0FBB" w:rsidRDefault="001D0FBB">
      <w:pPr>
        <w:pStyle w:val="af6"/>
        <w:ind w:firstLine="420"/>
      </w:pPr>
      <w:r>
        <w:rPr>
          <w:rStyle w:val="af5"/>
        </w:rPr>
        <w:annotationRef/>
      </w:r>
      <w:r>
        <w:rPr>
          <w:rFonts w:hint="eastAsia"/>
        </w:rPr>
        <w:t>M</w:t>
      </w:r>
      <w:r>
        <w:t>LP</w:t>
      </w:r>
      <w:r>
        <w:rPr>
          <w:rFonts w:hint="eastAsia"/>
        </w:rPr>
        <w:t>是神经网络吗</w:t>
      </w:r>
    </w:p>
  </w:comment>
  <w:comment w:id="7" w:author="蓉 安" w:date="2026-04-02T14:14:00Z" w:initials="蓉">
    <w:p w14:paraId="38BD52F6" w14:textId="63C48080" w:rsidR="001D0FBB" w:rsidRDefault="001D0FBB">
      <w:pPr>
        <w:pStyle w:val="af6"/>
        <w:ind w:firstLine="420"/>
        <w:rPr>
          <w:rFonts w:hint="eastAsia"/>
        </w:rPr>
      </w:pPr>
      <w:r>
        <w:rPr>
          <w:rStyle w:val="af5"/>
        </w:rPr>
        <w:annotationRef/>
      </w:r>
      <w:r>
        <w:rPr>
          <w:rFonts w:hint="eastAsia"/>
        </w:rPr>
        <w:t>建议你不要讨论负值这个事情，如果有文献支撑，你可以讨论，纯属</w:t>
      </w:r>
      <w:r>
        <w:rPr>
          <w:rFonts w:hint="eastAsia"/>
        </w:rPr>
        <w:t>A</w:t>
      </w:r>
      <w:r>
        <w:t>I</w:t>
      </w:r>
      <w:r>
        <w:rPr>
          <w:rFonts w:hint="eastAsia"/>
        </w:rPr>
        <w:t>教你的内容，不要随便往上放</w:t>
      </w:r>
    </w:p>
  </w:comment>
  <w:comment w:id="8" w:author="蓉 安" w:date="2026-04-02T14:15:00Z" w:initials="蓉">
    <w:p w14:paraId="0A6D0E78" w14:textId="696974A5" w:rsidR="001D0FBB" w:rsidRDefault="001D0FBB">
      <w:pPr>
        <w:pStyle w:val="af6"/>
        <w:ind w:firstLine="420"/>
        <w:rPr>
          <w:rFonts w:hint="eastAsia"/>
        </w:rPr>
      </w:pPr>
      <w:r>
        <w:rPr>
          <w:rStyle w:val="af5"/>
        </w:rPr>
        <w:annotationRef/>
      </w:r>
      <w:r>
        <w:rPr>
          <w:rFonts w:hint="eastAsia"/>
        </w:rPr>
        <w:t>英文右括弧和单词之间需要空一格</w:t>
      </w:r>
    </w:p>
  </w:comment>
  <w:comment w:id="9" w:author="蓉 安" w:date="2026-04-02T14:16:00Z" w:initials="蓉">
    <w:p w14:paraId="23116742" w14:textId="59EA8A7D" w:rsidR="001D0FBB" w:rsidRDefault="001D0FBB">
      <w:pPr>
        <w:pStyle w:val="af6"/>
        <w:ind w:firstLine="420"/>
      </w:pPr>
      <w:r>
        <w:rPr>
          <w:rStyle w:val="af5"/>
        </w:rPr>
        <w:annotationRef/>
      </w:r>
      <w:r>
        <w:rPr>
          <w:rFonts w:hint="eastAsia"/>
        </w:rPr>
        <w:t>为什么不是先</w:t>
      </w:r>
      <w:r>
        <w:rPr>
          <w:rFonts w:hint="eastAsia"/>
        </w:rPr>
        <w:t>3</w:t>
      </w:r>
      <w:r>
        <w:t>.3</w:t>
      </w:r>
      <w:r>
        <w:rPr>
          <w:rFonts w:hint="eastAsia"/>
        </w:rPr>
        <w:t>，再</w:t>
      </w:r>
      <w:r>
        <w:rPr>
          <w:rFonts w:hint="eastAsia"/>
        </w:rPr>
        <w:t>3</w:t>
      </w:r>
      <w:r>
        <w:t>.4</w:t>
      </w:r>
      <w:r>
        <w:rPr>
          <w:rFonts w:hint="eastAsia"/>
        </w:rPr>
        <w:t>？</w:t>
      </w:r>
    </w:p>
  </w:comment>
  <w:comment w:id="10" w:author="蓉 安" w:date="2026-04-02T14:16:00Z" w:initials="蓉">
    <w:p w14:paraId="5611DED9" w14:textId="7F4D8AEE" w:rsidR="001D0FBB" w:rsidRDefault="001D0FBB">
      <w:pPr>
        <w:pStyle w:val="af6"/>
        <w:ind w:firstLine="420"/>
      </w:pPr>
      <w:r>
        <w:rPr>
          <w:rStyle w:val="af5"/>
        </w:rPr>
        <w:annotationRef/>
      </w:r>
      <w:r>
        <w:rPr>
          <w:rFonts w:hint="eastAsia"/>
        </w:rPr>
        <w:t>正常应该放在句首，而不是句末，你全文多处如此，请修改</w:t>
      </w:r>
    </w:p>
  </w:comment>
  <w:comment w:id="12" w:author="蓉 安" w:date="2026-04-02T14:19:00Z" w:initials="蓉">
    <w:p w14:paraId="487B11F5" w14:textId="7F885B78" w:rsidR="001D0FBB" w:rsidRDefault="001D0FBB">
      <w:pPr>
        <w:pStyle w:val="af6"/>
        <w:ind w:firstLine="420"/>
      </w:pPr>
      <w:r>
        <w:rPr>
          <w:rStyle w:val="af5"/>
        </w:rPr>
        <w:annotationRef/>
      </w:r>
      <w:r>
        <w:rPr>
          <w:rFonts w:hint="eastAsia"/>
        </w:rPr>
        <w:t>我没注意看，你前文有列出表逐一解释每个描述符是什么意思吗？</w:t>
      </w:r>
    </w:p>
  </w:comment>
  <w:comment w:id="13" w:author="蓉 安" w:date="2026-04-02T14:21:00Z" w:initials="蓉">
    <w:p w14:paraId="399A8384" w14:textId="2183294B" w:rsidR="001D0FBB" w:rsidRDefault="001D0FBB">
      <w:pPr>
        <w:pStyle w:val="af6"/>
        <w:ind w:firstLine="420"/>
      </w:pPr>
      <w:r>
        <w:rPr>
          <w:rStyle w:val="af5"/>
        </w:rPr>
        <w:annotationRef/>
      </w:r>
      <w:r>
        <w:rPr>
          <w:rFonts w:hint="eastAsia"/>
        </w:rPr>
        <w:t>你前文多处并未斜体，需要统一</w:t>
      </w:r>
      <w:r w:rsidR="00CF12E7">
        <w:rPr>
          <w:rFonts w:hint="eastAsia"/>
        </w:rPr>
        <w:t>。</w:t>
      </w:r>
      <w:r w:rsidR="00CF12E7">
        <w:rPr>
          <w:rFonts w:hint="eastAsia"/>
        </w:rPr>
        <w:t>h</w:t>
      </w:r>
      <w:r w:rsidR="00CF12E7">
        <w:rPr>
          <w:rFonts w:hint="eastAsia"/>
        </w:rPr>
        <w:t>也是</w:t>
      </w:r>
    </w:p>
  </w:comment>
  <w:comment w:id="14" w:author="蓉 安" w:date="2026-04-02T14:23:00Z" w:initials="蓉">
    <w:p w14:paraId="64982681" w14:textId="65A4DC94" w:rsidR="00CF12E7" w:rsidRDefault="00CF12E7">
      <w:pPr>
        <w:pStyle w:val="af6"/>
        <w:ind w:firstLine="420"/>
      </w:pPr>
      <w:r>
        <w:rPr>
          <w:rStyle w:val="af5"/>
        </w:rPr>
        <w:annotationRef/>
      </w:r>
      <w:r>
        <w:rPr>
          <w:rFonts w:hint="eastAsia"/>
        </w:rPr>
        <w:t>？？</w:t>
      </w:r>
    </w:p>
  </w:comment>
  <w:comment w:id="15" w:author="蓉 安" w:date="2026-04-02T14:24:00Z" w:initials="蓉">
    <w:p w14:paraId="7A2A4FA2" w14:textId="7EEFE2D0" w:rsidR="00EF4529" w:rsidRDefault="00EF4529">
      <w:pPr>
        <w:pStyle w:val="af6"/>
        <w:ind w:firstLine="420"/>
        <w:rPr>
          <w:rFonts w:hint="eastAsia"/>
        </w:rPr>
      </w:pPr>
      <w:r>
        <w:rPr>
          <w:rStyle w:val="af5"/>
        </w:rPr>
        <w:annotationRef/>
      </w:r>
      <w:r>
        <w:rPr>
          <w:rFonts w:hint="eastAsia"/>
        </w:rPr>
        <w:t>引言里一般要适量的引用文献大概说一下有没有人做过，即使离子液体体系没做过，在其他体系做的，也应简单综述一下</w:t>
      </w:r>
    </w:p>
  </w:comment>
  <w:comment w:id="16" w:author="蓉 安" w:date="2026-04-02T14:27:00Z" w:initials="蓉">
    <w:p w14:paraId="32F6F326" w14:textId="2DFF3D38" w:rsidR="00EF4529" w:rsidRDefault="00EF4529">
      <w:pPr>
        <w:pStyle w:val="af6"/>
        <w:ind w:firstLine="420"/>
        <w:rPr>
          <w:rFonts w:hint="eastAsia"/>
        </w:rPr>
      </w:pPr>
      <w:r>
        <w:rPr>
          <w:rStyle w:val="af5"/>
        </w:rPr>
        <w:annotationRef/>
      </w:r>
      <w:r>
        <w:rPr>
          <w:rFonts w:hint="eastAsia"/>
        </w:rPr>
        <w:t>缺了百分号吗？</w:t>
      </w:r>
    </w:p>
  </w:comment>
  <w:comment w:id="17" w:author="蓉 安" w:date="2026-04-02T14:28:00Z" w:initials="蓉">
    <w:p w14:paraId="5CBE3206" w14:textId="66B419CA" w:rsidR="00EF4529" w:rsidRDefault="00EF4529">
      <w:pPr>
        <w:pStyle w:val="af6"/>
        <w:ind w:firstLine="420"/>
      </w:pPr>
      <w:r>
        <w:rPr>
          <w:rStyle w:val="af5"/>
        </w:rPr>
        <w:annotationRef/>
      </w:r>
      <w:r>
        <w:rPr>
          <w:rFonts w:hint="eastAsia"/>
        </w:rPr>
        <w:t>注意下标</w:t>
      </w:r>
    </w:p>
  </w:comment>
  <w:comment w:id="18" w:author="蓉 安" w:date="2026-04-02T14:28:00Z" w:initials="蓉">
    <w:p w14:paraId="065FF9F3" w14:textId="27EA46F5" w:rsidR="00EF4529" w:rsidRDefault="00EF4529">
      <w:pPr>
        <w:pStyle w:val="af6"/>
        <w:ind w:firstLine="420"/>
        <w:rPr>
          <w:rFonts w:hint="eastAsia"/>
        </w:rPr>
      </w:pPr>
      <w:r>
        <w:rPr>
          <w:rStyle w:val="af5"/>
        </w:rPr>
        <w:annotationRef/>
      </w:r>
      <w:r>
        <w:rPr>
          <w:rFonts w:hint="eastAsia"/>
        </w:rPr>
        <w:t>？？硕士论文正常不加附录，你可直接放在正文里讨论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995F70" w15:done="0"/>
  <w15:commentEx w15:paraId="49D1B610" w15:done="0"/>
  <w15:commentEx w15:paraId="5C408238" w15:done="0"/>
  <w15:commentEx w15:paraId="420EA648" w15:done="0"/>
  <w15:commentEx w15:paraId="76E9BB77" w15:done="0"/>
  <w15:commentEx w15:paraId="53B04B33" w15:done="0"/>
  <w15:commentEx w15:paraId="6E12401B" w15:done="0"/>
  <w15:commentEx w15:paraId="38BD52F6" w15:done="0"/>
  <w15:commentEx w15:paraId="0A6D0E78" w15:done="0"/>
  <w15:commentEx w15:paraId="23116742" w15:done="0"/>
  <w15:commentEx w15:paraId="5611DED9" w15:done="0"/>
  <w15:commentEx w15:paraId="487B11F5" w15:done="0"/>
  <w15:commentEx w15:paraId="399A8384" w15:done="0"/>
  <w15:commentEx w15:paraId="64982681" w15:done="0"/>
  <w15:commentEx w15:paraId="7A2A4FA2" w15:done="0"/>
  <w15:commentEx w15:paraId="32F6F326" w15:done="0"/>
  <w15:commentEx w15:paraId="5CBE3206" w15:done="0"/>
  <w15:commentEx w15:paraId="065FF9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8D6AF" w16cex:dateUtc="2026-04-02T03:51:00Z"/>
  <w16cex:commentExtensible w16cex:durableId="2D78D6BE" w16cex:dateUtc="2026-04-02T03:51:00Z"/>
  <w16cex:commentExtensible w16cex:durableId="2D78D6EA" w16cex:dateUtc="2026-04-02T03:52:00Z"/>
  <w16cex:commentExtensible w16cex:durableId="2D78D71B" w16cex:dateUtc="2026-04-02T03:52:00Z"/>
  <w16cex:commentExtensible w16cex:durableId="2D78D750" w16cex:dateUtc="2026-04-02T03:53:00Z"/>
  <w16cex:commentExtensible w16cex:durableId="2D78F7FF" w16cex:dateUtc="2026-04-02T06:13:00Z"/>
  <w16cex:commentExtensible w16cex:durableId="2D78F839" w16cex:dateUtc="2026-04-02T06:14:00Z"/>
  <w16cex:commentExtensible w16cex:durableId="2D78F858" w16cex:dateUtc="2026-04-02T06:14:00Z"/>
  <w16cex:commentExtensible w16cex:durableId="2D78F887" w16cex:dateUtc="2026-04-02T06:15:00Z"/>
  <w16cex:commentExtensible w16cex:durableId="2D78F8A5" w16cex:dateUtc="2026-04-02T06:16:00Z"/>
  <w16cex:commentExtensible w16cex:durableId="2D78F8BA" w16cex:dateUtc="2026-04-02T06:16:00Z"/>
  <w16cex:commentExtensible w16cex:durableId="2D78F985" w16cex:dateUtc="2026-04-02T06:19:00Z"/>
  <w16cex:commentExtensible w16cex:durableId="2D78F9E6" w16cex:dateUtc="2026-04-02T06:21:00Z"/>
  <w16cex:commentExtensible w16cex:durableId="2D78FA70" w16cex:dateUtc="2026-04-02T06:23:00Z"/>
  <w16cex:commentExtensible w16cex:durableId="2D78FA96" w16cex:dateUtc="2026-04-02T06:24:00Z"/>
  <w16cex:commentExtensible w16cex:durableId="2D78FB5A" w16cex:dateUtc="2026-04-02T06:27:00Z"/>
  <w16cex:commentExtensible w16cex:durableId="2D78FB72" w16cex:dateUtc="2026-04-02T06:28:00Z"/>
  <w16cex:commentExtensible w16cex:durableId="2D78FBA6" w16cex:dateUtc="2026-04-02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995F70" w16cid:durableId="2D78D6AF"/>
  <w16cid:commentId w16cid:paraId="49D1B610" w16cid:durableId="2D78D6BE"/>
  <w16cid:commentId w16cid:paraId="5C408238" w16cid:durableId="2D78D6EA"/>
  <w16cid:commentId w16cid:paraId="420EA648" w16cid:durableId="2D78D71B"/>
  <w16cid:commentId w16cid:paraId="76E9BB77" w16cid:durableId="2D78D750"/>
  <w16cid:commentId w16cid:paraId="53B04B33" w16cid:durableId="2D78F7FF"/>
  <w16cid:commentId w16cid:paraId="6E12401B" w16cid:durableId="2D78F839"/>
  <w16cid:commentId w16cid:paraId="38BD52F6" w16cid:durableId="2D78F858"/>
  <w16cid:commentId w16cid:paraId="0A6D0E78" w16cid:durableId="2D78F887"/>
  <w16cid:commentId w16cid:paraId="23116742" w16cid:durableId="2D78F8A5"/>
  <w16cid:commentId w16cid:paraId="5611DED9" w16cid:durableId="2D78F8BA"/>
  <w16cid:commentId w16cid:paraId="487B11F5" w16cid:durableId="2D78F985"/>
  <w16cid:commentId w16cid:paraId="399A8384" w16cid:durableId="2D78F9E6"/>
  <w16cid:commentId w16cid:paraId="64982681" w16cid:durableId="2D78FA70"/>
  <w16cid:commentId w16cid:paraId="7A2A4FA2" w16cid:durableId="2D78FA96"/>
  <w16cid:commentId w16cid:paraId="32F6F326" w16cid:durableId="2D78FB5A"/>
  <w16cid:commentId w16cid:paraId="5CBE3206" w16cid:durableId="2D78FB72"/>
  <w16cid:commentId w16cid:paraId="065FF9F3" w16cid:durableId="2D78FB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43D11" w14:textId="77777777" w:rsidR="00C22610" w:rsidRDefault="00C22610" w:rsidP="00D0691D">
      <w:pPr>
        <w:spacing w:line="240" w:lineRule="auto"/>
        <w:ind w:firstLine="480"/>
      </w:pPr>
      <w:r>
        <w:separator/>
      </w:r>
    </w:p>
  </w:endnote>
  <w:endnote w:type="continuationSeparator" w:id="0">
    <w:p w14:paraId="77B6432A" w14:textId="77777777" w:rsidR="00C22610" w:rsidRDefault="00C22610" w:rsidP="00D0691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4FAA5" w14:textId="77777777" w:rsidR="000B3303" w:rsidRDefault="000B330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6625C" w14:textId="77777777" w:rsidR="000B3303" w:rsidRDefault="000B3303">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0F179" w14:textId="77777777" w:rsidR="000B3303" w:rsidRDefault="000B330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C5024" w14:textId="77777777" w:rsidR="00C22610" w:rsidRDefault="00C22610" w:rsidP="00D0691D">
      <w:pPr>
        <w:spacing w:line="240" w:lineRule="auto"/>
        <w:ind w:firstLine="480"/>
      </w:pPr>
      <w:r>
        <w:separator/>
      </w:r>
    </w:p>
  </w:footnote>
  <w:footnote w:type="continuationSeparator" w:id="0">
    <w:p w14:paraId="080D8CBD" w14:textId="77777777" w:rsidR="00C22610" w:rsidRDefault="00C22610" w:rsidP="00D0691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BF4AF" w14:textId="77777777" w:rsidR="000B3303" w:rsidRDefault="000B3303">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08D64" w14:textId="77777777" w:rsidR="000B3303" w:rsidRDefault="000B3303">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42A3B" w14:textId="77777777" w:rsidR="000B3303" w:rsidRDefault="000B3303">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E50"/>
    <w:multiLevelType w:val="multilevel"/>
    <w:tmpl w:val="F32A45D4"/>
    <w:lvl w:ilvl="0">
      <w:start w:val="1"/>
      <w:numFmt w:val="decimal"/>
      <w:pStyle w:val="1"/>
      <w:suff w:val="space"/>
      <w:lvlText w:val="%1"/>
      <w:lvlJc w:val="left"/>
      <w:pPr>
        <w:ind w:left="0" w:firstLine="0"/>
      </w:pPr>
      <w:rPr>
        <w:rFonts w:ascii="Times New Roman" w:eastAsia="宋体" w:hAnsi="Times New Roman" w:hint="default"/>
        <w:b/>
        <w:i w:val="0"/>
        <w:sz w:val="32"/>
      </w:rPr>
    </w:lvl>
    <w:lvl w:ilvl="1">
      <w:start w:val="1"/>
      <w:numFmt w:val="decimal"/>
      <w:pStyle w:val="2"/>
      <w:suff w:val="space"/>
      <w:lvlText w:val="%1.%2"/>
      <w:lvlJc w:val="left"/>
      <w:pPr>
        <w:ind w:left="0" w:firstLine="0"/>
      </w:pPr>
      <w:rPr>
        <w:rFonts w:ascii="Times New Roman" w:eastAsia="宋体" w:hAnsi="Times New Roman" w:hint="default"/>
        <w:b/>
        <w:i w:val="0"/>
        <w:sz w:val="28"/>
      </w:rPr>
    </w:lvl>
    <w:lvl w:ilvl="2">
      <w:start w:val="1"/>
      <w:numFmt w:val="decimal"/>
      <w:lvlRestart w:val="1"/>
      <w:pStyle w:val="3"/>
      <w:isLgl/>
      <w:suff w:val="space"/>
      <w:lvlText w:val="%1.%2.%3"/>
      <w:lvlJc w:val="left"/>
      <w:pPr>
        <w:ind w:left="0" w:firstLine="0"/>
      </w:pPr>
      <w:rPr>
        <w:rFonts w:ascii="Times New Roman" w:eastAsia="宋体" w:hAnsi="Times New Roman" w:hint="default"/>
        <w:b/>
        <w:i w:val="0"/>
        <w:sz w:val="24"/>
      </w:rPr>
    </w:lvl>
    <w:lvl w:ilvl="3">
      <w:start w:val="1"/>
      <w:numFmt w:val="decimal"/>
      <w:lvlRestart w:val="1"/>
      <w:pStyle w:val="a"/>
      <w:isLgl/>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3E83D42"/>
    <w:multiLevelType w:val="hybridMultilevel"/>
    <w:tmpl w:val="A9F81580"/>
    <w:lvl w:ilvl="0" w:tplc="31782DF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28C47F3"/>
    <w:multiLevelType w:val="hybridMultilevel"/>
    <w:tmpl w:val="D06A0B2A"/>
    <w:lvl w:ilvl="0" w:tplc="31782DF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4B454889"/>
    <w:multiLevelType w:val="hybridMultilevel"/>
    <w:tmpl w:val="E3721DD2"/>
    <w:lvl w:ilvl="0" w:tplc="31782DF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42C6A79"/>
    <w:multiLevelType w:val="multilevel"/>
    <w:tmpl w:val="C64002FA"/>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Restart w:val="1"/>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1524040"/>
    <w:multiLevelType w:val="hybridMultilevel"/>
    <w:tmpl w:val="2DBC0F56"/>
    <w:lvl w:ilvl="0" w:tplc="2C4A5DFA">
      <w:start w:val="1"/>
      <w:numFmt w:val="bullet"/>
      <w:lvlText w:val="●"/>
      <w:lvlJc w:val="left"/>
      <w:pPr>
        <w:ind w:left="900" w:hanging="420"/>
      </w:pPr>
      <w:rPr>
        <w:rFonts w:ascii="Times New Roman" w:hAnsi="Times New Roman" w:cs="Times New Roman"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7E4156A1"/>
    <w:multiLevelType w:val="hybridMultilevel"/>
    <w:tmpl w:val="68C24A9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005744556">
    <w:abstractNumId w:val="0"/>
  </w:num>
  <w:num w:numId="2" w16cid:durableId="20769723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73210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12407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6215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2860731">
    <w:abstractNumId w:val="0"/>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3728786">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2869866">
    <w:abstractNumId w:val="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6116646">
    <w:abstractNumId w:val="3"/>
  </w:num>
  <w:num w:numId="10" w16cid:durableId="1274943995">
    <w:abstractNumId w:val="5"/>
  </w:num>
  <w:num w:numId="11" w16cid:durableId="37363408">
    <w:abstractNumId w:val="2"/>
  </w:num>
  <w:num w:numId="12" w16cid:durableId="1207059527">
    <w:abstractNumId w:val="4"/>
  </w:num>
  <w:num w:numId="13" w16cid:durableId="1974486117">
    <w:abstractNumId w:val="1"/>
  </w:num>
  <w:num w:numId="14" w16cid:durableId="869683820">
    <w:abstractNumId w:val="0"/>
    <w:lvlOverride w:ilvl="0">
      <w:startOverride w:val="2"/>
    </w:lvlOverride>
    <w:lvlOverride w:ilvl="1">
      <w:startOverride w:val="2"/>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8172506">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29206982">
    <w:abstractNumId w:val="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757909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蓉 安">
    <w15:presenceInfo w15:providerId="Windows Live" w15:userId="a1ca1f53ba60ac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Copy&lt;/Style&gt;&lt;LeftDelim&gt;{&lt;/LeftDelim&gt;&lt;RightDelim&gt;}&lt;/RightDelim&gt;&lt;FontName&gt;Times New Roman&lt;/FontName&gt;&lt;FontSize&gt;14&lt;/FontSize&gt;&lt;ReflistTitle&gt;&lt;/ReflistTitle&gt;&lt;StartingRefnum&gt;1&lt;/StartingRefnum&gt;&lt;FirstLineIndent&gt;0&lt;/FirstLineIndent&gt;&lt;HangingIndent&gt;5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wte50rcpd99ves2saxp20700x0se5evfz2&quot;&gt;My EndNote Library&lt;record-ids&gt;&lt;item&gt;4&lt;/item&gt;&lt;item&gt;6&lt;/item&gt;&lt;item&gt;7&lt;/item&gt;&lt;item&gt;9&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5&lt;/item&gt;&lt;item&gt;37&lt;/item&gt;&lt;item&gt;38&lt;/item&gt;&lt;item&gt;39&lt;/item&gt;&lt;item&gt;40&lt;/item&gt;&lt;item&gt;41&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9&lt;/item&gt;&lt;item&gt;60&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record-ids&gt;&lt;/item&gt;&lt;/Libraries&gt;"/>
  </w:docVars>
  <w:rsids>
    <w:rsidRoot w:val="00D307CC"/>
    <w:rsid w:val="0000102F"/>
    <w:rsid w:val="00002F4C"/>
    <w:rsid w:val="0001225F"/>
    <w:rsid w:val="00014D93"/>
    <w:rsid w:val="00016597"/>
    <w:rsid w:val="000251D2"/>
    <w:rsid w:val="000326D2"/>
    <w:rsid w:val="00034955"/>
    <w:rsid w:val="000419AE"/>
    <w:rsid w:val="000477CE"/>
    <w:rsid w:val="00053DBA"/>
    <w:rsid w:val="0006672B"/>
    <w:rsid w:val="000707EA"/>
    <w:rsid w:val="00077CD1"/>
    <w:rsid w:val="00077DE6"/>
    <w:rsid w:val="000806D9"/>
    <w:rsid w:val="00082B8E"/>
    <w:rsid w:val="00083F18"/>
    <w:rsid w:val="000847A1"/>
    <w:rsid w:val="0008649C"/>
    <w:rsid w:val="0008665C"/>
    <w:rsid w:val="00093593"/>
    <w:rsid w:val="00094B67"/>
    <w:rsid w:val="00094CDC"/>
    <w:rsid w:val="0009547D"/>
    <w:rsid w:val="00095A80"/>
    <w:rsid w:val="000B0FE1"/>
    <w:rsid w:val="000B3303"/>
    <w:rsid w:val="000B415D"/>
    <w:rsid w:val="000B6149"/>
    <w:rsid w:val="000B76F1"/>
    <w:rsid w:val="000C3AE4"/>
    <w:rsid w:val="000C4BCC"/>
    <w:rsid w:val="000C6795"/>
    <w:rsid w:val="000C7447"/>
    <w:rsid w:val="000D0229"/>
    <w:rsid w:val="000D15A6"/>
    <w:rsid w:val="000D252F"/>
    <w:rsid w:val="000D5254"/>
    <w:rsid w:val="000D635D"/>
    <w:rsid w:val="000E2005"/>
    <w:rsid w:val="000E2060"/>
    <w:rsid w:val="000E5D3E"/>
    <w:rsid w:val="000F1F98"/>
    <w:rsid w:val="000F22EA"/>
    <w:rsid w:val="000F2D39"/>
    <w:rsid w:val="000F4ABB"/>
    <w:rsid w:val="000F6127"/>
    <w:rsid w:val="000F7D3C"/>
    <w:rsid w:val="00103C9A"/>
    <w:rsid w:val="00106417"/>
    <w:rsid w:val="001210D7"/>
    <w:rsid w:val="00134148"/>
    <w:rsid w:val="00140EEF"/>
    <w:rsid w:val="00142F7E"/>
    <w:rsid w:val="00144837"/>
    <w:rsid w:val="001468C1"/>
    <w:rsid w:val="0015696E"/>
    <w:rsid w:val="0015793E"/>
    <w:rsid w:val="00157996"/>
    <w:rsid w:val="00157E0A"/>
    <w:rsid w:val="0017197E"/>
    <w:rsid w:val="00171C30"/>
    <w:rsid w:val="001722E3"/>
    <w:rsid w:val="0017472F"/>
    <w:rsid w:val="00175265"/>
    <w:rsid w:val="00177B3F"/>
    <w:rsid w:val="001806D4"/>
    <w:rsid w:val="00181583"/>
    <w:rsid w:val="00182B7E"/>
    <w:rsid w:val="00194263"/>
    <w:rsid w:val="00194DE4"/>
    <w:rsid w:val="0019587A"/>
    <w:rsid w:val="0019668C"/>
    <w:rsid w:val="001A0FE2"/>
    <w:rsid w:val="001A1B3E"/>
    <w:rsid w:val="001A1F7F"/>
    <w:rsid w:val="001A5B29"/>
    <w:rsid w:val="001B255E"/>
    <w:rsid w:val="001B692E"/>
    <w:rsid w:val="001C0FD0"/>
    <w:rsid w:val="001C3421"/>
    <w:rsid w:val="001C519A"/>
    <w:rsid w:val="001C6726"/>
    <w:rsid w:val="001D0FBB"/>
    <w:rsid w:val="001D1755"/>
    <w:rsid w:val="001D4971"/>
    <w:rsid w:val="001D5A40"/>
    <w:rsid w:val="001D5DAD"/>
    <w:rsid w:val="001D648E"/>
    <w:rsid w:val="001E0701"/>
    <w:rsid w:val="001F18FD"/>
    <w:rsid w:val="001F255F"/>
    <w:rsid w:val="00204F1D"/>
    <w:rsid w:val="00210C97"/>
    <w:rsid w:val="002147B6"/>
    <w:rsid w:val="00215B36"/>
    <w:rsid w:val="00215E68"/>
    <w:rsid w:val="00217CF3"/>
    <w:rsid w:val="00220D5F"/>
    <w:rsid w:val="002262F3"/>
    <w:rsid w:val="002273F2"/>
    <w:rsid w:val="00233000"/>
    <w:rsid w:val="00233FBF"/>
    <w:rsid w:val="00236514"/>
    <w:rsid w:val="00236F4D"/>
    <w:rsid w:val="00241B02"/>
    <w:rsid w:val="0024303D"/>
    <w:rsid w:val="00244BD3"/>
    <w:rsid w:val="00261F02"/>
    <w:rsid w:val="00266E9C"/>
    <w:rsid w:val="00267DD2"/>
    <w:rsid w:val="00271D8F"/>
    <w:rsid w:val="00273BCA"/>
    <w:rsid w:val="00276045"/>
    <w:rsid w:val="00283960"/>
    <w:rsid w:val="00285E09"/>
    <w:rsid w:val="00285EDE"/>
    <w:rsid w:val="00296F74"/>
    <w:rsid w:val="002A0AF5"/>
    <w:rsid w:val="002A5AD3"/>
    <w:rsid w:val="002A64AE"/>
    <w:rsid w:val="002B00DB"/>
    <w:rsid w:val="002B3242"/>
    <w:rsid w:val="002B38D2"/>
    <w:rsid w:val="002B7D29"/>
    <w:rsid w:val="002C0711"/>
    <w:rsid w:val="002C094D"/>
    <w:rsid w:val="002C3152"/>
    <w:rsid w:val="002C5343"/>
    <w:rsid w:val="002C5EDE"/>
    <w:rsid w:val="002C6624"/>
    <w:rsid w:val="002C79EC"/>
    <w:rsid w:val="002D0390"/>
    <w:rsid w:val="002E4DD4"/>
    <w:rsid w:val="002E5F43"/>
    <w:rsid w:val="002F11C6"/>
    <w:rsid w:val="002F25EB"/>
    <w:rsid w:val="002F7886"/>
    <w:rsid w:val="003024A9"/>
    <w:rsid w:val="0031152A"/>
    <w:rsid w:val="003129B9"/>
    <w:rsid w:val="003277D1"/>
    <w:rsid w:val="0032798F"/>
    <w:rsid w:val="00330C0A"/>
    <w:rsid w:val="00337A77"/>
    <w:rsid w:val="0034078E"/>
    <w:rsid w:val="00340C57"/>
    <w:rsid w:val="00340C96"/>
    <w:rsid w:val="00342A74"/>
    <w:rsid w:val="00344845"/>
    <w:rsid w:val="003569B4"/>
    <w:rsid w:val="003579AB"/>
    <w:rsid w:val="003617DB"/>
    <w:rsid w:val="00361870"/>
    <w:rsid w:val="00370566"/>
    <w:rsid w:val="0037111A"/>
    <w:rsid w:val="003717D4"/>
    <w:rsid w:val="00372A39"/>
    <w:rsid w:val="003767DA"/>
    <w:rsid w:val="0038077D"/>
    <w:rsid w:val="003819BD"/>
    <w:rsid w:val="00392FEB"/>
    <w:rsid w:val="003938B6"/>
    <w:rsid w:val="00395D9E"/>
    <w:rsid w:val="003960A1"/>
    <w:rsid w:val="003964E2"/>
    <w:rsid w:val="003968E2"/>
    <w:rsid w:val="003A2B56"/>
    <w:rsid w:val="003A3841"/>
    <w:rsid w:val="003A3898"/>
    <w:rsid w:val="003A640F"/>
    <w:rsid w:val="003B16D3"/>
    <w:rsid w:val="003B4BF4"/>
    <w:rsid w:val="003B6BCA"/>
    <w:rsid w:val="003B70D5"/>
    <w:rsid w:val="003C3021"/>
    <w:rsid w:val="003C7F52"/>
    <w:rsid w:val="003D53DD"/>
    <w:rsid w:val="003D6263"/>
    <w:rsid w:val="003E21D5"/>
    <w:rsid w:val="003E46AB"/>
    <w:rsid w:val="003E50DA"/>
    <w:rsid w:val="003E532D"/>
    <w:rsid w:val="003F3A13"/>
    <w:rsid w:val="003F5C79"/>
    <w:rsid w:val="003F7E1C"/>
    <w:rsid w:val="0040003F"/>
    <w:rsid w:val="00400BF5"/>
    <w:rsid w:val="004066AC"/>
    <w:rsid w:val="004110A0"/>
    <w:rsid w:val="00411104"/>
    <w:rsid w:val="00415E34"/>
    <w:rsid w:val="004170A4"/>
    <w:rsid w:val="00417371"/>
    <w:rsid w:val="00420F5C"/>
    <w:rsid w:val="0042715D"/>
    <w:rsid w:val="0042781C"/>
    <w:rsid w:val="0043094C"/>
    <w:rsid w:val="00432A65"/>
    <w:rsid w:val="00440191"/>
    <w:rsid w:val="0044161B"/>
    <w:rsid w:val="00441A50"/>
    <w:rsid w:val="0044253F"/>
    <w:rsid w:val="00445446"/>
    <w:rsid w:val="00454239"/>
    <w:rsid w:val="004609B0"/>
    <w:rsid w:val="0046109E"/>
    <w:rsid w:val="00466008"/>
    <w:rsid w:val="004675AB"/>
    <w:rsid w:val="00467715"/>
    <w:rsid w:val="00471EDD"/>
    <w:rsid w:val="004733E9"/>
    <w:rsid w:val="00474E5E"/>
    <w:rsid w:val="00477A77"/>
    <w:rsid w:val="00485431"/>
    <w:rsid w:val="004867FD"/>
    <w:rsid w:val="00487CB8"/>
    <w:rsid w:val="0049578C"/>
    <w:rsid w:val="004A0BA2"/>
    <w:rsid w:val="004A13A3"/>
    <w:rsid w:val="004A1A3E"/>
    <w:rsid w:val="004A1A89"/>
    <w:rsid w:val="004A1AC4"/>
    <w:rsid w:val="004A727D"/>
    <w:rsid w:val="004B0665"/>
    <w:rsid w:val="004B3B30"/>
    <w:rsid w:val="004B4913"/>
    <w:rsid w:val="004C2E88"/>
    <w:rsid w:val="004C37FA"/>
    <w:rsid w:val="004C4D32"/>
    <w:rsid w:val="004C5ECB"/>
    <w:rsid w:val="004C609C"/>
    <w:rsid w:val="004C71AC"/>
    <w:rsid w:val="004D5D86"/>
    <w:rsid w:val="004D6DAF"/>
    <w:rsid w:val="004E3334"/>
    <w:rsid w:val="004E3C5A"/>
    <w:rsid w:val="004E4584"/>
    <w:rsid w:val="004F0672"/>
    <w:rsid w:val="004F14CD"/>
    <w:rsid w:val="004F1ABB"/>
    <w:rsid w:val="004F3EAA"/>
    <w:rsid w:val="004F6D3A"/>
    <w:rsid w:val="005025B5"/>
    <w:rsid w:val="0052045D"/>
    <w:rsid w:val="00521366"/>
    <w:rsid w:val="00531DC1"/>
    <w:rsid w:val="00532BEA"/>
    <w:rsid w:val="00535F06"/>
    <w:rsid w:val="005360C0"/>
    <w:rsid w:val="00543D64"/>
    <w:rsid w:val="0054438A"/>
    <w:rsid w:val="005478D3"/>
    <w:rsid w:val="00550B97"/>
    <w:rsid w:val="00552C42"/>
    <w:rsid w:val="005535A7"/>
    <w:rsid w:val="00555C63"/>
    <w:rsid w:val="005628F7"/>
    <w:rsid w:val="00564810"/>
    <w:rsid w:val="005741AB"/>
    <w:rsid w:val="005763D3"/>
    <w:rsid w:val="00577FC8"/>
    <w:rsid w:val="00581C22"/>
    <w:rsid w:val="00582486"/>
    <w:rsid w:val="005850A0"/>
    <w:rsid w:val="0058612E"/>
    <w:rsid w:val="0058791E"/>
    <w:rsid w:val="00587E87"/>
    <w:rsid w:val="00590348"/>
    <w:rsid w:val="005975FD"/>
    <w:rsid w:val="00597659"/>
    <w:rsid w:val="0059782B"/>
    <w:rsid w:val="005A3DA4"/>
    <w:rsid w:val="005B056B"/>
    <w:rsid w:val="005C5618"/>
    <w:rsid w:val="005D0F17"/>
    <w:rsid w:val="005D2FE9"/>
    <w:rsid w:val="005D6B93"/>
    <w:rsid w:val="005E300C"/>
    <w:rsid w:val="005E4E50"/>
    <w:rsid w:val="006018D8"/>
    <w:rsid w:val="006031F3"/>
    <w:rsid w:val="00603E81"/>
    <w:rsid w:val="0062119D"/>
    <w:rsid w:val="00621864"/>
    <w:rsid w:val="00621FEF"/>
    <w:rsid w:val="00622BA9"/>
    <w:rsid w:val="00625A6F"/>
    <w:rsid w:val="0062669B"/>
    <w:rsid w:val="00627AC3"/>
    <w:rsid w:val="006326A6"/>
    <w:rsid w:val="00633A5A"/>
    <w:rsid w:val="00640757"/>
    <w:rsid w:val="00641DA8"/>
    <w:rsid w:val="00642C42"/>
    <w:rsid w:val="00645011"/>
    <w:rsid w:val="006508A2"/>
    <w:rsid w:val="00653E2C"/>
    <w:rsid w:val="0065469D"/>
    <w:rsid w:val="006555D2"/>
    <w:rsid w:val="00660227"/>
    <w:rsid w:val="006617A9"/>
    <w:rsid w:val="00664610"/>
    <w:rsid w:val="006654D5"/>
    <w:rsid w:val="00670217"/>
    <w:rsid w:val="00670717"/>
    <w:rsid w:val="00674EB0"/>
    <w:rsid w:val="00677BAD"/>
    <w:rsid w:val="00681B29"/>
    <w:rsid w:val="00683144"/>
    <w:rsid w:val="00685D77"/>
    <w:rsid w:val="00686259"/>
    <w:rsid w:val="00691B5E"/>
    <w:rsid w:val="00694909"/>
    <w:rsid w:val="00695968"/>
    <w:rsid w:val="006A04BD"/>
    <w:rsid w:val="006A266B"/>
    <w:rsid w:val="006B2823"/>
    <w:rsid w:val="006B2F0F"/>
    <w:rsid w:val="006B721F"/>
    <w:rsid w:val="006B77F5"/>
    <w:rsid w:val="006C04C2"/>
    <w:rsid w:val="006C1672"/>
    <w:rsid w:val="006C7EEE"/>
    <w:rsid w:val="006D1307"/>
    <w:rsid w:val="006D44EF"/>
    <w:rsid w:val="006E212A"/>
    <w:rsid w:val="006E2CD5"/>
    <w:rsid w:val="006E4FE4"/>
    <w:rsid w:val="006E7BBE"/>
    <w:rsid w:val="006F0459"/>
    <w:rsid w:val="006F126E"/>
    <w:rsid w:val="006F1395"/>
    <w:rsid w:val="006F2422"/>
    <w:rsid w:val="006F37CC"/>
    <w:rsid w:val="006F49B6"/>
    <w:rsid w:val="006F588C"/>
    <w:rsid w:val="0070000B"/>
    <w:rsid w:val="00705568"/>
    <w:rsid w:val="0070696F"/>
    <w:rsid w:val="007112F5"/>
    <w:rsid w:val="00711D57"/>
    <w:rsid w:val="00712418"/>
    <w:rsid w:val="007128EE"/>
    <w:rsid w:val="00713F02"/>
    <w:rsid w:val="00714C4E"/>
    <w:rsid w:val="0071674B"/>
    <w:rsid w:val="0072219D"/>
    <w:rsid w:val="00734F20"/>
    <w:rsid w:val="007415CD"/>
    <w:rsid w:val="00743298"/>
    <w:rsid w:val="007441C3"/>
    <w:rsid w:val="00751C7B"/>
    <w:rsid w:val="00757BD5"/>
    <w:rsid w:val="007620A2"/>
    <w:rsid w:val="00763985"/>
    <w:rsid w:val="0076517F"/>
    <w:rsid w:val="007728A4"/>
    <w:rsid w:val="00776FFC"/>
    <w:rsid w:val="00777E21"/>
    <w:rsid w:val="00786A44"/>
    <w:rsid w:val="0079235A"/>
    <w:rsid w:val="00795EAD"/>
    <w:rsid w:val="00796B5A"/>
    <w:rsid w:val="007A1045"/>
    <w:rsid w:val="007A710A"/>
    <w:rsid w:val="007B1791"/>
    <w:rsid w:val="007B30B7"/>
    <w:rsid w:val="007B6072"/>
    <w:rsid w:val="007C1258"/>
    <w:rsid w:val="007C3795"/>
    <w:rsid w:val="007C4097"/>
    <w:rsid w:val="007D15D7"/>
    <w:rsid w:val="007D3ED8"/>
    <w:rsid w:val="007D42E6"/>
    <w:rsid w:val="007D4790"/>
    <w:rsid w:val="007D5C94"/>
    <w:rsid w:val="007D78DF"/>
    <w:rsid w:val="007E0B3F"/>
    <w:rsid w:val="007E6169"/>
    <w:rsid w:val="007E6E9F"/>
    <w:rsid w:val="007F25A5"/>
    <w:rsid w:val="007F3678"/>
    <w:rsid w:val="008009E0"/>
    <w:rsid w:val="00801D96"/>
    <w:rsid w:val="00803AD1"/>
    <w:rsid w:val="00807349"/>
    <w:rsid w:val="008079A1"/>
    <w:rsid w:val="00811ADA"/>
    <w:rsid w:val="00814A2F"/>
    <w:rsid w:val="00815470"/>
    <w:rsid w:val="00817798"/>
    <w:rsid w:val="0082018B"/>
    <w:rsid w:val="00821D18"/>
    <w:rsid w:val="008356EC"/>
    <w:rsid w:val="00835E46"/>
    <w:rsid w:val="00840991"/>
    <w:rsid w:val="00840AD2"/>
    <w:rsid w:val="008427AE"/>
    <w:rsid w:val="00843664"/>
    <w:rsid w:val="00844A40"/>
    <w:rsid w:val="00845BE6"/>
    <w:rsid w:val="0084623A"/>
    <w:rsid w:val="008510AA"/>
    <w:rsid w:val="008519CC"/>
    <w:rsid w:val="00854AD3"/>
    <w:rsid w:val="00861303"/>
    <w:rsid w:val="00861BE3"/>
    <w:rsid w:val="00872D0A"/>
    <w:rsid w:val="00873CAA"/>
    <w:rsid w:val="00874CA3"/>
    <w:rsid w:val="00881F15"/>
    <w:rsid w:val="00882ACD"/>
    <w:rsid w:val="00884988"/>
    <w:rsid w:val="00884B4A"/>
    <w:rsid w:val="00890258"/>
    <w:rsid w:val="008904C5"/>
    <w:rsid w:val="00893BB0"/>
    <w:rsid w:val="00893BD1"/>
    <w:rsid w:val="008A1186"/>
    <w:rsid w:val="008A1FC2"/>
    <w:rsid w:val="008A63EC"/>
    <w:rsid w:val="008A744C"/>
    <w:rsid w:val="008A7854"/>
    <w:rsid w:val="008B094E"/>
    <w:rsid w:val="008B604B"/>
    <w:rsid w:val="008C102D"/>
    <w:rsid w:val="008C18D7"/>
    <w:rsid w:val="008C1EF6"/>
    <w:rsid w:val="008C4972"/>
    <w:rsid w:val="008C5390"/>
    <w:rsid w:val="008D3706"/>
    <w:rsid w:val="008D3E58"/>
    <w:rsid w:val="008E6086"/>
    <w:rsid w:val="008F0937"/>
    <w:rsid w:val="008F0DF1"/>
    <w:rsid w:val="008F6E07"/>
    <w:rsid w:val="008F7512"/>
    <w:rsid w:val="00901AC5"/>
    <w:rsid w:val="00904CDE"/>
    <w:rsid w:val="00905816"/>
    <w:rsid w:val="009058AA"/>
    <w:rsid w:val="00907F03"/>
    <w:rsid w:val="00911377"/>
    <w:rsid w:val="009134BF"/>
    <w:rsid w:val="009138E9"/>
    <w:rsid w:val="0091776D"/>
    <w:rsid w:val="00920A77"/>
    <w:rsid w:val="00921DE4"/>
    <w:rsid w:val="00930BD9"/>
    <w:rsid w:val="00932A9C"/>
    <w:rsid w:val="009334F6"/>
    <w:rsid w:val="0093465E"/>
    <w:rsid w:val="00934E38"/>
    <w:rsid w:val="0093724A"/>
    <w:rsid w:val="009405B9"/>
    <w:rsid w:val="00950ABB"/>
    <w:rsid w:val="00950D3C"/>
    <w:rsid w:val="00952495"/>
    <w:rsid w:val="0095489D"/>
    <w:rsid w:val="00955832"/>
    <w:rsid w:val="00956315"/>
    <w:rsid w:val="0095696D"/>
    <w:rsid w:val="00960A66"/>
    <w:rsid w:val="00966DD5"/>
    <w:rsid w:val="009675EE"/>
    <w:rsid w:val="009714B0"/>
    <w:rsid w:val="00972F90"/>
    <w:rsid w:val="00974A56"/>
    <w:rsid w:val="0097796B"/>
    <w:rsid w:val="0098080F"/>
    <w:rsid w:val="00981909"/>
    <w:rsid w:val="00990DFD"/>
    <w:rsid w:val="00992736"/>
    <w:rsid w:val="009975BA"/>
    <w:rsid w:val="0099767B"/>
    <w:rsid w:val="009A085A"/>
    <w:rsid w:val="009A1C4F"/>
    <w:rsid w:val="009A3090"/>
    <w:rsid w:val="009A4AD6"/>
    <w:rsid w:val="009B1041"/>
    <w:rsid w:val="009B6164"/>
    <w:rsid w:val="009C6F30"/>
    <w:rsid w:val="009C7CEE"/>
    <w:rsid w:val="009D189E"/>
    <w:rsid w:val="009D23F9"/>
    <w:rsid w:val="009D3ACD"/>
    <w:rsid w:val="009D60A1"/>
    <w:rsid w:val="009D6223"/>
    <w:rsid w:val="009F4235"/>
    <w:rsid w:val="009F61C7"/>
    <w:rsid w:val="009F61D5"/>
    <w:rsid w:val="009F7D22"/>
    <w:rsid w:val="00A01AFB"/>
    <w:rsid w:val="00A047A7"/>
    <w:rsid w:val="00A13A16"/>
    <w:rsid w:val="00A15FDE"/>
    <w:rsid w:val="00A2064A"/>
    <w:rsid w:val="00A20890"/>
    <w:rsid w:val="00A219D4"/>
    <w:rsid w:val="00A25E3D"/>
    <w:rsid w:val="00A26D91"/>
    <w:rsid w:val="00A3332C"/>
    <w:rsid w:val="00A35178"/>
    <w:rsid w:val="00A4239E"/>
    <w:rsid w:val="00A46E15"/>
    <w:rsid w:val="00A47888"/>
    <w:rsid w:val="00A478F3"/>
    <w:rsid w:val="00A55999"/>
    <w:rsid w:val="00A609D6"/>
    <w:rsid w:val="00A63243"/>
    <w:rsid w:val="00A63322"/>
    <w:rsid w:val="00A63DE1"/>
    <w:rsid w:val="00A640D1"/>
    <w:rsid w:val="00A662C7"/>
    <w:rsid w:val="00A675F5"/>
    <w:rsid w:val="00A73757"/>
    <w:rsid w:val="00A81226"/>
    <w:rsid w:val="00A8536D"/>
    <w:rsid w:val="00A90CC3"/>
    <w:rsid w:val="00A9188E"/>
    <w:rsid w:val="00A95885"/>
    <w:rsid w:val="00A95C35"/>
    <w:rsid w:val="00AA5831"/>
    <w:rsid w:val="00AB1234"/>
    <w:rsid w:val="00AB5BDA"/>
    <w:rsid w:val="00AC4B17"/>
    <w:rsid w:val="00AC669C"/>
    <w:rsid w:val="00AD1130"/>
    <w:rsid w:val="00AD77EB"/>
    <w:rsid w:val="00AD7A1A"/>
    <w:rsid w:val="00AD7C20"/>
    <w:rsid w:val="00AE15D1"/>
    <w:rsid w:val="00AE2FCA"/>
    <w:rsid w:val="00AE5FDE"/>
    <w:rsid w:val="00AE619C"/>
    <w:rsid w:val="00AE795A"/>
    <w:rsid w:val="00B043CA"/>
    <w:rsid w:val="00B11DAB"/>
    <w:rsid w:val="00B20828"/>
    <w:rsid w:val="00B223A7"/>
    <w:rsid w:val="00B232A7"/>
    <w:rsid w:val="00B24CFA"/>
    <w:rsid w:val="00B27EB1"/>
    <w:rsid w:val="00B3477D"/>
    <w:rsid w:val="00B34952"/>
    <w:rsid w:val="00B3594D"/>
    <w:rsid w:val="00B36105"/>
    <w:rsid w:val="00B46E07"/>
    <w:rsid w:val="00B47524"/>
    <w:rsid w:val="00B476B9"/>
    <w:rsid w:val="00B54D91"/>
    <w:rsid w:val="00B56DFC"/>
    <w:rsid w:val="00B62D91"/>
    <w:rsid w:val="00B63BF8"/>
    <w:rsid w:val="00B6468F"/>
    <w:rsid w:val="00B707B2"/>
    <w:rsid w:val="00B7182C"/>
    <w:rsid w:val="00B75597"/>
    <w:rsid w:val="00B75828"/>
    <w:rsid w:val="00B776E8"/>
    <w:rsid w:val="00B818E4"/>
    <w:rsid w:val="00B81F3D"/>
    <w:rsid w:val="00B83EBA"/>
    <w:rsid w:val="00B91640"/>
    <w:rsid w:val="00B91968"/>
    <w:rsid w:val="00B952E0"/>
    <w:rsid w:val="00B96DF6"/>
    <w:rsid w:val="00BA1F10"/>
    <w:rsid w:val="00BA31BB"/>
    <w:rsid w:val="00BA551D"/>
    <w:rsid w:val="00BB6086"/>
    <w:rsid w:val="00BB67CA"/>
    <w:rsid w:val="00BC41DB"/>
    <w:rsid w:val="00BD0118"/>
    <w:rsid w:val="00BD0A79"/>
    <w:rsid w:val="00BD13E1"/>
    <w:rsid w:val="00BD5587"/>
    <w:rsid w:val="00BD5BCD"/>
    <w:rsid w:val="00BE2FDB"/>
    <w:rsid w:val="00BE31F3"/>
    <w:rsid w:val="00BF234C"/>
    <w:rsid w:val="00BF2F2D"/>
    <w:rsid w:val="00BF4970"/>
    <w:rsid w:val="00C00CA4"/>
    <w:rsid w:val="00C04759"/>
    <w:rsid w:val="00C05A01"/>
    <w:rsid w:val="00C10771"/>
    <w:rsid w:val="00C11E0D"/>
    <w:rsid w:val="00C15ADE"/>
    <w:rsid w:val="00C162E1"/>
    <w:rsid w:val="00C1668C"/>
    <w:rsid w:val="00C16777"/>
    <w:rsid w:val="00C20194"/>
    <w:rsid w:val="00C22610"/>
    <w:rsid w:val="00C23986"/>
    <w:rsid w:val="00C27144"/>
    <w:rsid w:val="00C32482"/>
    <w:rsid w:val="00C424F0"/>
    <w:rsid w:val="00C42B40"/>
    <w:rsid w:val="00C4329F"/>
    <w:rsid w:val="00C602D5"/>
    <w:rsid w:val="00C62603"/>
    <w:rsid w:val="00C6498D"/>
    <w:rsid w:val="00C71D47"/>
    <w:rsid w:val="00C7317C"/>
    <w:rsid w:val="00C83375"/>
    <w:rsid w:val="00C963A3"/>
    <w:rsid w:val="00CA0095"/>
    <w:rsid w:val="00CA19D8"/>
    <w:rsid w:val="00CA760C"/>
    <w:rsid w:val="00CA7E12"/>
    <w:rsid w:val="00CB03D3"/>
    <w:rsid w:val="00CB068E"/>
    <w:rsid w:val="00CB0A32"/>
    <w:rsid w:val="00CB5CE2"/>
    <w:rsid w:val="00CB65BF"/>
    <w:rsid w:val="00CB66DC"/>
    <w:rsid w:val="00CB7B84"/>
    <w:rsid w:val="00CC7BF0"/>
    <w:rsid w:val="00CD2324"/>
    <w:rsid w:val="00CD2B7B"/>
    <w:rsid w:val="00CD6B8B"/>
    <w:rsid w:val="00CD7C77"/>
    <w:rsid w:val="00CE06B9"/>
    <w:rsid w:val="00CE1A76"/>
    <w:rsid w:val="00CF0187"/>
    <w:rsid w:val="00CF018D"/>
    <w:rsid w:val="00CF12C5"/>
    <w:rsid w:val="00CF12E7"/>
    <w:rsid w:val="00CF2592"/>
    <w:rsid w:val="00CF39EA"/>
    <w:rsid w:val="00CF74EB"/>
    <w:rsid w:val="00D02EFC"/>
    <w:rsid w:val="00D0388D"/>
    <w:rsid w:val="00D05922"/>
    <w:rsid w:val="00D0691D"/>
    <w:rsid w:val="00D07632"/>
    <w:rsid w:val="00D12D4B"/>
    <w:rsid w:val="00D15DD3"/>
    <w:rsid w:val="00D218AE"/>
    <w:rsid w:val="00D22FC4"/>
    <w:rsid w:val="00D2590C"/>
    <w:rsid w:val="00D27C2E"/>
    <w:rsid w:val="00D30356"/>
    <w:rsid w:val="00D307CC"/>
    <w:rsid w:val="00D30E4C"/>
    <w:rsid w:val="00D31578"/>
    <w:rsid w:val="00D3260D"/>
    <w:rsid w:val="00D3391E"/>
    <w:rsid w:val="00D33D68"/>
    <w:rsid w:val="00D41C79"/>
    <w:rsid w:val="00D42F18"/>
    <w:rsid w:val="00D46DF8"/>
    <w:rsid w:val="00D506FD"/>
    <w:rsid w:val="00D521AF"/>
    <w:rsid w:val="00D5463A"/>
    <w:rsid w:val="00D567F0"/>
    <w:rsid w:val="00D632E5"/>
    <w:rsid w:val="00D67071"/>
    <w:rsid w:val="00D71120"/>
    <w:rsid w:val="00D71F17"/>
    <w:rsid w:val="00D75100"/>
    <w:rsid w:val="00D80635"/>
    <w:rsid w:val="00D81FD9"/>
    <w:rsid w:val="00D845FC"/>
    <w:rsid w:val="00D84EAF"/>
    <w:rsid w:val="00D916DD"/>
    <w:rsid w:val="00D958F2"/>
    <w:rsid w:val="00D97F37"/>
    <w:rsid w:val="00DA1BB7"/>
    <w:rsid w:val="00DA27C4"/>
    <w:rsid w:val="00DA64AE"/>
    <w:rsid w:val="00DB01EF"/>
    <w:rsid w:val="00DB0DEA"/>
    <w:rsid w:val="00DB52E6"/>
    <w:rsid w:val="00DB5BE8"/>
    <w:rsid w:val="00DB67BC"/>
    <w:rsid w:val="00DC3DE2"/>
    <w:rsid w:val="00DC58AA"/>
    <w:rsid w:val="00DD2913"/>
    <w:rsid w:val="00DD353F"/>
    <w:rsid w:val="00DD4C71"/>
    <w:rsid w:val="00DE45D7"/>
    <w:rsid w:val="00DE5B12"/>
    <w:rsid w:val="00DE74C7"/>
    <w:rsid w:val="00DF1ED6"/>
    <w:rsid w:val="00DF3912"/>
    <w:rsid w:val="00DF76C6"/>
    <w:rsid w:val="00E06DE8"/>
    <w:rsid w:val="00E12E9B"/>
    <w:rsid w:val="00E17103"/>
    <w:rsid w:val="00E304D9"/>
    <w:rsid w:val="00E30FED"/>
    <w:rsid w:val="00E310E9"/>
    <w:rsid w:val="00E312AC"/>
    <w:rsid w:val="00E315E3"/>
    <w:rsid w:val="00E32515"/>
    <w:rsid w:val="00E36494"/>
    <w:rsid w:val="00E400F6"/>
    <w:rsid w:val="00E4024D"/>
    <w:rsid w:val="00E40694"/>
    <w:rsid w:val="00E4248C"/>
    <w:rsid w:val="00E43214"/>
    <w:rsid w:val="00E440CB"/>
    <w:rsid w:val="00E4498D"/>
    <w:rsid w:val="00E466FD"/>
    <w:rsid w:val="00E47051"/>
    <w:rsid w:val="00E47F56"/>
    <w:rsid w:val="00E51ACB"/>
    <w:rsid w:val="00E52753"/>
    <w:rsid w:val="00E52E9B"/>
    <w:rsid w:val="00E53717"/>
    <w:rsid w:val="00E546D0"/>
    <w:rsid w:val="00E55C91"/>
    <w:rsid w:val="00E619CC"/>
    <w:rsid w:val="00E64D13"/>
    <w:rsid w:val="00E65AC4"/>
    <w:rsid w:val="00E70BD2"/>
    <w:rsid w:val="00E7389F"/>
    <w:rsid w:val="00E748D8"/>
    <w:rsid w:val="00E74F7D"/>
    <w:rsid w:val="00E75C49"/>
    <w:rsid w:val="00E76572"/>
    <w:rsid w:val="00E813B8"/>
    <w:rsid w:val="00E85804"/>
    <w:rsid w:val="00E86703"/>
    <w:rsid w:val="00EA3B4A"/>
    <w:rsid w:val="00EA74CB"/>
    <w:rsid w:val="00EB131E"/>
    <w:rsid w:val="00EB1539"/>
    <w:rsid w:val="00EB3054"/>
    <w:rsid w:val="00EB39B0"/>
    <w:rsid w:val="00EB4C04"/>
    <w:rsid w:val="00ED7A88"/>
    <w:rsid w:val="00EE00D8"/>
    <w:rsid w:val="00EE08BB"/>
    <w:rsid w:val="00EE32C6"/>
    <w:rsid w:val="00EE63C9"/>
    <w:rsid w:val="00EF2CCE"/>
    <w:rsid w:val="00EF4529"/>
    <w:rsid w:val="00EF79D8"/>
    <w:rsid w:val="00F0486D"/>
    <w:rsid w:val="00F07E20"/>
    <w:rsid w:val="00F1051D"/>
    <w:rsid w:val="00F113C2"/>
    <w:rsid w:val="00F126E1"/>
    <w:rsid w:val="00F1493E"/>
    <w:rsid w:val="00F15FB6"/>
    <w:rsid w:val="00F16791"/>
    <w:rsid w:val="00F17B24"/>
    <w:rsid w:val="00F22935"/>
    <w:rsid w:val="00F252D7"/>
    <w:rsid w:val="00F2689F"/>
    <w:rsid w:val="00F3035B"/>
    <w:rsid w:val="00F3045D"/>
    <w:rsid w:val="00F32857"/>
    <w:rsid w:val="00F414BA"/>
    <w:rsid w:val="00F42218"/>
    <w:rsid w:val="00F45A94"/>
    <w:rsid w:val="00F45B67"/>
    <w:rsid w:val="00F47C73"/>
    <w:rsid w:val="00F618D5"/>
    <w:rsid w:val="00F624A3"/>
    <w:rsid w:val="00F716DC"/>
    <w:rsid w:val="00F7270C"/>
    <w:rsid w:val="00F7294E"/>
    <w:rsid w:val="00F75BF9"/>
    <w:rsid w:val="00F77D55"/>
    <w:rsid w:val="00F814EE"/>
    <w:rsid w:val="00F81B76"/>
    <w:rsid w:val="00F83237"/>
    <w:rsid w:val="00F84177"/>
    <w:rsid w:val="00F86F53"/>
    <w:rsid w:val="00F93018"/>
    <w:rsid w:val="00FA193E"/>
    <w:rsid w:val="00FA2E2C"/>
    <w:rsid w:val="00FA336B"/>
    <w:rsid w:val="00FA4D65"/>
    <w:rsid w:val="00FA5BE8"/>
    <w:rsid w:val="00FB2A43"/>
    <w:rsid w:val="00FB3B03"/>
    <w:rsid w:val="00FB5D96"/>
    <w:rsid w:val="00FC75FE"/>
    <w:rsid w:val="00FC7B99"/>
    <w:rsid w:val="00FD09B5"/>
    <w:rsid w:val="00FD6D8C"/>
    <w:rsid w:val="00FE314D"/>
    <w:rsid w:val="00FE47AA"/>
    <w:rsid w:val="00FF2728"/>
    <w:rsid w:val="00FF542B"/>
    <w:rsid w:val="00FF7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E8939"/>
  <w15:chartTrackingRefBased/>
  <w15:docId w15:val="{BCA2BD42-6D05-40F1-B6B1-6E28DD49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A1045"/>
    <w:pPr>
      <w:widowControl w:val="0"/>
      <w:spacing w:line="400" w:lineRule="exact"/>
      <w:ind w:firstLineChars="200" w:firstLine="200"/>
      <w:jc w:val="both"/>
    </w:pPr>
    <w:rPr>
      <w:rFonts w:ascii="Times New Roman" w:eastAsia="宋体" w:hAnsi="Times New Roman"/>
      <w:sz w:val="24"/>
    </w:rPr>
  </w:style>
  <w:style w:type="paragraph" w:styleId="1">
    <w:name w:val="heading 1"/>
    <w:aliases w:val="一级标题"/>
    <w:basedOn w:val="a0"/>
    <w:next w:val="a0"/>
    <w:link w:val="10"/>
    <w:uiPriority w:val="9"/>
    <w:qFormat/>
    <w:rsid w:val="007A1045"/>
    <w:pPr>
      <w:keepNext/>
      <w:keepLines/>
      <w:numPr>
        <w:numId w:val="1"/>
      </w:numPr>
      <w:spacing w:before="360" w:after="360" w:line="578" w:lineRule="atLeast"/>
      <w:ind w:firstLineChars="0"/>
      <w:jc w:val="left"/>
      <w:outlineLvl w:val="0"/>
    </w:pPr>
    <w:rPr>
      <w:b/>
      <w:bCs/>
      <w:kern w:val="44"/>
      <w:sz w:val="30"/>
      <w:szCs w:val="44"/>
    </w:rPr>
  </w:style>
  <w:style w:type="paragraph" w:styleId="2">
    <w:name w:val="heading 2"/>
    <w:aliases w:val="二级标题"/>
    <w:basedOn w:val="a0"/>
    <w:next w:val="a0"/>
    <w:link w:val="20"/>
    <w:uiPriority w:val="9"/>
    <w:unhideWhenUsed/>
    <w:qFormat/>
    <w:rsid w:val="00F2689F"/>
    <w:pPr>
      <w:keepNext/>
      <w:keepLines/>
      <w:numPr>
        <w:ilvl w:val="1"/>
        <w:numId w:val="1"/>
      </w:numPr>
      <w:spacing w:before="240" w:after="240" w:line="416" w:lineRule="atLeast"/>
      <w:ind w:firstLineChars="0"/>
      <w:jc w:val="left"/>
      <w:outlineLvl w:val="1"/>
    </w:pPr>
    <w:rPr>
      <w:rFonts w:cstheme="majorBidi"/>
      <w:b/>
      <w:bCs/>
      <w:sz w:val="28"/>
      <w:szCs w:val="32"/>
    </w:rPr>
  </w:style>
  <w:style w:type="paragraph" w:styleId="3">
    <w:name w:val="heading 3"/>
    <w:aliases w:val="三级标题"/>
    <w:basedOn w:val="a0"/>
    <w:next w:val="a0"/>
    <w:link w:val="30"/>
    <w:uiPriority w:val="9"/>
    <w:unhideWhenUsed/>
    <w:qFormat/>
    <w:rsid w:val="005535A7"/>
    <w:pPr>
      <w:keepNext/>
      <w:keepLines/>
      <w:numPr>
        <w:ilvl w:val="2"/>
        <w:numId w:val="1"/>
      </w:numPr>
      <w:spacing w:before="120" w:after="120" w:line="416" w:lineRule="atLeast"/>
      <w:ind w:firstLineChars="0"/>
      <w:jc w:val="left"/>
      <w:outlineLvl w:val="2"/>
    </w:pPr>
    <w:rPr>
      <w:b/>
      <w:bCs/>
      <w:szCs w:val="32"/>
    </w:rPr>
  </w:style>
  <w:style w:type="paragraph" w:styleId="4">
    <w:name w:val="heading 4"/>
    <w:basedOn w:val="a0"/>
    <w:next w:val="a0"/>
    <w:link w:val="40"/>
    <w:uiPriority w:val="9"/>
    <w:unhideWhenUsed/>
    <w:rsid w:val="005B056B"/>
    <w:pPr>
      <w:keepNext/>
      <w:keepLines/>
      <w:spacing w:before="120" w:after="120" w:line="376" w:lineRule="atLeast"/>
      <w:ind w:firstLineChars="0" w:firstLine="0"/>
      <w:jc w:val="left"/>
      <w:outlineLvl w:val="3"/>
    </w:pPr>
    <w:rPr>
      <w:rFonts w:cstheme="majorBidi"/>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一级标题 字符"/>
    <w:basedOn w:val="a1"/>
    <w:link w:val="1"/>
    <w:uiPriority w:val="9"/>
    <w:rsid w:val="007A1045"/>
    <w:rPr>
      <w:rFonts w:ascii="Times New Roman" w:eastAsia="宋体" w:hAnsi="Times New Roman"/>
      <w:b/>
      <w:bCs/>
      <w:kern w:val="44"/>
      <w:sz w:val="30"/>
      <w:szCs w:val="44"/>
    </w:rPr>
  </w:style>
  <w:style w:type="character" w:customStyle="1" w:styleId="20">
    <w:name w:val="标题 2 字符"/>
    <w:aliases w:val="二级标题 字符"/>
    <w:basedOn w:val="a1"/>
    <w:link w:val="2"/>
    <w:uiPriority w:val="9"/>
    <w:rsid w:val="00F2689F"/>
    <w:rPr>
      <w:rFonts w:ascii="Times New Roman" w:eastAsia="宋体" w:hAnsi="Times New Roman" w:cstheme="majorBidi"/>
      <w:b/>
      <w:bCs/>
      <w:sz w:val="28"/>
      <w:szCs w:val="32"/>
    </w:rPr>
  </w:style>
  <w:style w:type="paragraph" w:styleId="a4">
    <w:name w:val="Title"/>
    <w:aliases w:val="致谢/参考文献/成果"/>
    <w:basedOn w:val="a0"/>
    <w:next w:val="a0"/>
    <w:link w:val="a5"/>
    <w:uiPriority w:val="10"/>
    <w:qFormat/>
    <w:rsid w:val="00840991"/>
    <w:pPr>
      <w:spacing w:before="360" w:after="360"/>
      <w:ind w:firstLineChars="0" w:firstLine="0"/>
      <w:jc w:val="center"/>
      <w:outlineLvl w:val="0"/>
    </w:pPr>
    <w:rPr>
      <w:rFonts w:cstheme="majorBidi"/>
      <w:b/>
      <w:bCs/>
      <w:sz w:val="32"/>
      <w:szCs w:val="32"/>
    </w:rPr>
  </w:style>
  <w:style w:type="character" w:customStyle="1" w:styleId="a5">
    <w:name w:val="标题 字符"/>
    <w:aliases w:val="致谢/参考文献/成果 字符"/>
    <w:basedOn w:val="a1"/>
    <w:link w:val="a4"/>
    <w:uiPriority w:val="10"/>
    <w:rsid w:val="00840991"/>
    <w:rPr>
      <w:rFonts w:ascii="Times New Roman" w:eastAsia="宋体" w:hAnsi="Times New Roman" w:cstheme="majorBidi"/>
      <w:b/>
      <w:bCs/>
      <w:sz w:val="32"/>
      <w:szCs w:val="32"/>
    </w:rPr>
  </w:style>
  <w:style w:type="character" w:customStyle="1" w:styleId="30">
    <w:name w:val="标题 3 字符"/>
    <w:aliases w:val="三级标题 字符"/>
    <w:basedOn w:val="a1"/>
    <w:link w:val="3"/>
    <w:uiPriority w:val="9"/>
    <w:rsid w:val="005535A7"/>
    <w:rPr>
      <w:rFonts w:ascii="Times New Roman" w:eastAsia="宋体" w:hAnsi="Times New Roman"/>
      <w:b/>
      <w:bCs/>
      <w:sz w:val="24"/>
      <w:szCs w:val="32"/>
    </w:rPr>
  </w:style>
  <w:style w:type="paragraph" w:styleId="a6">
    <w:name w:val="header"/>
    <w:basedOn w:val="a0"/>
    <w:link w:val="a7"/>
    <w:uiPriority w:val="99"/>
    <w:unhideWhenUsed/>
    <w:rsid w:val="00D0691D"/>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1"/>
    <w:link w:val="a6"/>
    <w:uiPriority w:val="99"/>
    <w:rsid w:val="00D0691D"/>
    <w:rPr>
      <w:rFonts w:ascii="Times New Roman" w:eastAsia="宋体" w:hAnsi="Times New Roman"/>
      <w:sz w:val="18"/>
      <w:szCs w:val="18"/>
    </w:rPr>
  </w:style>
  <w:style w:type="paragraph" w:styleId="a8">
    <w:name w:val="footer"/>
    <w:basedOn w:val="a0"/>
    <w:link w:val="a9"/>
    <w:uiPriority w:val="99"/>
    <w:unhideWhenUsed/>
    <w:rsid w:val="00D0691D"/>
    <w:pPr>
      <w:tabs>
        <w:tab w:val="center" w:pos="4153"/>
        <w:tab w:val="right" w:pos="8306"/>
      </w:tabs>
      <w:snapToGrid w:val="0"/>
      <w:spacing w:line="240" w:lineRule="atLeast"/>
      <w:jc w:val="left"/>
    </w:pPr>
    <w:rPr>
      <w:sz w:val="18"/>
      <w:szCs w:val="18"/>
    </w:rPr>
  </w:style>
  <w:style w:type="character" w:customStyle="1" w:styleId="a9">
    <w:name w:val="页脚 字符"/>
    <w:basedOn w:val="a1"/>
    <w:link w:val="a8"/>
    <w:uiPriority w:val="99"/>
    <w:rsid w:val="00D0691D"/>
    <w:rPr>
      <w:rFonts w:ascii="Times New Roman" w:eastAsia="宋体" w:hAnsi="Times New Roman"/>
      <w:sz w:val="18"/>
      <w:szCs w:val="18"/>
    </w:rPr>
  </w:style>
  <w:style w:type="paragraph" w:customStyle="1" w:styleId="EndNoteBibliographyTitle">
    <w:name w:val="EndNote Bibliography Title"/>
    <w:basedOn w:val="a0"/>
    <w:link w:val="EndNoteBibliographyTitle0"/>
    <w:rsid w:val="003B70D5"/>
    <w:pPr>
      <w:jc w:val="center"/>
    </w:pPr>
    <w:rPr>
      <w:rFonts w:cs="Times New Roman"/>
      <w:noProof/>
      <w:sz w:val="28"/>
    </w:rPr>
  </w:style>
  <w:style w:type="character" w:customStyle="1" w:styleId="EndNoteBibliographyTitle0">
    <w:name w:val="EndNote Bibliography Title 字符"/>
    <w:basedOn w:val="a1"/>
    <w:link w:val="EndNoteBibliographyTitle"/>
    <w:rsid w:val="003B70D5"/>
    <w:rPr>
      <w:rFonts w:ascii="Times New Roman" w:eastAsia="宋体" w:hAnsi="Times New Roman" w:cs="Times New Roman"/>
      <w:noProof/>
      <w:sz w:val="28"/>
    </w:rPr>
  </w:style>
  <w:style w:type="paragraph" w:customStyle="1" w:styleId="EndNoteBibliography">
    <w:name w:val="EndNote Bibliography"/>
    <w:basedOn w:val="a0"/>
    <w:link w:val="EndNoteBibliography0"/>
    <w:rsid w:val="003B70D5"/>
    <w:pPr>
      <w:spacing w:line="240" w:lineRule="exact"/>
      <w:jc w:val="left"/>
    </w:pPr>
    <w:rPr>
      <w:rFonts w:cs="Times New Roman"/>
      <w:noProof/>
      <w:sz w:val="28"/>
    </w:rPr>
  </w:style>
  <w:style w:type="character" w:customStyle="1" w:styleId="EndNoteBibliography0">
    <w:name w:val="EndNote Bibliography 字符"/>
    <w:basedOn w:val="a1"/>
    <w:link w:val="EndNoteBibliography"/>
    <w:rsid w:val="003B70D5"/>
    <w:rPr>
      <w:rFonts w:ascii="Times New Roman" w:eastAsia="宋体" w:hAnsi="Times New Roman" w:cs="Times New Roman"/>
      <w:noProof/>
      <w:sz w:val="28"/>
    </w:rPr>
  </w:style>
  <w:style w:type="character" w:customStyle="1" w:styleId="40">
    <w:name w:val="标题 4 字符"/>
    <w:basedOn w:val="a1"/>
    <w:link w:val="4"/>
    <w:uiPriority w:val="9"/>
    <w:rsid w:val="005B056B"/>
    <w:rPr>
      <w:rFonts w:ascii="Times New Roman" w:eastAsia="宋体" w:hAnsi="Times New Roman" w:cstheme="majorBidi"/>
      <w:bCs/>
      <w:sz w:val="24"/>
      <w:szCs w:val="28"/>
    </w:rPr>
  </w:style>
  <w:style w:type="character" w:styleId="aa">
    <w:name w:val="Hyperlink"/>
    <w:basedOn w:val="a1"/>
    <w:uiPriority w:val="99"/>
    <w:semiHidden/>
    <w:unhideWhenUsed/>
    <w:rsid w:val="00077DE6"/>
    <w:rPr>
      <w:color w:val="0000FF"/>
      <w:u w:val="single"/>
    </w:rPr>
  </w:style>
  <w:style w:type="paragraph" w:styleId="ab">
    <w:name w:val="List Paragraph"/>
    <w:basedOn w:val="a0"/>
    <w:uiPriority w:val="34"/>
    <w:qFormat/>
    <w:rsid w:val="005D0F17"/>
    <w:pPr>
      <w:ind w:firstLine="420"/>
    </w:pPr>
  </w:style>
  <w:style w:type="paragraph" w:customStyle="1" w:styleId="ac">
    <w:name w:val="图名"/>
    <w:basedOn w:val="a0"/>
    <w:link w:val="ad"/>
    <w:qFormat/>
    <w:rsid w:val="00FA4D65"/>
    <w:pPr>
      <w:spacing w:before="120" w:after="120" w:line="240" w:lineRule="auto"/>
      <w:ind w:firstLineChars="0" w:firstLine="0"/>
      <w:jc w:val="center"/>
    </w:pPr>
    <w:rPr>
      <w:sz w:val="21"/>
    </w:rPr>
  </w:style>
  <w:style w:type="character" w:customStyle="1" w:styleId="ad">
    <w:name w:val="图名 字符"/>
    <w:basedOn w:val="a1"/>
    <w:link w:val="ac"/>
    <w:rsid w:val="00FA4D65"/>
    <w:rPr>
      <w:rFonts w:ascii="Times New Roman" w:eastAsia="宋体" w:hAnsi="Times New Roman"/>
    </w:rPr>
  </w:style>
  <w:style w:type="character" w:styleId="ae">
    <w:name w:val="Placeholder Text"/>
    <w:basedOn w:val="a1"/>
    <w:uiPriority w:val="99"/>
    <w:semiHidden/>
    <w:rsid w:val="002F11C6"/>
    <w:rPr>
      <w:color w:val="808080"/>
    </w:rPr>
  </w:style>
  <w:style w:type="paragraph" w:customStyle="1" w:styleId="a">
    <w:name w:val="四级标题"/>
    <w:basedOn w:val="4"/>
    <w:link w:val="af"/>
    <w:qFormat/>
    <w:rsid w:val="005B056B"/>
    <w:pPr>
      <w:numPr>
        <w:ilvl w:val="3"/>
        <w:numId w:val="1"/>
      </w:numPr>
      <w:spacing w:line="400" w:lineRule="exact"/>
    </w:pPr>
    <w:rPr>
      <w:b/>
    </w:rPr>
  </w:style>
  <w:style w:type="character" w:customStyle="1" w:styleId="af">
    <w:name w:val="四级标题 字符"/>
    <w:basedOn w:val="30"/>
    <w:link w:val="a"/>
    <w:rsid w:val="005B056B"/>
    <w:rPr>
      <w:rFonts w:ascii="Times New Roman" w:eastAsia="宋体" w:hAnsi="Times New Roman" w:cstheme="majorBidi"/>
      <w:b w:val="0"/>
      <w:bCs/>
      <w:sz w:val="24"/>
      <w:szCs w:val="28"/>
    </w:rPr>
  </w:style>
  <w:style w:type="character" w:styleId="af0">
    <w:name w:val="Strong"/>
    <w:basedOn w:val="a1"/>
    <w:uiPriority w:val="22"/>
    <w:qFormat/>
    <w:rsid w:val="0097796B"/>
    <w:rPr>
      <w:b/>
      <w:bCs/>
    </w:rPr>
  </w:style>
  <w:style w:type="table" w:styleId="af1">
    <w:name w:val="Table Grid"/>
    <w:basedOn w:val="a2"/>
    <w:uiPriority w:val="39"/>
    <w:rsid w:val="00CB0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 Spacing"/>
    <w:aliases w:val="表格"/>
    <w:uiPriority w:val="1"/>
    <w:rsid w:val="00CB03D3"/>
    <w:pPr>
      <w:widowControl w:val="0"/>
      <w:spacing w:line="400" w:lineRule="exact"/>
      <w:jc w:val="center"/>
    </w:pPr>
    <w:rPr>
      <w:rFonts w:ascii="Times New Roman" w:eastAsia="宋体" w:hAnsi="Times New Roman"/>
    </w:rPr>
  </w:style>
  <w:style w:type="character" w:customStyle="1" w:styleId="katex-mathml">
    <w:name w:val="katex-mathml"/>
    <w:basedOn w:val="a1"/>
    <w:rsid w:val="003579AB"/>
  </w:style>
  <w:style w:type="character" w:customStyle="1" w:styleId="mord">
    <w:name w:val="mord"/>
    <w:basedOn w:val="a1"/>
    <w:rsid w:val="003579AB"/>
  </w:style>
  <w:style w:type="character" w:customStyle="1" w:styleId="mrel">
    <w:name w:val="mrel"/>
    <w:basedOn w:val="a1"/>
    <w:rsid w:val="003579AB"/>
  </w:style>
  <w:style w:type="character" w:customStyle="1" w:styleId="vlist-s">
    <w:name w:val="vlist-s"/>
    <w:basedOn w:val="a1"/>
    <w:rsid w:val="003579AB"/>
  </w:style>
  <w:style w:type="paragraph" w:customStyle="1" w:styleId="Char1CharCharChar">
    <w:name w:val="Char1 Char Char Char"/>
    <w:basedOn w:val="a0"/>
    <w:rsid w:val="003579AB"/>
    <w:pPr>
      <w:widowControl/>
      <w:spacing w:after="160" w:line="240" w:lineRule="exact"/>
      <w:jc w:val="left"/>
    </w:pPr>
    <w:rPr>
      <w:rFonts w:ascii="Arial" w:eastAsia="Times New Roman" w:hAnsi="Arial" w:cs="Verdana"/>
      <w:b/>
      <w:kern w:val="0"/>
      <w:szCs w:val="24"/>
      <w:lang w:eastAsia="en-US"/>
    </w:rPr>
  </w:style>
  <w:style w:type="table" w:customStyle="1" w:styleId="11">
    <w:name w:val="网格型1"/>
    <w:basedOn w:val="a2"/>
    <w:next w:val="af1"/>
    <w:uiPriority w:val="39"/>
    <w:rsid w:val="003579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next w:val="af1"/>
    <w:uiPriority w:val="39"/>
    <w:rsid w:val="00890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0"/>
    <w:uiPriority w:val="99"/>
    <w:semiHidden/>
    <w:unhideWhenUsed/>
    <w:rsid w:val="00874CA3"/>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4">
    <w:name w:val="Revision"/>
    <w:hidden/>
    <w:uiPriority w:val="99"/>
    <w:semiHidden/>
    <w:rsid w:val="00B818E4"/>
    <w:rPr>
      <w:rFonts w:ascii="Times New Roman" w:eastAsia="宋体" w:hAnsi="Times New Roman"/>
      <w:sz w:val="24"/>
    </w:rPr>
  </w:style>
  <w:style w:type="character" w:styleId="af5">
    <w:name w:val="annotation reference"/>
    <w:basedOn w:val="a1"/>
    <w:uiPriority w:val="99"/>
    <w:semiHidden/>
    <w:unhideWhenUsed/>
    <w:rsid w:val="00B818E4"/>
    <w:rPr>
      <w:sz w:val="21"/>
      <w:szCs w:val="21"/>
    </w:rPr>
  </w:style>
  <w:style w:type="paragraph" w:styleId="af6">
    <w:name w:val="annotation text"/>
    <w:basedOn w:val="a0"/>
    <w:link w:val="af7"/>
    <w:uiPriority w:val="99"/>
    <w:semiHidden/>
    <w:unhideWhenUsed/>
    <w:rsid w:val="00B818E4"/>
    <w:pPr>
      <w:jc w:val="left"/>
    </w:pPr>
  </w:style>
  <w:style w:type="character" w:customStyle="1" w:styleId="af7">
    <w:name w:val="批注文字 字符"/>
    <w:basedOn w:val="a1"/>
    <w:link w:val="af6"/>
    <w:uiPriority w:val="99"/>
    <w:semiHidden/>
    <w:rsid w:val="00B818E4"/>
    <w:rPr>
      <w:rFonts w:ascii="Times New Roman" w:eastAsia="宋体" w:hAnsi="Times New Roman"/>
      <w:sz w:val="24"/>
    </w:rPr>
  </w:style>
  <w:style w:type="paragraph" w:styleId="af8">
    <w:name w:val="annotation subject"/>
    <w:basedOn w:val="af6"/>
    <w:next w:val="af6"/>
    <w:link w:val="af9"/>
    <w:uiPriority w:val="99"/>
    <w:semiHidden/>
    <w:unhideWhenUsed/>
    <w:rsid w:val="00B818E4"/>
    <w:rPr>
      <w:b/>
      <w:bCs/>
    </w:rPr>
  </w:style>
  <w:style w:type="character" w:customStyle="1" w:styleId="af9">
    <w:name w:val="批注主题 字符"/>
    <w:basedOn w:val="af7"/>
    <w:link w:val="af8"/>
    <w:uiPriority w:val="99"/>
    <w:semiHidden/>
    <w:rsid w:val="00B818E4"/>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3949">
      <w:bodyDiv w:val="1"/>
      <w:marLeft w:val="0"/>
      <w:marRight w:val="0"/>
      <w:marTop w:val="0"/>
      <w:marBottom w:val="0"/>
      <w:divBdr>
        <w:top w:val="none" w:sz="0" w:space="0" w:color="auto"/>
        <w:left w:val="none" w:sz="0" w:space="0" w:color="auto"/>
        <w:bottom w:val="none" w:sz="0" w:space="0" w:color="auto"/>
        <w:right w:val="none" w:sz="0" w:space="0" w:color="auto"/>
      </w:divBdr>
    </w:div>
    <w:div w:id="690107873">
      <w:bodyDiv w:val="1"/>
      <w:marLeft w:val="0"/>
      <w:marRight w:val="0"/>
      <w:marTop w:val="0"/>
      <w:marBottom w:val="0"/>
      <w:divBdr>
        <w:top w:val="none" w:sz="0" w:space="0" w:color="auto"/>
        <w:left w:val="none" w:sz="0" w:space="0" w:color="auto"/>
        <w:bottom w:val="none" w:sz="0" w:space="0" w:color="auto"/>
        <w:right w:val="none" w:sz="0" w:space="0" w:color="auto"/>
      </w:divBdr>
    </w:div>
    <w:div w:id="793133055">
      <w:bodyDiv w:val="1"/>
      <w:marLeft w:val="0"/>
      <w:marRight w:val="0"/>
      <w:marTop w:val="0"/>
      <w:marBottom w:val="0"/>
      <w:divBdr>
        <w:top w:val="none" w:sz="0" w:space="0" w:color="auto"/>
        <w:left w:val="none" w:sz="0" w:space="0" w:color="auto"/>
        <w:bottom w:val="none" w:sz="0" w:space="0" w:color="auto"/>
        <w:right w:val="none" w:sz="0" w:space="0" w:color="auto"/>
      </w:divBdr>
    </w:div>
    <w:div w:id="102460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5.png"/><Relationship Id="rId39" Type="http://schemas.openxmlformats.org/officeDocument/2006/relationships/header" Target="header1.xml"/><Relationship Id="rId21" Type="http://schemas.microsoft.com/office/2018/08/relationships/commentsExtensible" Target="commentsExtensible.xml"/><Relationship Id="rId34" Type="http://schemas.openxmlformats.org/officeDocument/2006/relationships/image" Target="media/image23.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microsoft.com/office/2011/relationships/people" Target="people.xml"/><Relationship Id="rId20" Type="http://schemas.microsoft.com/office/2016/09/relationships/commentsIds" Target="commentsIds.xml"/><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C020A-C53A-4225-966A-2FE34D05E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70</Pages>
  <Words>27231</Words>
  <Characters>155218</Characters>
  <Application>Microsoft Office Word</Application>
  <DocSecurity>0</DocSecurity>
  <Lines>1293</Lines>
  <Paragraphs>364</Paragraphs>
  <ScaleCrop>false</ScaleCrop>
  <Company/>
  <LinksUpToDate>false</LinksUpToDate>
  <CharactersWithSpaces>182085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BO</dc:creator>
  <cp:keywords/>
  <dc:description/>
  <cp:lastModifiedBy>蓉 安</cp:lastModifiedBy>
  <cp:revision>3</cp:revision>
  <dcterms:created xsi:type="dcterms:W3CDTF">2026-04-02T06:24:00Z</dcterms:created>
  <dcterms:modified xsi:type="dcterms:W3CDTF">2026-04-02T06:30:00Z</dcterms:modified>
</cp:coreProperties>
</file>